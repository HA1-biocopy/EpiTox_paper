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3187" w14:textId="77777777" w:rsidR="00F85D85" w:rsidRPr="009044EC" w:rsidRDefault="590D1630">
      <w:pPr>
        <w:pStyle w:val="Titel"/>
      </w:pPr>
      <w:r w:rsidRPr="009044EC">
        <w:t>EpiTox: A Multi-Modal Framework for Population-Aware Off-Target Prediction Highlighting MAGEA3 Cross-Reactivity</w:t>
      </w:r>
    </w:p>
    <w:p w14:paraId="2757E5CC" w14:textId="77777777" w:rsidR="00AB0611" w:rsidRPr="009044EC" w:rsidRDefault="00AB0611">
      <w:pPr>
        <w:pStyle w:val="berschrift1"/>
      </w:pPr>
      <w:bookmarkStart w:id="0" w:name="introduction"/>
    </w:p>
    <w:p w14:paraId="44599AA8" w14:textId="64BDC1D1" w:rsidR="005E19D6" w:rsidRPr="009044EC" w:rsidRDefault="005E19D6" w:rsidP="005E19D6">
      <w:pPr>
        <w:pStyle w:val="berschrift1"/>
      </w:pPr>
      <w:r w:rsidRPr="009044EC">
        <w:t>Abstract</w:t>
      </w:r>
    </w:p>
    <w:p w14:paraId="6CDB8269" w14:textId="5C801F81" w:rsidR="005E19D6" w:rsidRPr="00E746A9" w:rsidRDefault="005E19D6" w:rsidP="005E19D6">
      <w:pPr>
        <w:ind w:left="360"/>
        <w:rPr>
          <w:rFonts w:asciiTheme="minorHAnsi" w:hAnsiTheme="minorHAnsi"/>
          <w:lang w:val="en-US" w:eastAsia="en-GB"/>
        </w:rPr>
      </w:pPr>
      <w:r w:rsidRPr="00E746A9">
        <w:rPr>
          <w:rFonts w:asciiTheme="minorHAnsi" w:hAnsiTheme="minorHAnsi"/>
          <w:lang w:val="en-US" w:eastAsia="en-GB"/>
        </w:rPr>
        <w:t xml:space="preserve">Targeting intracellular tumor antigens presented by peptide human leukocyte antigen (pHLA) complexes offers a promising immunotherapeutic strategy for patients with limited treatment options. However, development of pHLA-targeted drugs such as T-cell receptor (TCR) mimic antibodies (TCRm) and other TCR-based therapeutics remains challenging due to severe off-tumor and off-target toxicities arising from incomplete pHLA off-target profiling. </w:t>
      </w:r>
      <w:r w:rsidR="007D2040" w:rsidRPr="00E746A9">
        <w:rPr>
          <w:rFonts w:asciiTheme="minorHAnsi" w:hAnsiTheme="minorHAnsi"/>
          <w:lang w:val="en-US" w:eastAsia="en-GB"/>
        </w:rPr>
        <w:t>The fatal neurological toxicities observed in the MAGE-A3 TCR-T cell trial, potentially linked to unanticipated cross-reactivity with EPS8L2- and MAGEA12-derived peptides, underscore the urgent need for more comprehensive safety assessment</w:t>
      </w:r>
      <w:r w:rsidRPr="00E746A9">
        <w:rPr>
          <w:rFonts w:asciiTheme="minorHAnsi" w:hAnsiTheme="minorHAnsi"/>
          <w:lang w:val="en-US" w:eastAsia="en-GB"/>
        </w:rPr>
        <w:t xml:space="preserve">. Current preclinical de-risking methods rely on peptide-centric similarity searches performed in isolation, failing to capture the complex landscape of peptide cross-reactivity and leaving safety gaps unaddressed. </w:t>
      </w:r>
      <w:commentRangeStart w:id="1"/>
      <w:commentRangeStart w:id="2"/>
      <w:r w:rsidRPr="00E746A9">
        <w:rPr>
          <w:rFonts w:asciiTheme="minorHAnsi" w:hAnsiTheme="minorHAnsi"/>
          <w:lang w:val="en-US" w:eastAsia="en-GB"/>
        </w:rPr>
        <w:t xml:space="preserve">To address these limitations, we developed </w:t>
      </w:r>
      <w:r w:rsidRPr="00E746A9">
        <w:rPr>
          <w:rFonts w:asciiTheme="minorHAnsi" w:hAnsiTheme="minorHAnsi"/>
          <w:b/>
          <w:bCs/>
          <w:lang w:val="en-US" w:eastAsia="en-GB"/>
        </w:rPr>
        <w:t>EpiTox</w:t>
      </w:r>
      <w:r w:rsidRPr="00E746A9">
        <w:rPr>
          <w:rFonts w:asciiTheme="minorHAnsi" w:hAnsiTheme="minorHAnsi"/>
          <w:lang w:val="en-US" w:eastAsia="en-GB"/>
        </w:rPr>
        <w:t xml:space="preserve">, a computational multi-modular platform that systematically identifies and evaluates pHLA off-targets. EpiTox integrates proteome-wide sequence similarity, genetic context, HLA binding profiles, and layered risk assessment to provide a holistic evaluation of potential cross-reactive peptides. Using MAGE-A3 as a model, EpiTox identified known toxic off-targets and predicted novel epitopes. Notably, an anti-MAGE-A3 therapeutic TCRm antibody bound several newly predicted off-targets, confirming the physiological relevance of these </w:t>
      </w:r>
      <w:r w:rsidR="001C02CB" w:rsidRPr="00E746A9">
        <w:rPr>
          <w:rFonts w:asciiTheme="minorHAnsi" w:hAnsiTheme="minorHAnsi"/>
          <w:lang w:val="en-US" w:eastAsia="en-GB"/>
        </w:rPr>
        <w:t>predictions. By</w:t>
      </w:r>
      <w:r w:rsidRPr="00E746A9">
        <w:rPr>
          <w:rFonts w:asciiTheme="minorHAnsi" w:hAnsiTheme="minorHAnsi"/>
          <w:lang w:val="en-US" w:eastAsia="en-GB"/>
        </w:rPr>
        <w:t xml:space="preserve"> enabling comprehensive and predictive preclinical safety screening, EpiTox supports safer TCRm drug development and may help prevent future clinical failures.</w:t>
      </w:r>
      <w:commentRangeEnd w:id="1"/>
      <w:r w:rsidR="009E4A8D" w:rsidRPr="00E746A9">
        <w:rPr>
          <w:rStyle w:val="Kommentarzeichen"/>
          <w:rFonts w:asciiTheme="minorHAnsi" w:hAnsiTheme="minorHAnsi"/>
          <w:sz w:val="24"/>
          <w:szCs w:val="24"/>
          <w:lang w:val="en-US" w:eastAsia="en-GB"/>
        </w:rPr>
        <w:commentReference w:id="1"/>
      </w:r>
      <w:commentRangeEnd w:id="2"/>
      <w:r w:rsidRPr="00E746A9">
        <w:rPr>
          <w:rStyle w:val="Kommentarzeichen"/>
          <w:rFonts w:asciiTheme="minorHAnsi" w:hAnsiTheme="minorHAnsi"/>
          <w:sz w:val="24"/>
          <w:szCs w:val="24"/>
          <w:lang w:val="en-US" w:eastAsia="en-GB"/>
        </w:rPr>
        <w:commentReference w:id="2"/>
      </w:r>
    </w:p>
    <w:p w14:paraId="1C574D80" w14:textId="77777777" w:rsidR="005E19D6" w:rsidRPr="009044EC" w:rsidRDefault="005E19D6">
      <w:pPr>
        <w:pStyle w:val="berschrift1"/>
      </w:pPr>
    </w:p>
    <w:p w14:paraId="3E7A9F1C" w14:textId="493F4C1A" w:rsidR="00F85D85" w:rsidRPr="009044EC" w:rsidRDefault="00BC66F8">
      <w:pPr>
        <w:pStyle w:val="berschrift1"/>
      </w:pPr>
      <w:r w:rsidRPr="009044EC">
        <w:t>Introduction</w:t>
      </w:r>
    </w:p>
    <w:p w14:paraId="54A7D756" w14:textId="77777777" w:rsidR="00F85D85" w:rsidRPr="009044EC" w:rsidRDefault="00BC66F8">
      <w:pPr>
        <w:pStyle w:val="FirstParagraph"/>
      </w:pPr>
      <w:r w:rsidRPr="009044EC">
        <w:t xml:space="preserve">The immune system relies on sophisticated surveillance mechanisms to detect intracellular abnormalities that signal infection or malignant transformation. Central to this process is the presentation of intracellular protein fragments on the cell surface by human leukocyte anti-gen (HLA) molecules. Within cells, proteins are continuously degraded into short peptides that are loaded onto HLA molecules and displayed as peptide–HLA (pHLA) complexes. These complexes provide the immune system with a molecular snapshot of the cell’s internal state. When the presented repertoire deviates </w:t>
      </w:r>
      <w:r w:rsidRPr="009044EC">
        <w:lastRenderedPageBreak/>
        <w:t>from normal, such as during viral infection or oncogenic transformation, cytotoxic T lymphocytes (CTLs) recognize these altered pHLA complexes through their T-cell receptors (TCRs), leading to the targeted elimination of affected cells.</w:t>
      </w:r>
    </w:p>
    <w:p w14:paraId="317AE967" w14:textId="3342EFF1" w:rsidR="00F85D85" w:rsidRPr="009044EC" w:rsidRDefault="00BC66F8">
      <w:pPr>
        <w:pStyle w:val="Textkrper"/>
      </w:pPr>
      <w:r w:rsidRPr="009044EC">
        <w:t>Because approximately 75% of human proteins are localized intracellular, including many oncogenic drivers and tumor-associated antigens, the HLA immunopeptidome represents a vast reservoir of potential targets for cancer immunotherapy. Accessing these intracellular epitopes through HLA presentation expands the druggable proteome beyond the reach of small molecules or conventional antibodies, which are typically restricted to extracellular or cell-surface targets. An emerging therapeutic approach that exploits this principle is the development of T-cell receptor mimic antibodies (TCRms). These antibodies share the structural framework of conventional monoclonal antibodies but differ fundamentally in antigen recognition: whereas classical antibodies bind conformational epitopes on native surface proteins, TCRms recognize linear peptide epitopes presented by HLA molecules. HLA Class I molecules primarily present 8–10 amino acid peptides, most commonly 9-mers, with occasional longer (11–15) peptides that bulge out of the groove. The resulting pHLA complex forms a composite antigen composed of a variable peptide and a largely invariant HLA scaffold. This architecture imposes unique design constraints and introduces a key safety consideration - cross-reactivity. Similar to TCRs, engineered TCRm antibodies can recognize multiple distinct pHLA complexes with similar surface topologies, potentially engaging self-derived peptides and triggering off-target toxicity.</w:t>
      </w:r>
    </w:p>
    <w:p w14:paraId="1FD1A7BE" w14:textId="59C13230" w:rsidR="00F85D85" w:rsidRDefault="003C12A4">
      <w:pPr>
        <w:pStyle w:val="Textkrper"/>
      </w:pPr>
      <w:r w:rsidRPr="009044EC">
        <w:t>Clinical experience with TCR-based therapies has underscored the risk of off-target toxicities. Several clinical trials were discontinued following fatal adverse events, most notably those involving MAGE-A3</w:t>
      </w:r>
      <w:r w:rsidR="001108E7" w:rsidRPr="009044EC">
        <w:t>-</w:t>
      </w:r>
      <w:r w:rsidRPr="009044EC">
        <w:t>specific TCRs that cross-reacted with a Titin-derived HLA-A*01</w:t>
      </w:r>
      <w:r w:rsidR="001108E7" w:rsidRPr="009044EC">
        <w:t>-</w:t>
      </w:r>
      <w:r w:rsidRPr="009044EC">
        <w:t>restricted peptide (ESDPIVAQY), resulting in lethal cardiotoxicity. Additional neurotoxicity was attributed to putative cross-reactivity with EPS8L2- and MAGE-A12</w:t>
      </w:r>
      <w:r w:rsidR="006B2FFD" w:rsidRPr="009044EC">
        <w:t>-</w:t>
      </w:r>
      <w:r w:rsidRPr="009044EC">
        <w:t>derived peptides (SAAELVHFL and KMAELVHFL, respectively); however, these interactions remain to be fully validated experimentally</w:t>
      </w:r>
      <w:r w:rsidR="00BC66F8" w:rsidRPr="009044EC">
        <w:t>. Although such events have not yet been reported for TCRms, the underlying molecular challenge of cross-reactivity is shared between both modalities, underscoring the need for robust preclinical safety assessment.</w:t>
      </w:r>
    </w:p>
    <w:p w14:paraId="4CD6A4A3" w14:textId="77777777" w:rsidR="00286E00" w:rsidRDefault="00286E00" w:rsidP="00286E00">
      <w:pPr>
        <w:pStyle w:val="Textkrper"/>
      </w:pPr>
      <w:r>
        <w:t>Despite advances in peptide-HLA binding prediction, systematic identification of physiologically relevant off-targets remains computationally challenging. First, the sequence similarity search space is vast: even restricting to 9-mer peptides, the human proteome contains millions of potential epitopes, requiring efficient search strategies that balance sensitivity and specificity. Second, population-specific genetic variation creates patient-specific off-target landscapes, but systematic integration of SNPs leads to combinatorial explosion without intelligent filtering. Third, experimental evidence for peptide-HLA interactions exists in fragmented form across multiple databases with varying levels of reliability, lacking a principled framework for quantitative integration. Fourth, off-target risk is multi-dimensional: sequence similarity indicates evolutionary relatedness, binding affinity determines presentation likelihood, and biophysical properties affect TCR recognition. These dimensions are poorly correlated, yet most tools attempt to reduce risk to a single score, potentially missing important off-target categories.</w:t>
      </w:r>
    </w:p>
    <w:p w14:paraId="49999234" w14:textId="0A3921E9" w:rsidR="00286E00" w:rsidRDefault="00286E00" w:rsidP="00286E00">
      <w:pPr>
        <w:pStyle w:val="Textkrper"/>
      </w:pPr>
      <w:r>
        <w:lastRenderedPageBreak/>
        <w:t xml:space="preserve">Existing computational tools address subsets of these challenges but lack comprehensive integration. Sequence-based tools like Expitope [CITE] and iCrossR [CITE] rely on amino acid identity and HLA binding predictions but ignore population variation and biophysical properties. Biochemical similarity frameworks such as dGraph [CITE] and sCRAP [CITE] leverage physicochemical descriptors but lack systematic evidence integration. CrossDome [CITE] represents a significant advance through integration of experimental immunopeptidomics data, but its search space is limited to pre-validated peptides, constraining discovery of novel off-targets. ARDiTox [CITE] incorporates some SNPs but requires high sequence similarity ($\geq$5 identical amino acids) and while the approach is described conceptually, no methodological validation or assessment of its impact on the final outcome has been reported. </w:t>
      </w:r>
    </w:p>
    <w:p w14:paraId="238AAAFC" w14:textId="0A8CAB61" w:rsidR="00286E00" w:rsidRDefault="00286E00" w:rsidP="00286E00">
      <w:pPr>
        <w:pStyle w:val="Textkrper"/>
      </w:pPr>
      <w:r>
        <w:t>No existing tool systematically addresses all four computational challenges in an integrated framework.</w:t>
      </w:r>
    </w:p>
    <w:p w14:paraId="039E131E" w14:textId="17A82BE0" w:rsidR="00286E00" w:rsidRDefault="00286E00" w:rsidP="00286E00">
      <w:pPr>
        <w:pStyle w:val="Textkrper"/>
      </w:pPr>
      <w:r>
        <w:t>To address these computational and biological challenges, we developed EpiTox, a multi-modal platform that integrates sequence-based, structure-informed, and evidence-based methods to systematically identify and prioritize pHLA off-targets.</w:t>
      </w:r>
    </w:p>
    <w:p w14:paraId="625021EA" w14:textId="30875293" w:rsidR="00286E00" w:rsidRDefault="00286E00" w:rsidP="00286E00">
      <w:pPr>
        <w:pStyle w:val="Textkrper"/>
      </w:pPr>
      <w:r>
        <w:t xml:space="preserve">EpiTox introduces several computational advances: (1) a Bayesian framework for integrating heterogeneous experimental evidence, (2) anchor-aware biophysical scoring that weights features by functional relevance, (3) systematic population-specific variant integration, and (4) multi-modal ranking that captures complementary risk dimensions. </w:t>
      </w:r>
    </w:p>
    <w:p w14:paraId="78B6EBD4" w14:textId="4A93C65F" w:rsidR="00286E00" w:rsidRPr="009044EC" w:rsidRDefault="00286E00" w:rsidP="00286E00">
      <w:pPr>
        <w:pStyle w:val="Textkrper"/>
      </w:pPr>
      <w:r>
        <w:t>We applied EpiTox to MAGE-A3, a therapeutic target associated with fatal neurotoxicity in clinical trials, to demonstrate its capability to identify both known toxic off-targets and predict novel cross-reactive peptides. Using high-throughput TCRm binding assays, we experimentally validated 538 predicted peptides, representing one of the largest systematic validation efforts for off-target prediction to date. Our results demonstrate EpiTox’s ability to recover previously reported off-targets and identify 11 novel off-targets that, to our knowledge, have not been described in the literature.</w:t>
      </w:r>
    </w:p>
    <w:p w14:paraId="24924C10" w14:textId="77777777" w:rsidR="00F85D85" w:rsidRPr="009044EC" w:rsidRDefault="00BC66F8">
      <w:pPr>
        <w:pStyle w:val="berschrift1"/>
      </w:pPr>
      <w:bookmarkStart w:id="3" w:name="methods"/>
      <w:bookmarkEnd w:id="0"/>
      <w:r w:rsidRPr="009044EC">
        <w:t>Methods</w:t>
      </w:r>
    </w:p>
    <w:p w14:paraId="005523A0" w14:textId="18FC2F09" w:rsidR="00F85D85" w:rsidRPr="009044EC" w:rsidRDefault="00897B6E">
      <w:pPr>
        <w:pStyle w:val="berschrift2"/>
        <w:rPr>
          <w:b/>
          <w:bCs/>
        </w:rPr>
      </w:pPr>
      <w:bookmarkStart w:id="4" w:name="data-sources-and-acquisition"/>
      <w:r w:rsidRPr="009044EC">
        <w:rPr>
          <w:b/>
          <w:bCs/>
        </w:rPr>
        <w:t xml:space="preserve">1 . </w:t>
      </w:r>
      <w:r w:rsidR="00BC66F8" w:rsidRPr="009044EC">
        <w:rPr>
          <w:b/>
          <w:bCs/>
        </w:rPr>
        <w:t>Data sources and acquisition</w:t>
      </w:r>
    </w:p>
    <w:p w14:paraId="5F564E83" w14:textId="16493ADE" w:rsidR="00F85D85" w:rsidRPr="009044EC" w:rsidRDefault="00BC66F8">
      <w:pPr>
        <w:pStyle w:val="FirstParagraph"/>
      </w:pPr>
      <w:r w:rsidRPr="009044EC">
        <w:t xml:space="preserve">EpiTox integrates multiple public databases at different points into its different pipelines (supplementary Table 1). The latest access of all data sets is 2025 and first filtered according to their compatibility with each other. Key parameters for each data set are provided in (supplementary table 1). Protein sequences were fully mapped between different databases via uniprot </w:t>
      </w:r>
      <w:r w:rsidR="00AF4897" w:rsidRPr="009044EC">
        <w:t xml:space="preserve">id </w:t>
      </w:r>
      <w:r w:rsidRPr="009044EC">
        <w:t xml:space="preserve">and ensembl id, uniprot isoforms </w:t>
      </w:r>
      <w:r w:rsidR="004E6AF6" w:rsidRPr="009044EC">
        <w:t xml:space="preserve">id </w:t>
      </w:r>
      <w:r w:rsidRPr="009044EC">
        <w:t xml:space="preserve">and ensembl transcript ids. Unmapped sequences were excluded from the downstream analysis. Data processing and analysis employed both established bioinformatics tools, modules and packages, and </w:t>
      </w:r>
      <w:r w:rsidR="009630DD" w:rsidRPr="009044EC">
        <w:t>custom-built</w:t>
      </w:r>
      <w:r w:rsidR="00EA1F95" w:rsidRPr="009044EC">
        <w:t xml:space="preserve"> </w:t>
      </w:r>
      <w:r w:rsidRPr="009044EC">
        <w:t xml:space="preserve">modules </w:t>
      </w:r>
      <w:r w:rsidR="00EA1F95" w:rsidRPr="009044EC">
        <w:t xml:space="preserve">for </w:t>
      </w:r>
      <w:r w:rsidRPr="009044EC">
        <w:t>EpiTox (supplementary Table 2). Key</w:t>
      </w:r>
      <w:r w:rsidR="00BD6675" w:rsidRPr="009044EC">
        <w:t>/default</w:t>
      </w:r>
      <w:r w:rsidRPr="009044EC">
        <w:t xml:space="preserve"> parameters for each analytical step are provided where applicable.</w:t>
      </w:r>
    </w:p>
    <w:p w14:paraId="02608589" w14:textId="6921EF4F" w:rsidR="00F85D85" w:rsidRPr="009044EC" w:rsidRDefault="00897B6E">
      <w:pPr>
        <w:pStyle w:val="berschrift2"/>
      </w:pPr>
      <w:bookmarkStart w:id="5" w:name="Xe204f06891d2748f76cc8d60447a8965feb3f8f"/>
      <w:bookmarkEnd w:id="4"/>
      <w:r w:rsidRPr="009044EC">
        <w:rPr>
          <w:b/>
          <w:bCs/>
        </w:rPr>
        <w:lastRenderedPageBreak/>
        <w:t xml:space="preserve">2 . </w:t>
      </w:r>
      <w:r w:rsidR="00BC66F8" w:rsidRPr="009044EC">
        <w:rPr>
          <w:b/>
          <w:bCs/>
        </w:rPr>
        <w:t>PEPREP: in-house database for pHLA annotations</w:t>
      </w:r>
    </w:p>
    <w:p w14:paraId="362AF403" w14:textId="77777777" w:rsidR="00F85D85" w:rsidRPr="009044EC" w:rsidRDefault="00BC66F8">
      <w:pPr>
        <w:pStyle w:val="FirstParagraph"/>
      </w:pPr>
      <w:r w:rsidRPr="009044EC">
        <w:t>Along with public resources, EpiTox uses in-house established resource for experimentally validated pHLA complexes, peptides repertoire (PEPREP). PEPREP aggregates and harmonizes public and propriety data to provide different information for each pHLA, for example HLA-allele, disease, tissue, etc.</w:t>
      </w:r>
    </w:p>
    <w:p w14:paraId="3BDFFD79" w14:textId="77777777" w:rsidR="00A14708" w:rsidRPr="009044EC" w:rsidRDefault="00A14708" w:rsidP="00A14708">
      <w:pPr>
        <w:pStyle w:val="Textkrper"/>
      </w:pPr>
    </w:p>
    <w:p w14:paraId="16204225" w14:textId="3935517E" w:rsidR="00A14708" w:rsidRPr="009044EC" w:rsidRDefault="00897B6E" w:rsidP="00A14708">
      <w:pPr>
        <w:pStyle w:val="berschrift2"/>
      </w:pPr>
      <w:r w:rsidRPr="009044EC">
        <w:rPr>
          <w:b/>
          <w:bCs/>
        </w:rPr>
        <w:t xml:space="preserve">3 . </w:t>
      </w:r>
      <w:r w:rsidR="00A14708" w:rsidRPr="009044EC">
        <w:rPr>
          <w:b/>
          <w:bCs/>
        </w:rPr>
        <w:t>Known peptide in MAGEA3 context</w:t>
      </w:r>
    </w:p>
    <w:p w14:paraId="0C2B8275" w14:textId="58F976BA" w:rsidR="00A14708" w:rsidRPr="009044EC" w:rsidRDefault="004334F5" w:rsidP="00A14708">
      <w:pPr>
        <w:pStyle w:val="Textkrper"/>
      </w:pPr>
      <w:r w:rsidRPr="009044EC">
        <w:t>Three studies and one patent were used to create a l</w:t>
      </w:r>
      <w:r w:rsidR="00896371" w:rsidRPr="009044EC">
        <w:t xml:space="preserve">ist of 18 peptides </w:t>
      </w:r>
      <w:r w:rsidRPr="009044EC">
        <w:t xml:space="preserve">that was used as disclosed or known off-target for </w:t>
      </w:r>
      <w:r w:rsidR="007F5A05" w:rsidRPr="009044EC">
        <w:t>MAGEA3 case (supplementary table 3)</w:t>
      </w:r>
      <w:r w:rsidR="00896371" w:rsidRPr="009044EC">
        <w:t xml:space="preserve">. </w:t>
      </w:r>
    </w:p>
    <w:p w14:paraId="5D4AAB23" w14:textId="77777777" w:rsidR="00956B23" w:rsidRPr="009044EC" w:rsidRDefault="00956B23" w:rsidP="00A14708">
      <w:pPr>
        <w:pStyle w:val="Textkrper"/>
      </w:pPr>
    </w:p>
    <w:p w14:paraId="2F3D3EA0" w14:textId="39F4967C" w:rsidR="00956B23" w:rsidRPr="009044EC" w:rsidRDefault="00897B6E" w:rsidP="00956B23">
      <w:pPr>
        <w:pStyle w:val="berschrift3"/>
        <w:rPr>
          <w:rFonts w:asciiTheme="majorHAnsi" w:hAnsiTheme="majorHAnsi"/>
          <w:b/>
          <w:bCs/>
          <w:sz w:val="32"/>
          <w:szCs w:val="32"/>
        </w:rPr>
      </w:pPr>
      <w:r w:rsidRPr="009044EC">
        <w:rPr>
          <w:rFonts w:asciiTheme="majorHAnsi" w:hAnsiTheme="majorHAnsi"/>
          <w:b/>
          <w:bCs/>
          <w:sz w:val="32"/>
          <w:szCs w:val="32"/>
        </w:rPr>
        <w:t xml:space="preserve">4 . </w:t>
      </w:r>
      <w:r w:rsidR="00BC78FA" w:rsidRPr="009044EC">
        <w:rPr>
          <w:rFonts w:asciiTheme="majorHAnsi" w:hAnsiTheme="majorHAnsi"/>
          <w:b/>
          <w:bCs/>
          <w:sz w:val="32"/>
          <w:szCs w:val="32"/>
        </w:rPr>
        <w:t>Target Positional Template (TPT)</w:t>
      </w:r>
    </w:p>
    <w:p w14:paraId="5B985DDC" w14:textId="1F0FC0D1" w:rsidR="00956B23" w:rsidRPr="009044EC" w:rsidRDefault="0033411C" w:rsidP="00956B23">
      <w:pPr>
        <w:pStyle w:val="FirstParagraph"/>
      </w:pPr>
      <w:r w:rsidRPr="009044EC">
        <w:t>We adapted the concept of substitution matrix, that is widely used in literature \cite{reynisson2020netmhcpan, xia2023computational} to create a target-based template for</w:t>
      </w:r>
      <w:r w:rsidR="0041154A" w:rsidRPr="009044EC">
        <w:t xml:space="preserve"> target</w:t>
      </w:r>
      <w:r w:rsidRPr="009044EC">
        <w:t xml:space="preserve"> </w:t>
      </w:r>
      <w:r w:rsidR="0041154A" w:rsidRPr="009044EC">
        <w:t xml:space="preserve">HLA-allele </w:t>
      </w:r>
      <w:r w:rsidRPr="009044EC">
        <w:t>binding profile</w:t>
      </w:r>
      <w:r w:rsidR="0041154A" w:rsidRPr="009044EC">
        <w:t xml:space="preserve">. </w:t>
      </w:r>
      <w:r w:rsidR="00956B23" w:rsidRPr="009044EC">
        <w:t>For target peptide T (length L), all single-residue substitutions (</w:t>
      </w:r>
      <m:oMath>
        <m:r>
          <w:rPr>
            <w:rFonts w:ascii="Cambria Math" w:hAnsi="Cambria Math"/>
          </w:rPr>
          <m:t>L</m:t>
        </m:r>
        <m:r>
          <m:rPr>
            <m:sty m:val="p"/>
          </m:rPr>
          <w:rPr>
            <w:rFonts w:ascii="Cambria Math" w:hAnsi="Cambria Math"/>
          </w:rPr>
          <m:t>×</m:t>
        </m:r>
        <m:r>
          <w:rPr>
            <w:rFonts w:ascii="Cambria Math" w:hAnsi="Cambria Math"/>
          </w:rPr>
          <m:t>19</m:t>
        </m:r>
      </m:oMath>
      <w:r w:rsidR="00956B23" w:rsidRPr="009044EC">
        <w:t>) were generated, and predicted HLA binding affinities were obtained with NetMHCpan.</w:t>
      </w:r>
    </w:p>
    <w:p w14:paraId="7F55A3AC" w14:textId="77777777" w:rsidR="00956B23" w:rsidRPr="009044EC" w:rsidRDefault="00956B23" w:rsidP="00956B23">
      <w:pPr>
        <w:pStyle w:val="Textkrper"/>
      </w:pPr>
      <w:r w:rsidRPr="009044EC">
        <w:t>For position l, then mean value across substitutions (</w:t>
      </w:r>
      <m:oMath>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l</m:t>
                </m:r>
              </m:sub>
            </m:sSub>
          </m:sub>
        </m:sSub>
      </m:oMath>
      <w:r w:rsidRPr="009044EC">
        <w:t xml:space="preserve">) was used to derive three complementary metrics: </w:t>
      </w:r>
    </w:p>
    <w:p w14:paraId="13750D20" w14:textId="77777777" w:rsidR="00956B23" w:rsidRPr="009044EC" w:rsidRDefault="00956B23" w:rsidP="00956B23">
      <w:pPr>
        <w:pStyle w:val="Textkrper"/>
      </w:pPr>
      <m:oMathPara>
        <m:oMathParaPr>
          <m:jc m:val="center"/>
        </m:oMathParaPr>
        <m:oMath>
          <m:r>
            <w:rPr>
              <w:rFonts w:ascii="Cambria Math" w:hAnsi="Cambria Math"/>
            </w:rPr>
            <m:t>FC</m:t>
          </m:r>
          <m:r>
            <m:rPr>
              <m:sty m:val="p"/>
            </m:rPr>
            <w:rPr>
              <w:rFonts w:ascii="Cambria Math" w:hAnsi="Cambria Math"/>
            </w:rPr>
            <m:t>_</m:t>
          </m:r>
          <m:r>
            <w:rPr>
              <w:rFonts w:ascii="Cambria Math" w:hAnsi="Cambria Math"/>
            </w:rPr>
            <m:t>mea</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l</m:t>
                      </m:r>
                    </m:sub>
                    <m:sup>
                      <m:r>
                        <w:rPr>
                          <w:rFonts w:ascii="Cambria Math" w:hAnsi="Cambria Math"/>
                        </w:rPr>
                        <m:t>X</m:t>
                      </m:r>
                    </m:sup>
                  </m:sSubSup>
                </m:sub>
              </m:sSub>
            </m:num>
            <m:den>
              <m:r>
                <w:rPr>
                  <w:rFonts w:ascii="Cambria Math" w:hAnsi="Cambria Math"/>
                </w:rPr>
                <m:t>K</m:t>
              </m:r>
              <m:sSup>
                <m:sSupPr>
                  <m:ctrlPr>
                    <w:rPr>
                      <w:rFonts w:ascii="Cambria Math" w:hAnsi="Cambria Math"/>
                    </w:rPr>
                  </m:ctrlPr>
                </m:sSupPr>
                <m:e>
                  <m:r>
                    <w:rPr>
                      <w:rFonts w:ascii="Cambria Math" w:hAnsi="Cambria Math"/>
                    </w:rPr>
                    <m:t>D</m:t>
                  </m:r>
                </m:e>
                <m:sup>
                  <m:r>
                    <w:rPr>
                      <w:rFonts w:ascii="Cambria Math" w:hAnsi="Cambria Math"/>
                    </w:rPr>
                    <m:t>T</m:t>
                  </m:r>
                </m:sup>
              </m:sSup>
            </m:den>
          </m:f>
        </m:oMath>
      </m:oMathPara>
    </w:p>
    <w:p w14:paraId="0C85400C" w14:textId="77777777" w:rsidR="00956B23" w:rsidRPr="009044EC" w:rsidRDefault="00956B23" w:rsidP="00956B23">
      <w:pPr>
        <w:pStyle w:val="Textkrper"/>
      </w:pPr>
      <m:oMathPara>
        <m:oMathParaPr>
          <m:jc m:val="center"/>
        </m:oMathParaPr>
        <m:oMath>
          <m:r>
            <w:rPr>
              <w:rFonts w:ascii="Cambria Math" w:hAnsi="Cambria Math"/>
            </w:rPr>
            <m:t>Sensitivity</m:t>
          </m:r>
          <m:r>
            <m:rPr>
              <m:sty m:val="p"/>
            </m:rPr>
            <w:rPr>
              <w:rFonts w:ascii="Cambria Math" w:hAnsi="Cambria Math"/>
            </w:rPr>
            <m:t>_</m:t>
          </m:r>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max</m:t>
              </m:r>
              <m:r>
                <m:rPr>
                  <m:sty m:val="p"/>
                </m:rPr>
                <w:rPr>
                  <w:rFonts w:ascii="Cambria Math" w:hAnsi="Cambria Math"/>
                </w:rPr>
                <m:t>(</m:t>
              </m:r>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l</m:t>
                      </m:r>
                    </m:sub>
                    <m:sup>
                      <m:r>
                        <w:rPr>
                          <w:rFonts w:ascii="Cambria Math" w:hAnsi="Cambria Math"/>
                        </w:rPr>
                        <m:t>X</m:t>
                      </m:r>
                    </m:sup>
                  </m:sSubSup>
                </m:sub>
              </m:sSub>
              <m:r>
                <m:rPr>
                  <m:sty m:val="p"/>
                </m:rPr>
                <w:rPr>
                  <w:rFonts w:ascii="Cambria Math" w:hAnsi="Cambria Math"/>
                </w:rPr>
                <m:t>)-</m:t>
              </m:r>
              <m:r>
                <w:rPr>
                  <w:rFonts w:ascii="Cambria Math" w:hAnsi="Cambria Math"/>
                </w:rPr>
                <m:t>min</m:t>
              </m:r>
              <m:r>
                <m:rPr>
                  <m:sty m:val="p"/>
                </m:rPr>
                <w:rPr>
                  <w:rFonts w:ascii="Cambria Math" w:hAnsi="Cambria Math"/>
                </w:rPr>
                <m:t>(</m:t>
              </m:r>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l</m:t>
                      </m:r>
                    </m:sub>
                    <m:sup>
                      <m:r>
                        <w:rPr>
                          <w:rFonts w:ascii="Cambria Math" w:hAnsi="Cambria Math"/>
                        </w:rPr>
                        <m:t>X</m:t>
                      </m:r>
                    </m:sup>
                  </m:sSubSup>
                </m:sub>
              </m:sSub>
              <m:r>
                <m:rPr>
                  <m:sty m:val="p"/>
                </m:rPr>
                <w:rPr>
                  <w:rFonts w:ascii="Cambria Math" w:hAnsi="Cambria Math"/>
                </w:rPr>
                <m:t>)</m:t>
              </m:r>
            </m:num>
            <m:den>
              <m:r>
                <w:rPr>
                  <w:rFonts w:ascii="Cambria Math" w:hAnsi="Cambria Math"/>
                </w:rPr>
                <m:t>K</m:t>
              </m:r>
              <m:sSup>
                <m:sSupPr>
                  <m:ctrlPr>
                    <w:rPr>
                      <w:rFonts w:ascii="Cambria Math" w:hAnsi="Cambria Math"/>
                    </w:rPr>
                  </m:ctrlPr>
                </m:sSupPr>
                <m:e>
                  <m:r>
                    <w:rPr>
                      <w:rFonts w:ascii="Cambria Math" w:hAnsi="Cambria Math"/>
                    </w:rPr>
                    <m:t>D</m:t>
                  </m:r>
                </m:e>
                <m:sup>
                  <m:r>
                    <w:rPr>
                      <w:rFonts w:ascii="Cambria Math" w:hAnsi="Cambria Math"/>
                    </w:rPr>
                    <m:t>T</m:t>
                  </m:r>
                </m:sup>
              </m:sSup>
            </m:den>
          </m:f>
        </m:oMath>
      </m:oMathPara>
    </w:p>
    <w:p w14:paraId="6EF6C168" w14:textId="77777777" w:rsidR="00956B23" w:rsidRPr="009044EC" w:rsidRDefault="00956B23" w:rsidP="00956B23">
      <w:pPr>
        <w:pStyle w:val="Textkrper"/>
      </w:pPr>
      <m:oMathPara>
        <m:oMathParaPr>
          <m:jc m:val="center"/>
        </m:oMathParaPr>
        <m:oMath>
          <m:r>
            <w:rPr>
              <w:rFonts w:ascii="Cambria Math" w:hAnsi="Cambria Math"/>
            </w:rPr>
            <m:t>Percent</m:t>
          </m:r>
          <m:r>
            <m:rPr>
              <m:sty m:val="p"/>
            </m:rPr>
            <w:rPr>
              <w:rFonts w:ascii="Cambria Math" w:hAnsi="Cambria Math"/>
            </w:rPr>
            <m:t>_</m:t>
          </m:r>
          <m:r>
            <w:rPr>
              <w:rFonts w:ascii="Cambria Math" w:hAnsi="Cambria Math"/>
            </w:rPr>
            <m:t>Better</m:t>
          </m:r>
          <m:r>
            <m:rPr>
              <m:sty m:val="p"/>
            </m:rPr>
            <w:rPr>
              <w:rFonts w:ascii="Cambria Math" w:hAnsi="Cambria Math"/>
            </w:rPr>
            <m:t>_</m:t>
          </m:r>
          <m:r>
            <w:rPr>
              <w:rFonts w:ascii="Cambria Math" w:hAnsi="Cambria Math"/>
            </w:rPr>
            <m:t>than</m:t>
          </m:r>
          <m:r>
            <m:rPr>
              <m:sty m:val="p"/>
            </m:rPr>
            <w:rPr>
              <w:rFonts w:ascii="Cambria Math" w:hAnsi="Cambria Math"/>
            </w:rPr>
            <m:t>_</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Po</m:t>
              </m:r>
              <m:sSub>
                <m:sSubPr>
                  <m:ctrlPr>
                    <w:rPr>
                      <w:rFonts w:ascii="Cambria Math" w:hAnsi="Cambria Math"/>
                    </w:rPr>
                  </m:ctrlPr>
                </m:sSubPr>
                <m:e>
                  <m:r>
                    <w:rPr>
                      <w:rFonts w:ascii="Cambria Math" w:hAnsi="Cambria Math"/>
                    </w:rPr>
                    <m:t>s</m:t>
                  </m:r>
                </m:e>
                <m:sub>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l</m:t>
                      </m:r>
                    </m:sub>
                    <m:sup>
                      <m:r>
                        <w:rPr>
                          <w:rFonts w:ascii="Cambria Math" w:hAnsi="Cambria Math"/>
                        </w:rPr>
                        <m:t>X</m:t>
                      </m:r>
                    </m:sup>
                  </m:sSubSup>
                </m:sub>
              </m:sSub>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D</m:t>
                  </m:r>
                </m:e>
                <m:sup>
                  <m:r>
                    <w:rPr>
                      <w:rFonts w:ascii="Cambria Math" w:hAnsi="Cambria Math"/>
                    </w:rPr>
                    <m:t>T</m:t>
                  </m:r>
                </m:sup>
              </m:sSup>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100</m:t>
              </m:r>
            </m:den>
          </m:f>
        </m:oMath>
      </m:oMathPara>
    </w:p>
    <w:p w14:paraId="0B66A3B4" w14:textId="77777777" w:rsidR="00956B23" w:rsidRPr="009044EC" w:rsidRDefault="00956B23" w:rsidP="00956B23">
      <w:pPr>
        <w:pStyle w:val="FirstParagraph"/>
      </w:pPr>
      <m:oMath>
        <m:r>
          <w:rPr>
            <w:rFonts w:ascii="Cambria Math" w:hAnsi="Cambria Math"/>
          </w:rPr>
          <m:t> </m:t>
        </m:r>
        <m:r>
          <m:rPr>
            <m:nor/>
          </m:rPr>
          <m:t xml:space="preserve">where </m:t>
        </m:r>
        <m:r>
          <w:rPr>
            <w:rFonts w:ascii="Cambria Math" w:hAnsi="Cambria Math"/>
          </w:rPr>
          <m:t>n</m:t>
        </m:r>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l</m:t>
            </m:r>
          </m:sub>
          <m:sup>
            <m:r>
              <w:rPr>
                <w:rFonts w:ascii="Cambria Math" w:hAnsi="Cambria Math"/>
              </w:rPr>
              <m:t>X</m:t>
            </m:r>
          </m:sup>
        </m:sSubSup>
        <m:r>
          <m:rPr>
            <m:nor/>
          </m:rPr>
          <m:t xml:space="preserve"> is valid (non-NA)</m:t>
        </m:r>
        <m:r>
          <m:rPr>
            <m:sty m:val="p"/>
          </m:rPr>
          <w:rPr>
            <w:rFonts w:ascii="Cambria Math" w:hAnsi="Cambria Math"/>
          </w:rPr>
          <m:t>}</m:t>
        </m:r>
      </m:oMath>
      <w:r w:rsidRPr="009044EC">
        <w:t xml:space="preserve"> </w:t>
      </w:r>
    </w:p>
    <w:p w14:paraId="7BA2D9AC" w14:textId="77777777" w:rsidR="00956B23" w:rsidRPr="009044EC" w:rsidRDefault="00956B23" w:rsidP="00956B23">
      <w:pPr>
        <w:pStyle w:val="FirstParagraph"/>
      </w:pPr>
      <w:r w:rsidRPr="009044EC">
        <w:t>Positions withing upper 30% for both FC_mean and Sensitivity were termed anchors, those within upper 30% for Percent_Better_than_T permissive, and others neutral.</w:t>
      </w:r>
    </w:p>
    <w:p w14:paraId="31859EE9" w14:textId="77777777" w:rsidR="00956B23" w:rsidRPr="009044EC" w:rsidRDefault="00956B23" w:rsidP="00956B23">
      <w:pPr>
        <w:pStyle w:val="Textkrper"/>
      </w:pPr>
      <w:r w:rsidRPr="009044EC">
        <w:t>The substitution matrix provides transparent, model-derived positional template used only to describe mismatch patterns between the target peptide and off-target sequences sharing local similarity. It is treated as a relative, NetMHCpan-based sensitivity profile rather than an experimental binding map.</w:t>
      </w:r>
    </w:p>
    <w:p w14:paraId="14F90D87" w14:textId="48B327D8" w:rsidR="002632EE" w:rsidRPr="009044EC" w:rsidRDefault="00956B23" w:rsidP="005D2205">
      <w:pPr>
        <w:pStyle w:val="Textkrper"/>
      </w:pPr>
      <w:r w:rsidRPr="009044EC">
        <w:t>The same framework can, in principle, be applied to any HLA allele for which predictive or experimental binding data exist (e.g., NetMHCpan or MS ligandomics), although for rare alleles such results should be interpreted qualitatively.</w:t>
      </w:r>
    </w:p>
    <w:p w14:paraId="0A03FEF9" w14:textId="1C595A2E" w:rsidR="00F85D85" w:rsidRPr="009044EC" w:rsidRDefault="00897B6E">
      <w:pPr>
        <w:pStyle w:val="berschrift2"/>
      </w:pPr>
      <w:bookmarkStart w:id="6" w:name="epitox-architecture"/>
      <w:bookmarkEnd w:id="5"/>
      <w:r w:rsidRPr="009044EC">
        <w:rPr>
          <w:b/>
          <w:bCs/>
        </w:rPr>
        <w:lastRenderedPageBreak/>
        <w:t xml:space="preserve">5 . </w:t>
      </w:r>
      <w:r w:rsidR="00BC66F8" w:rsidRPr="009044EC">
        <w:rPr>
          <w:b/>
          <w:bCs/>
        </w:rPr>
        <w:t>EpiTox architecture</w:t>
      </w:r>
    </w:p>
    <w:p w14:paraId="7C4B3966" w14:textId="393A8C9D" w:rsidR="00F85D85" w:rsidRPr="009044EC" w:rsidRDefault="00BC66F8">
      <w:pPr>
        <w:pStyle w:val="FirstParagraph"/>
      </w:pPr>
      <w:r w:rsidRPr="009044EC">
        <w:t xml:space="preserve">EpiTox workflow-kit consists of multiple individual workflows implemented with </w:t>
      </w:r>
      <w:r w:rsidR="00AC0508" w:rsidRPr="009044EC">
        <w:t>Snakemake,</w:t>
      </w:r>
      <w:r w:rsidRPr="009044EC">
        <w:t xml:space="preserve"> each designed to perform specific tasks. The module’s name reflects what the main task or the dominant task of the module. The different modules serve two functions, off-targets identification and peptides annotation. The core was implemented using BioCopy’s high throughput clustering system on Linux platform with slurm as resources </w:t>
      </w:r>
      <w:r w:rsidR="00312264" w:rsidRPr="009044EC">
        <w:t>management.</w:t>
      </w:r>
    </w:p>
    <w:p w14:paraId="7EA633E5" w14:textId="746FD835" w:rsidR="00EE4CA3" w:rsidRPr="009044EC" w:rsidRDefault="00EE4CA3">
      <w:pPr>
        <w:pStyle w:val="FirstParagraph"/>
      </w:pPr>
      <w:bookmarkStart w:id="7" w:name="xscan"/>
      <w:bookmarkEnd w:id="6"/>
    </w:p>
    <w:p w14:paraId="056C61F5" w14:textId="1C8F101A" w:rsidR="00F85D85" w:rsidRPr="009044EC" w:rsidRDefault="00897B6E">
      <w:pPr>
        <w:pStyle w:val="berschrift2"/>
      </w:pPr>
      <w:r w:rsidRPr="009044EC">
        <w:t xml:space="preserve">5.1 </w:t>
      </w:r>
      <w:bookmarkStart w:id="8" w:name="findtopes"/>
      <w:bookmarkEnd w:id="7"/>
      <w:r w:rsidR="00BC66F8" w:rsidRPr="009044EC">
        <w:rPr>
          <w:b/>
          <w:bCs/>
        </w:rPr>
        <w:t>FindTopes: off-targets identification module</w:t>
      </w:r>
    </w:p>
    <w:p w14:paraId="6C7C22A5" w14:textId="77777777" w:rsidR="00F85D85" w:rsidRPr="009044EC" w:rsidRDefault="00BC66F8">
      <w:pPr>
        <w:pStyle w:val="FirstParagraph"/>
      </w:pPr>
      <w:r w:rsidRPr="009044EC">
        <w:t>FindTopes finds peptides that share sequence similarity with the target sequence. The similarity threshold is by default 40%, meaning that all found peptides will share at least that level of sequence similarity with the target. We used mismatch cutoff = 4, length cutoff = 9, so that all off-targets are of the same length as the target, and finally only peptides without gaps were included in the downstream analysis. The peptide list generated in this module has the complete mapping of genomic and proteomic location coordinates.</w:t>
      </w:r>
    </w:p>
    <w:p w14:paraId="292FA938" w14:textId="19D2A02E" w:rsidR="00F85D85" w:rsidRPr="009044EC" w:rsidRDefault="00897B6E">
      <w:pPr>
        <w:pStyle w:val="berschrift2"/>
      </w:pPr>
      <w:bookmarkStart w:id="9" w:name="mutatopes"/>
      <w:bookmarkEnd w:id="8"/>
      <w:r w:rsidRPr="009044EC">
        <w:t xml:space="preserve">5.2 </w:t>
      </w:r>
      <w:r w:rsidR="00BC66F8" w:rsidRPr="009044EC">
        <w:rPr>
          <w:b/>
          <w:bCs/>
        </w:rPr>
        <w:t>MutaTopes: SNPs integration</w:t>
      </w:r>
    </w:p>
    <w:p w14:paraId="6E193CBC" w14:textId="1E40E814" w:rsidR="00146EE4" w:rsidRPr="009044EC" w:rsidRDefault="00BC66F8" w:rsidP="00603020">
      <w:pPr>
        <w:pStyle w:val="FirstParagraph"/>
      </w:pPr>
      <w:r w:rsidRPr="009044EC">
        <w:t xml:space="preserve">SNPs were </w:t>
      </w:r>
      <w:r w:rsidR="00D13331" w:rsidRPr="009044EC">
        <w:t xml:space="preserve">extracted </w:t>
      </w:r>
      <w:r w:rsidR="00E312A9" w:rsidRPr="009044EC">
        <w:t xml:space="preserve">according to the chosen population. In this study SNPs were </w:t>
      </w:r>
      <w:r w:rsidRPr="009044EC">
        <w:t>filtered by European population according to gnomAD’s annotations (FIN + NFE)</w:t>
      </w:r>
      <w:r w:rsidRPr="009044EC">
        <w:rPr>
          <w:rStyle w:val="Funotenzeichen"/>
        </w:rPr>
        <w:footnoteReference w:id="1"/>
      </w:r>
      <w:r w:rsidR="00D40DF4" w:rsidRPr="009044EC">
        <w:t>,</w:t>
      </w:r>
      <w:r w:rsidR="00F50522" w:rsidRPr="009044EC">
        <w:t xml:space="preserve"> quality and allele frequency (default </w:t>
      </w:r>
      <m:oMath>
        <m:r>
          <m:rPr>
            <m:sty m:val="p"/>
          </m:rPr>
          <w:rPr>
            <w:rFonts w:ascii="Cambria Math" w:hAnsi="Cambria Math"/>
          </w:rPr>
          <m:t>≥</m:t>
        </m:r>
        <m:r>
          <w:rPr>
            <w:rFonts w:ascii="Cambria Math" w:hAnsi="Cambria Math"/>
          </w:rPr>
          <m:t>1</m:t>
        </m:r>
        <m:r>
          <m:rPr>
            <m:sty m:val="p"/>
          </m:rPr>
          <w:rPr>
            <w:rFonts w:ascii="Cambria Math" w:hAnsi="Cambria Math"/>
          </w:rPr>
          <m:t>%</m:t>
        </m:r>
      </m:oMath>
      <w:r w:rsidR="00F50522" w:rsidRPr="009044EC">
        <w:t>)</w:t>
      </w:r>
      <w:r w:rsidRPr="009044EC">
        <w:t xml:space="preserve">. </w:t>
      </w:r>
      <w:r w:rsidR="005811E3" w:rsidRPr="009044EC">
        <w:t xml:space="preserve">Genomic coordinates for all FindTopes-identified peptides are extracted from reference annotations GRCh38. These coordinates are intersected with </w:t>
      </w:r>
      <w:r w:rsidR="00540806" w:rsidRPr="009044EC">
        <w:t>the selected</w:t>
      </w:r>
      <w:r w:rsidR="005811E3" w:rsidRPr="009044EC">
        <w:t xml:space="preserve"> SNP</w:t>
      </w:r>
      <w:r w:rsidR="00616636" w:rsidRPr="009044EC">
        <w:t xml:space="preserve">s </w:t>
      </w:r>
      <w:r w:rsidR="005811E3" w:rsidRPr="009044EC">
        <w:t>(gnomAD v</w:t>
      </w:r>
      <w:r w:rsidR="00F52503" w:rsidRPr="009044EC">
        <w:t>2.1.1</w:t>
      </w:r>
      <w:r w:rsidR="00686661" w:rsidRPr="009044EC">
        <w:t xml:space="preserve"> leftover to </w:t>
      </w:r>
      <w:r w:rsidR="00146EE4" w:rsidRPr="009044EC">
        <w:t>GRCh38</w:t>
      </w:r>
      <w:r w:rsidR="005811E3" w:rsidRPr="009044EC">
        <w:t>) to identify variants falling within or adjacent to peptide</w:t>
      </w:r>
      <w:r w:rsidR="00146EE4" w:rsidRPr="009044EC">
        <w:t>-</w:t>
      </w:r>
      <w:r w:rsidR="005811E3" w:rsidRPr="009044EC">
        <w:t>regions.</w:t>
      </w:r>
    </w:p>
    <w:p w14:paraId="2EB17570" w14:textId="497D4043" w:rsidR="00584E53" w:rsidRPr="009044EC" w:rsidRDefault="00BC66F8" w:rsidP="002E075E">
      <w:pPr>
        <w:pStyle w:val="FirstParagraph"/>
      </w:pPr>
      <w:r w:rsidRPr="009044EC">
        <w:t xml:space="preserve">SNPs </w:t>
      </w:r>
      <w:r w:rsidR="00654FCE" w:rsidRPr="009044EC">
        <w:t>meeting the coordinate criteria are transformed to the protein level</w:t>
      </w:r>
      <w:r w:rsidR="00713A79" w:rsidRPr="009044EC">
        <w:t xml:space="preserve"> [CITE]</w:t>
      </w:r>
      <w:r w:rsidR="00654FCE" w:rsidRPr="009044EC">
        <w:t xml:space="preserve">, </w:t>
      </w:r>
      <w:r w:rsidR="00E43814" w:rsidRPr="009044EC">
        <w:t>ensuring</w:t>
      </w:r>
      <w:r w:rsidR="00584E53" w:rsidRPr="009044EC">
        <w:t xml:space="preserve"> </w:t>
      </w:r>
      <w:r w:rsidR="00E43814" w:rsidRPr="009044EC">
        <w:t>i</w:t>
      </w:r>
      <w:r w:rsidR="00584E53" w:rsidRPr="009044EC">
        <w:t xml:space="preserve">soform-SNP </w:t>
      </w:r>
      <w:r w:rsidR="00E43814" w:rsidRPr="009044EC">
        <w:t>mapping</w:t>
      </w:r>
      <w:r w:rsidR="0094247B" w:rsidRPr="009044EC">
        <w:t xml:space="preserve"> is maintained and retained for subsequent analysis.</w:t>
      </w:r>
      <w:r w:rsidR="00E43814" w:rsidRPr="009044EC">
        <w:t xml:space="preserve"> </w:t>
      </w:r>
      <w:r w:rsidR="00584E53" w:rsidRPr="009044EC">
        <w:t xml:space="preserve"> </w:t>
      </w:r>
      <w:r w:rsidR="00F01EF5" w:rsidRPr="009044EC">
        <w:t>For each isoform-SNP</w:t>
      </w:r>
      <w:r w:rsidR="00AE37C1" w:rsidRPr="009044EC">
        <w:t>,</w:t>
      </w:r>
      <w:r w:rsidR="00A004B2" w:rsidRPr="009044EC">
        <w:t xml:space="preserve"> variant</w:t>
      </w:r>
      <w:r w:rsidR="00AE37C1" w:rsidRPr="009044EC">
        <w:t xml:space="preserve"> peptides are generated by applying amino acid substitution to all overlapping </w:t>
      </w:r>
      <w:r w:rsidR="00E237A3" w:rsidRPr="009044EC">
        <w:t xml:space="preserve">peptide windows </w:t>
      </w:r>
      <w:r w:rsidR="00D2134C" w:rsidRPr="009044EC">
        <w:t xml:space="preserve">=9. SNP-derived peptides are filtered </w:t>
      </w:r>
      <w:r w:rsidR="008C1900" w:rsidRPr="009044EC">
        <w:t>using edit distance cutoff</w:t>
      </w:r>
      <w:r w:rsidR="003C176F" w:rsidRPr="009044EC">
        <w:t xml:space="preserve"> &lt; 5 </w:t>
      </w:r>
      <w:r w:rsidR="00DA5A8B" w:rsidRPr="009044EC">
        <w:t>and</w:t>
      </w:r>
      <w:r w:rsidR="003C176F" w:rsidRPr="009044EC">
        <w:t xml:space="preserve"> duplicate removal</w:t>
      </w:r>
      <w:r w:rsidR="00DA5A8B" w:rsidRPr="009044EC">
        <w:t xml:space="preserve"> so that only </w:t>
      </w:r>
      <w:r w:rsidR="00253B80" w:rsidRPr="009044EC">
        <w:t>unique isoform</w:t>
      </w:r>
      <w:r w:rsidR="007555CB" w:rsidRPr="009044EC">
        <w:t>-</w:t>
      </w:r>
      <w:r w:rsidR="00253B80" w:rsidRPr="009044EC">
        <w:t>peptide</w:t>
      </w:r>
      <w:r w:rsidR="007555CB" w:rsidRPr="009044EC">
        <w:t xml:space="preserve"> are kept. </w:t>
      </w:r>
      <w:r w:rsidR="008C1900" w:rsidRPr="009044EC">
        <w:t xml:space="preserve"> </w:t>
      </w:r>
    </w:p>
    <w:p w14:paraId="66929ABA" w14:textId="129D1918" w:rsidR="007555CB" w:rsidRPr="009044EC" w:rsidRDefault="007555CB" w:rsidP="00AF197E">
      <w:pPr>
        <w:pStyle w:val="berschrift3"/>
      </w:pPr>
      <w:bookmarkStart w:id="10" w:name="off-target-dissimilarity-analysis"/>
    </w:p>
    <w:p w14:paraId="310AA083" w14:textId="7AF6BBE1" w:rsidR="00AF197E" w:rsidRPr="009044EC" w:rsidRDefault="00897B6E" w:rsidP="00AF197E">
      <w:pPr>
        <w:pStyle w:val="berschrift3"/>
      </w:pPr>
      <w:r w:rsidRPr="009044EC">
        <w:t xml:space="preserve">5.2.1 </w:t>
      </w:r>
      <w:r w:rsidR="00AF197E" w:rsidRPr="009044EC">
        <w:t>Off-Target dissimilarity analysis</w:t>
      </w:r>
    </w:p>
    <w:p w14:paraId="7FBC96EE" w14:textId="7D6A09A1" w:rsidR="00AF197E" w:rsidRPr="009044EC" w:rsidRDefault="001D06C1" w:rsidP="00AF197E">
      <w:pPr>
        <w:pStyle w:val="FirstParagraph"/>
      </w:pPr>
      <w:r w:rsidRPr="009044EC">
        <w:t xml:space="preserve">The mismatch pattern of </w:t>
      </w:r>
      <w:r w:rsidR="00025D54" w:rsidRPr="009044EC">
        <w:t xml:space="preserve">the </w:t>
      </w:r>
      <w:r w:rsidRPr="009044EC">
        <w:t>o</w:t>
      </w:r>
      <w:r w:rsidR="00AF197E" w:rsidRPr="009044EC">
        <w:t xml:space="preserve">ff-target </w:t>
      </w:r>
      <w:r w:rsidRPr="009044EC">
        <w:t>candidates</w:t>
      </w:r>
      <w:r w:rsidR="00AF197E" w:rsidRPr="009044EC">
        <w:t xml:space="preserve"> </w:t>
      </w:r>
      <w:r w:rsidR="009C6BFA" w:rsidRPr="009044EC">
        <w:t>was</w:t>
      </w:r>
      <w:r w:rsidR="00AF197E" w:rsidRPr="009044EC">
        <w:t xml:space="preserve"> classified using </w:t>
      </w:r>
      <w:r w:rsidRPr="009044EC">
        <w:t xml:space="preserve">the generated </w:t>
      </w:r>
      <w:r w:rsidR="00AF197E" w:rsidRPr="009044EC">
        <w:t>target</w:t>
      </w:r>
      <w:r w:rsidR="00C750D6" w:rsidRPr="009044EC">
        <w:t>-</w:t>
      </w:r>
      <w:r w:rsidR="00AF197E" w:rsidRPr="009044EC">
        <w:t>template</w:t>
      </w:r>
      <w:r w:rsidR="000263A7" w:rsidRPr="009044EC">
        <w:t xml:space="preserve"> (</w:t>
      </w:r>
      <w:r w:rsidR="00BF5342" w:rsidRPr="009044EC">
        <w:t xml:space="preserve">peptide </w:t>
      </w:r>
      <w:r w:rsidR="000263A7" w:rsidRPr="009044EC">
        <w:t>position</w:t>
      </w:r>
      <w:r w:rsidR="00BF5342" w:rsidRPr="009044EC">
        <w:t>al</w:t>
      </w:r>
      <w:r w:rsidR="000263A7" w:rsidRPr="009044EC">
        <w:t xml:space="preserve"> analysis)</w:t>
      </w:r>
      <w:r w:rsidR="00AF197E" w:rsidRPr="009044EC">
        <w:t xml:space="preserve">. Each off-target peptide was analyzed by projecting its mismatches onto the template’s positional classes. The peptides are then binned into, </w:t>
      </w:r>
      <w:r w:rsidR="00AF197E" w:rsidRPr="009044EC">
        <w:rPr>
          <w:b/>
          <w:bCs/>
        </w:rPr>
        <w:t>anchor only/mismatch</w:t>
      </w:r>
      <w:r w:rsidR="00AF197E" w:rsidRPr="009044EC">
        <w:t>: One or more mismatches at anchor positions</w:t>
      </w:r>
      <w:r w:rsidR="00C21CDF" w:rsidRPr="009044EC">
        <w:t xml:space="preserve"> exclusively</w:t>
      </w:r>
      <w:r w:rsidR="00AF197E" w:rsidRPr="009044EC">
        <w:t xml:space="preserve">, potentially altering peptide-MHC complex structure. </w:t>
      </w:r>
      <w:r w:rsidR="00AF197E" w:rsidRPr="009044EC">
        <w:rPr>
          <w:b/>
          <w:bCs/>
        </w:rPr>
        <w:t>Backbone-only/intact</w:t>
      </w:r>
      <w:r w:rsidR="00AF197E" w:rsidRPr="009044EC">
        <w:t xml:space="preserve">: Anchor positions conserved but exposed positions differ, maintaining </w:t>
      </w:r>
      <w:r w:rsidR="00AF197E" w:rsidRPr="009044EC">
        <w:lastRenderedPageBreak/>
        <w:t xml:space="preserve">presentation but potentially avoiding antibody recognition. </w:t>
      </w:r>
      <w:r w:rsidR="00AF197E" w:rsidRPr="009044EC">
        <w:rPr>
          <w:b/>
          <w:bCs/>
        </w:rPr>
        <w:t>Both</w:t>
      </w:r>
      <w:r w:rsidR="00AF197E" w:rsidRPr="009044EC">
        <w:t xml:space="preserve">: </w:t>
      </w:r>
      <w:r w:rsidR="009314F1" w:rsidRPr="009044EC">
        <w:t xml:space="preserve">the mismatch is </w:t>
      </w:r>
      <w:r w:rsidR="00AF197E" w:rsidRPr="009044EC">
        <w:t xml:space="preserve">at least </w:t>
      </w:r>
      <w:r w:rsidR="009314F1" w:rsidRPr="009044EC">
        <w:t xml:space="preserve">in </w:t>
      </w:r>
      <w:r w:rsidR="00AF197E" w:rsidRPr="009044EC">
        <w:t>one anchor and one backbone position.</w:t>
      </w:r>
    </w:p>
    <w:p w14:paraId="0C6477A8" w14:textId="76B3E6FC" w:rsidR="00AF197E" w:rsidRPr="009044EC" w:rsidRDefault="00AF197E" w:rsidP="00AF197E">
      <w:pPr>
        <w:pStyle w:val="Textkrper"/>
      </w:pPr>
      <w:r w:rsidRPr="009044EC">
        <w:t>At this point, the identified off-targets peptides have this characteristic information: Sequence, gene-protein mapping, transcript-isoform mapping, edit distance, target mismatch profile, wildtype/mutated annotation, and the position on the protein. The size of the list will not change after this module.</w:t>
      </w:r>
    </w:p>
    <w:p w14:paraId="022F72B3" w14:textId="77777777" w:rsidR="00AF197E" w:rsidRPr="009044EC" w:rsidRDefault="00AF197E">
      <w:pPr>
        <w:pStyle w:val="Textkrper"/>
      </w:pPr>
    </w:p>
    <w:p w14:paraId="36517C37" w14:textId="11F9086E" w:rsidR="00F85D85" w:rsidRPr="009044EC" w:rsidRDefault="00897B6E">
      <w:pPr>
        <w:pStyle w:val="berschrift2"/>
      </w:pPr>
      <w:bookmarkStart w:id="11" w:name="preditipes"/>
      <w:bookmarkEnd w:id="9"/>
      <w:bookmarkEnd w:id="10"/>
      <w:r w:rsidRPr="009044EC">
        <w:t xml:space="preserve">5.3 </w:t>
      </w:r>
      <w:r w:rsidR="00BC66F8" w:rsidRPr="009044EC">
        <w:rPr>
          <w:b/>
          <w:bCs/>
        </w:rPr>
        <w:t>PrediTopes: HLA binding prediction and experimental evidence</w:t>
      </w:r>
    </w:p>
    <w:p w14:paraId="27BFD502" w14:textId="1BF62A0E" w:rsidR="00F85D85" w:rsidRPr="009044EC" w:rsidRDefault="00DF6C82">
      <w:pPr>
        <w:pStyle w:val="FirstParagraph"/>
      </w:pPr>
      <w:r w:rsidRPr="009044EC">
        <w:t xml:space="preserve">Affinity and presentation score are predicted using NetMHCpan. Peptides experimental annotations were then fetched from </w:t>
      </w:r>
      <w:r w:rsidR="00D90A31" w:rsidRPr="009044EC">
        <w:t>IEDB and</w:t>
      </w:r>
      <w:r w:rsidR="00BC66F8" w:rsidRPr="009044EC">
        <w:t xml:space="preserve"> PEPREP</w:t>
      </w:r>
      <w:r w:rsidR="008E0941" w:rsidRPr="009044EC">
        <w:t xml:space="preserve"> (supplementary table 3).</w:t>
      </w:r>
    </w:p>
    <w:p w14:paraId="5C9F0E55" w14:textId="652FD5A9" w:rsidR="00F85D85" w:rsidRPr="009044EC" w:rsidRDefault="00897B6E">
      <w:pPr>
        <w:pStyle w:val="berschrift3"/>
      </w:pPr>
      <w:bookmarkStart w:id="12" w:name="data-preparation"/>
      <w:r w:rsidRPr="009044EC">
        <w:t xml:space="preserve">5.3.1 </w:t>
      </w:r>
      <w:r w:rsidR="00BC66F8" w:rsidRPr="009044EC">
        <w:t xml:space="preserve">Data </w:t>
      </w:r>
      <w:r w:rsidR="009030C3" w:rsidRPr="009044EC">
        <w:t>structure</w:t>
      </w:r>
    </w:p>
    <w:p w14:paraId="176897E4" w14:textId="545C2837" w:rsidR="00F65644" w:rsidRPr="009044EC" w:rsidRDefault="00F65644">
      <w:pPr>
        <w:pStyle w:val="FirstParagraph"/>
      </w:pPr>
      <w:r w:rsidRPr="009044EC">
        <w:t xml:space="preserve">While quantitative binding measurements exist for some peptides (e.g., IC50 binding affinities, raw MS values), categorical evidence (validation: yes/no; binding: strong/intermediate/weak; class: I/II) provides more complete coverage across </w:t>
      </w:r>
      <w:r w:rsidR="000F5971" w:rsidRPr="009044EC">
        <w:t>the</w:t>
      </w:r>
      <w:r w:rsidRPr="009044EC">
        <w:t xml:space="preserve"> dataset. We therefore </w:t>
      </w:r>
      <w:r w:rsidR="008E2720" w:rsidRPr="009044EC">
        <w:t>utilized categorical evidence as the primary input</w:t>
      </w:r>
      <w:r w:rsidRPr="009044EC">
        <w:t>, producing discrete posterior probabilities when evidence combinations recur. The framework accommodates future integration of quantitative data where available.</w:t>
      </w:r>
    </w:p>
    <w:p w14:paraId="2612C030" w14:textId="5F16BE9E" w:rsidR="00DA1E8C" w:rsidRPr="009044EC" w:rsidRDefault="00DA1E8C" w:rsidP="00D81C29">
      <w:pPr>
        <w:pStyle w:val="berschrift3"/>
      </w:pPr>
      <w:r w:rsidRPr="009044EC">
        <w:t>5.3.2 Data preparation</w:t>
      </w:r>
    </w:p>
    <w:p w14:paraId="6F9AB55A" w14:textId="6097B463" w:rsidR="002B74C6" w:rsidRPr="009044EC" w:rsidRDefault="00BC66F8" w:rsidP="00DA1E8C">
      <w:pPr>
        <w:pStyle w:val="FirstParagraph"/>
      </w:pPr>
      <w:r w:rsidRPr="009044EC">
        <w:t>Experimental data were aggregated for each protein-peptide pair (uniprot ID – peptide sequence), preserving allele-binding relationships and associated metadata including tissue/disease context, binding affinity measurements, and study quality indicators. This protein-specific aggregation ensures that evidence assessments reflect the exact biological context of each peptide-source.</w:t>
      </w:r>
    </w:p>
    <w:p w14:paraId="24353A56" w14:textId="421D8B13" w:rsidR="00F85D85" w:rsidRPr="009044EC" w:rsidRDefault="00897B6E">
      <w:pPr>
        <w:pStyle w:val="berschrift3"/>
      </w:pPr>
      <w:bookmarkStart w:id="13" w:name="likelihood-ratios-logic"/>
      <w:bookmarkEnd w:id="12"/>
      <w:r w:rsidRPr="009044EC">
        <w:t>5.3.</w:t>
      </w:r>
      <w:r w:rsidR="00DA1E8C" w:rsidRPr="009044EC">
        <w:t>3</w:t>
      </w:r>
      <w:r w:rsidRPr="009044EC">
        <w:t xml:space="preserve"> </w:t>
      </w:r>
      <w:r w:rsidR="00BC66F8" w:rsidRPr="009044EC">
        <w:t>Likelihood ratios logic</w:t>
      </w:r>
    </w:p>
    <w:p w14:paraId="07DDC869" w14:textId="01FEC32A" w:rsidR="00E91C40" w:rsidRDefault="00E91C40">
      <w:pPr>
        <w:pStyle w:val="FirstParagraph"/>
      </w:pPr>
      <w:r>
        <w:t>Likelihood ratios (LRs) were assigned to each evidence type based on their relative strength and biological relevance, with values ranging from 0.3 (predicted-only peptides) to 12.5 (strong binding to target allele). LR selection was guided by the following principles: (1) strong experimental evidence in the target context (same HLA allele, normal tissue, multiple studies) received high LRs (8-12), (2) moderate evidence (partial context match) received intermediate LRs (4-6), and (3) predicted-only peptides received (LR = 0.3). Sensitivity analysis confirmed that these LR values provided appropriate discrimination, with posterior probabilities ranging from 23% for predicted-only peptides to 92% for strong experimental evidence when starting from a neutral 50% prior (Supplementary Figure X). This 69-percentage-point spread ensured clear separation between confidence categories while allowing realistic evidence accumulation when multiple factors were present.</w:t>
      </w:r>
      <w:r w:rsidRPr="009044EC">
        <w:t xml:space="preserve"> </w:t>
      </w:r>
    </w:p>
    <w:p w14:paraId="24194315" w14:textId="0566541A" w:rsidR="002B74C6" w:rsidRPr="009044EC" w:rsidRDefault="002B74C6" w:rsidP="00D81C29">
      <w:pPr>
        <w:pStyle w:val="Textkrper"/>
      </w:pPr>
    </w:p>
    <w:p w14:paraId="7178C031" w14:textId="3AB4A8E3" w:rsidR="00F85D85" w:rsidRPr="009044EC" w:rsidRDefault="00897B6E">
      <w:pPr>
        <w:pStyle w:val="berschrift2"/>
      </w:pPr>
      <w:bookmarkStart w:id="14" w:name="annotopes"/>
      <w:bookmarkEnd w:id="11"/>
      <w:bookmarkEnd w:id="13"/>
      <w:r w:rsidRPr="009044EC">
        <w:lastRenderedPageBreak/>
        <w:t xml:space="preserve">5.4 </w:t>
      </w:r>
      <w:r w:rsidR="00BC66F8" w:rsidRPr="009044EC">
        <w:t>AnnoTopes: off-targets annotation and ranking</w:t>
      </w:r>
    </w:p>
    <w:p w14:paraId="0F4D76F1" w14:textId="4F2D6AA4" w:rsidR="00F85D85" w:rsidRPr="009044EC" w:rsidRDefault="00897B6E">
      <w:pPr>
        <w:pStyle w:val="berschrift3"/>
      </w:pPr>
      <w:bookmarkStart w:id="15" w:name="annotopes_bi"/>
      <w:r w:rsidRPr="009044EC">
        <w:t xml:space="preserve">5.4.1 </w:t>
      </w:r>
      <w:r w:rsidR="00BC66F8" w:rsidRPr="009044EC">
        <w:rPr>
          <w:b/>
          <w:bCs/>
        </w:rPr>
        <w:t>Bi-feature score</w:t>
      </w:r>
    </w:p>
    <w:p w14:paraId="53FEEF22" w14:textId="77777777" w:rsidR="00F85D85" w:rsidRPr="009044EC" w:rsidRDefault="00BC66F8">
      <w:pPr>
        <w:pStyle w:val="FirstParagraph"/>
      </w:pPr>
      <w:r w:rsidRPr="009044EC">
        <w:t>The score prioritizes off-targets based on similarity to the target, using BLOSUM62 substitution matrix (</w:t>
      </w:r>
      <m:oMath>
        <m:r>
          <w:rPr>
            <w:rFonts w:ascii="Cambria Math" w:hAnsi="Cambria Math"/>
          </w:rPr>
          <m:t>b</m:t>
        </m:r>
      </m:oMath>
      <w:r w:rsidRPr="009044EC">
        <w:t>), and its affinity to HLA-allele (</w:t>
      </w:r>
      <m:oMath>
        <m:r>
          <w:rPr>
            <w:rFonts w:ascii="Cambria Math" w:hAnsi="Cambria Math"/>
          </w:rPr>
          <m:t>a</m:t>
        </m:r>
      </m:oMath>
      <w:r w:rsidRPr="009044EC">
        <w:t>). The score is bounded [0-1], the higher the score is, the higher the risk is, i.e., highly ranked peptides are more likely to be relevant off-targets and therefore should be included in downstream analysis. The score function (</w:t>
      </w:r>
      <m:oMath>
        <m:r>
          <w:rPr>
            <w:rFonts w:ascii="Cambria Math" w:hAnsi="Cambria Math"/>
          </w:rPr>
          <m:t>S</m:t>
        </m:r>
      </m:oMath>
      <w:r w:rsidRPr="009044EC">
        <w:t>) is defined as:</w:t>
      </w:r>
    </w:p>
    <w:p w14:paraId="21052F78" w14:textId="77777777" w:rsidR="00F85D85" w:rsidRPr="009044EC" w:rsidRDefault="00BC66F8">
      <w:pPr>
        <w:pStyle w:val="Textkrp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num>
            <m:den>
              <m:r>
                <w:rPr>
                  <w:rFonts w:ascii="Cambria Math" w:hAnsi="Cambria Math"/>
                </w:rPr>
                <m:t>2</m:t>
              </m:r>
            </m:den>
          </m:f>
        </m:oMath>
      </m:oMathPara>
    </w:p>
    <w:p w14:paraId="453B8369" w14:textId="77777777" w:rsidR="00F85D85" w:rsidRPr="009044EC" w:rsidRDefault="00BC66F8">
      <w:pPr>
        <w:pStyle w:val="FirstParagraph"/>
      </w:pPr>
      <w:r w:rsidRPr="009044EC">
        <w:t>where affinity is defined as</w:t>
      </w:r>
      <w:r w:rsidRPr="009044EC">
        <w:br/>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0.66</m:t>
        </m:r>
        <m:r>
          <m:rPr>
            <m:sty m:val="p"/>
          </m:rPr>
          <w:rPr>
            <w:rFonts w:ascii="Cambria Math" w:hAnsi="Cambria Math"/>
          </w:rPr>
          <m:t>,</m:t>
        </m:r>
        <m:r>
          <w:rPr>
            <w:rFonts w:ascii="Cambria Math" w:hAnsi="Cambria Math"/>
          </w:rPr>
          <m:t>0.33</m:t>
        </m:r>
        <m:r>
          <m:rPr>
            <m:sty m:val="p"/>
          </m:rPr>
          <w:rPr>
            <w:rFonts w:ascii="Cambria Math" w:hAnsi="Cambria Math"/>
          </w:rPr>
          <m:t>,</m:t>
        </m:r>
        <m:r>
          <w:rPr>
            <w:rFonts w:ascii="Cambria Math" w:hAnsi="Cambria Math"/>
          </w:rPr>
          <m:t>0</m:t>
        </m:r>
        <m:r>
          <m:rPr>
            <m:sty m:val="p"/>
          </m:rPr>
          <w:rPr>
            <w:rFonts w:ascii="Cambria Math" w:hAnsi="Cambria Math"/>
          </w:rPr>
          <m:t>}</m:t>
        </m:r>
      </m:oMath>
      <w:r w:rsidRPr="009044EC">
        <w:t xml:space="preserve"> to maintain biological relevance</w:t>
      </w:r>
      <w:r w:rsidRPr="009044EC">
        <w:br/>
      </w:r>
      <m:oMathPara>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5000</m:t>
          </m:r>
          <m:r>
            <m:rPr>
              <m:sty m:val="p"/>
            </m:rPr>
            <w:rPr>
              <w:rFonts w:ascii="Cambria Math" w:hAnsi="Cambria Math"/>
            </w:rPr>
            <m:t>,∞)}</m:t>
          </m:r>
          <m:r>
            <m:rPr>
              <m:sty m:val="p"/>
            </m:rPr>
            <w:br/>
          </m:r>
        </m:oMath>
      </m:oMathPara>
      <w:r w:rsidRPr="009044EC">
        <w:t>and</w:t>
      </w:r>
    </w:p>
    <w:p w14:paraId="382D1F9D" w14:textId="77777777" w:rsidR="00F85D85" w:rsidRPr="009044EC" w:rsidRDefault="00BC66F8">
      <w:pPr>
        <w:pStyle w:val="Textkrper"/>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r>
                <m:rPr>
                  <m:sty m:val="p"/>
                </m:rPr>
                <w:rPr>
                  <w:rFonts w:ascii="Cambria Math" w:hAnsi="Cambria Math"/>
                </w:rPr>
                <m:t>)</m:t>
              </m:r>
            </m:den>
          </m:f>
        </m:oMath>
      </m:oMathPara>
    </w:p>
    <w:p w14:paraId="3F5D5CD2" w14:textId="77777777" w:rsidR="00F85D85" w:rsidRPr="009044EC" w:rsidRDefault="00BC66F8">
      <w:pPr>
        <w:pStyle w:val="FirstParagraph"/>
      </w:pPr>
      <w:r w:rsidRPr="009044EC">
        <w:t xml:space="preserve">The final peptide classification is then estimated using supervised machine learning method, k-means with 3 clusters (EpiTox’s default clustering mode): </w:t>
      </w:r>
      <m:oMath>
        <m:r>
          <w:rPr>
            <w:rFonts w:ascii="Cambria Math" w:hAnsi="Cambria Math"/>
          </w:rPr>
          <m:t>peptid</m:t>
        </m:r>
        <m:sSub>
          <m:sSubPr>
            <m:ctrlPr>
              <w:rPr>
                <w:rFonts w:ascii="Cambria Math" w:hAnsi="Cambria Math"/>
              </w:rPr>
            </m:ctrlPr>
          </m:sSubPr>
          <m:e>
            <m:r>
              <w:rPr>
                <w:rFonts w:ascii="Cambria Math" w:hAnsi="Cambria Math"/>
              </w:rPr>
              <m:t>e</m:t>
            </m:r>
          </m:e>
          <m:sub>
            <m:r>
              <w:rPr>
                <w:rFonts w:ascii="Cambria Math" w:hAnsi="Cambria Math"/>
              </w:rPr>
              <m:t>rank</m:t>
            </m:r>
          </m:sub>
        </m:sSub>
        <m:r>
          <m:rPr>
            <m:sty m:val="p"/>
          </m:rPr>
          <w:rPr>
            <w:rFonts w:ascii="Cambria Math" w:hAnsi="Cambria Math"/>
          </w:rPr>
          <m:t>=</m:t>
        </m:r>
        <m:r>
          <w:rPr>
            <w:rFonts w:ascii="Cambria Math" w:hAnsi="Cambria Math"/>
          </w:rPr>
          <m:t>kmean</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Moderate</m:t>
        </m:r>
        <m:r>
          <m:rPr>
            <m:sty m:val="p"/>
          </m:rPr>
          <w:rPr>
            <w:rFonts w:ascii="Cambria Math" w:hAnsi="Cambria Math"/>
          </w:rPr>
          <m:t>,</m:t>
        </m:r>
        <m:r>
          <w:rPr>
            <w:rFonts w:ascii="Cambria Math" w:hAnsi="Cambria Math"/>
          </w:rPr>
          <m:t>High</m:t>
        </m:r>
        <m:r>
          <m:rPr>
            <m:sty m:val="p"/>
          </m:rPr>
          <w:rPr>
            <w:rFonts w:ascii="Cambria Math" w:hAnsi="Cambria Math"/>
          </w:rPr>
          <m:t>}</m:t>
        </m:r>
      </m:oMath>
    </w:p>
    <w:p w14:paraId="3C89D7C0" w14:textId="77777777" w:rsidR="00897B6E" w:rsidRPr="009044EC" w:rsidRDefault="00897B6E" w:rsidP="00897B6E">
      <w:pPr>
        <w:pStyle w:val="Textkrper"/>
      </w:pPr>
    </w:p>
    <w:p w14:paraId="2CF15B05" w14:textId="77777777" w:rsidR="00650E20" w:rsidRPr="009044EC" w:rsidRDefault="00650E20" w:rsidP="00650E20">
      <w:pPr>
        <w:pStyle w:val="berschrift3"/>
      </w:pPr>
      <w:r w:rsidRPr="009044EC">
        <w:t xml:space="preserve">5.4.2 </w:t>
      </w:r>
      <w:r w:rsidRPr="009044EC">
        <w:rPr>
          <w:b/>
          <w:bCs/>
        </w:rPr>
        <w:t>Multi-feature score</w:t>
      </w:r>
    </w:p>
    <w:p w14:paraId="16C5E11A" w14:textId="6C359A15" w:rsidR="00F85D85" w:rsidRPr="009044EC" w:rsidRDefault="00650E20" w:rsidP="00D81C29">
      <w:pPr>
        <w:pStyle w:val="Textkrper"/>
      </w:pPr>
      <w:r w:rsidRPr="009044EC">
        <w:t xml:space="preserve">Eight </w:t>
      </w:r>
      <w:r w:rsidR="00986700" w:rsidRPr="009044EC">
        <w:t>physiochemical</w:t>
      </w:r>
      <w:r w:rsidRPr="009044EC">
        <w:t xml:space="preserve"> properties for each peptide were computed: Five global features (GRAVY, isoelectric point [pI], net charge at pH 7.4, aromaticity, and aliphatic index) and three position-specific features corresponding to TCR-facing backbone residues (backbone GRAVY, backbone charge, and backbone aromaticity) at previously defined positions according to target-template (see methods </w:t>
      </w:r>
      <w:r w:rsidRPr="009044EC">
        <w:rPr>
          <w:rFonts w:eastAsiaTheme="majorEastAsia" w:cstheme="majorBidi"/>
          <w:i/>
          <w:iCs/>
          <w:color w:val="0F4761" w:themeColor="accent1" w:themeShade="BF"/>
          <w:sz w:val="22"/>
          <w:szCs w:val="22"/>
        </w:rPr>
        <w:t>Peptide positional analysis</w:t>
      </w:r>
      <w:r w:rsidRPr="009044EC">
        <w:t>). The choice of features was guided by observations from internal analyses on related datasets, where these properties appeared to show meaningful variability and potential relevance to pHLA and structural characteristics. All features were computed and z-score normalized. Target anchor &amp; backbone positions were determined in the X-Scan module, and the associated off-target positions classification was determined after obtaining the final list from MutaTopes. Features were weighted based on mismatch location relative to HLA anchors, these weights within each category were normalized to sum to 1. When anchors are intact, HLA presentation is maintained and TCR recognition of exposed backbone residues dominates; when anchors are disrupted, global properties affecting presentation become more relevant.</w:t>
      </w:r>
      <w:r w:rsidR="00072979" w:rsidRPr="009044EC">
        <w:t xml:space="preserve"> </w:t>
      </w:r>
      <w:bookmarkStart w:id="16" w:name="annotopes_multi"/>
      <w:bookmarkEnd w:id="15"/>
      <w:r w:rsidR="00BC66F8" w:rsidRPr="009044EC">
        <w:t xml:space="preserve">Therefore, the weights are Anchor intact (backbone mismatches only): Backbone features weighted </w:t>
      </w:r>
      <m:oMath>
        <m:r>
          <w:rPr>
            <w:rFonts w:ascii="Cambria Math" w:hAnsi="Cambria Math"/>
          </w:rPr>
          <m:t>3.0</m:t>
        </m:r>
        <m:r>
          <m:rPr>
            <m:sty m:val="p"/>
          </m:rPr>
          <w:rPr>
            <w:rFonts w:ascii="Cambria Math" w:hAnsi="Cambria Math"/>
          </w:rPr>
          <m:t>×</m:t>
        </m:r>
      </m:oMath>
      <w:r w:rsidR="00BC66F8" w:rsidRPr="009044EC">
        <w:t xml:space="preserve">, global features </w:t>
      </w:r>
      <m:oMath>
        <m:r>
          <w:rPr>
            <w:rFonts w:ascii="Cambria Math" w:hAnsi="Cambria Math"/>
          </w:rPr>
          <m:t>1.0</m:t>
        </m:r>
        <m:r>
          <m:rPr>
            <m:sty m:val="p"/>
          </m:rPr>
          <w:rPr>
            <w:rFonts w:ascii="Cambria Math" w:hAnsi="Cambria Math"/>
          </w:rPr>
          <m:t>×</m:t>
        </m:r>
      </m:oMath>
      <w:r w:rsidR="00BC66F8" w:rsidRPr="009044EC">
        <w:t xml:space="preserve">; Anchor mismatch (backbone intact): Global features weighted </w:t>
      </w:r>
      <m:oMath>
        <m:r>
          <w:rPr>
            <w:rFonts w:ascii="Cambria Math" w:hAnsi="Cambria Math"/>
          </w:rPr>
          <m:t>2.0</m:t>
        </m:r>
        <m:r>
          <m:rPr>
            <m:sty m:val="p"/>
          </m:rPr>
          <w:rPr>
            <w:rFonts w:ascii="Cambria Math" w:hAnsi="Cambria Math"/>
          </w:rPr>
          <m:t>×</m:t>
        </m:r>
      </m:oMath>
      <w:r w:rsidR="00BC66F8" w:rsidRPr="009044EC">
        <w:t xml:space="preserve">, backbone features </w:t>
      </w:r>
      <m:oMath>
        <m:r>
          <w:rPr>
            <w:rFonts w:ascii="Cambria Math" w:hAnsi="Cambria Math"/>
          </w:rPr>
          <m:t>1.0</m:t>
        </m:r>
        <m:r>
          <m:rPr>
            <m:sty m:val="p"/>
          </m:rPr>
          <w:rPr>
            <w:rFonts w:ascii="Cambria Math" w:hAnsi="Cambria Math"/>
          </w:rPr>
          <m:t>×</m:t>
        </m:r>
      </m:oMath>
      <w:r w:rsidR="00BC66F8" w:rsidRPr="009044EC">
        <w:t xml:space="preserve">; Both (mismatches everywhere): Global features </w:t>
      </w:r>
      <m:oMath>
        <m:r>
          <w:rPr>
            <w:rFonts w:ascii="Cambria Math" w:hAnsi="Cambria Math"/>
          </w:rPr>
          <m:t>1.0</m:t>
        </m:r>
        <m:r>
          <m:rPr>
            <m:sty m:val="p"/>
          </m:rPr>
          <w:rPr>
            <w:rFonts w:ascii="Cambria Math" w:hAnsi="Cambria Math"/>
          </w:rPr>
          <m:t>×</m:t>
        </m:r>
      </m:oMath>
      <w:r w:rsidR="00BC66F8" w:rsidRPr="009044EC">
        <w:t xml:space="preserve">, backbone features </w:t>
      </w:r>
      <m:oMath>
        <m:r>
          <w:rPr>
            <w:rFonts w:ascii="Cambria Math" w:hAnsi="Cambria Math"/>
          </w:rPr>
          <m:t>1.5</m:t>
        </m:r>
        <m:r>
          <m:rPr>
            <m:sty m:val="p"/>
          </m:rPr>
          <w:rPr>
            <w:rFonts w:ascii="Cambria Math" w:hAnsi="Cambria Math"/>
          </w:rPr>
          <m:t>×</m:t>
        </m:r>
      </m:oMath>
      <w:r w:rsidR="00BC66F8" w:rsidRPr="009044EC">
        <w:t xml:space="preserve"> Multi-biophysical distance from the target peptide was computed as weighted Euclidean distance:</w:t>
      </w:r>
    </w:p>
    <w:p w14:paraId="6E9B1EC4" w14:textId="77777777" w:rsidR="00F85D85" w:rsidRPr="009044EC" w:rsidRDefault="00BC66F8">
      <w:pPr>
        <w:pStyle w:val="Textkrper"/>
      </w:pPr>
      <m:oMathPara>
        <m:oMathParaPr>
          <m:jc m:val="center"/>
        </m:oMathParaPr>
        <m:oMath>
          <m:r>
            <w:rPr>
              <w:rFonts w:ascii="Cambria Math" w:hAnsi="Cambria Math"/>
            </w:rPr>
            <w:lastRenderedPageBreak/>
            <m:t>d</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429581FC" w14:textId="77777777" w:rsidR="00F85D85" w:rsidRPr="009044EC" w:rsidRDefault="00BC66F8">
      <w:pPr>
        <w:pStyle w:val="FirstParagraph"/>
      </w:pPr>
      <w:r w:rsidRPr="009044EC">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9044EC">
        <w:t xml:space="preserve"> and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oMath>
      <w:r w:rsidRPr="009044EC">
        <w:t xml:space="preserve"> are normalized feature values for off-target and target peptides,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044EC">
        <w:t xml:space="preserve"> is the conditional weight for feature </w:t>
      </w:r>
      <m:oMath>
        <m:r>
          <w:rPr>
            <w:rFonts w:ascii="Cambria Math" w:hAnsi="Cambria Math"/>
          </w:rPr>
          <m:t>i</m:t>
        </m:r>
      </m:oMath>
      <w:r w:rsidRPr="009044EC">
        <w:t>. Peptides were ranked by ascending distance (rank 1 = most similar).</w:t>
      </w:r>
    </w:p>
    <w:p w14:paraId="727B5F75" w14:textId="77777777" w:rsidR="00F85D85" w:rsidRPr="009044EC" w:rsidRDefault="00BC66F8">
      <w:pPr>
        <w:pStyle w:val="berschrift3"/>
      </w:pPr>
      <w:bookmarkStart w:id="17" w:name="disagreement"/>
      <w:bookmarkEnd w:id="16"/>
      <w:r w:rsidRPr="009044EC">
        <w:t>Disagreement Analysis</w:t>
      </w:r>
    </w:p>
    <w:p w14:paraId="0B9546F9" w14:textId="527EDD29" w:rsidR="00F85D85" w:rsidRPr="009044EC" w:rsidRDefault="00BC66F8">
      <w:pPr>
        <w:pStyle w:val="FirstParagraph"/>
      </w:pPr>
      <w:r w:rsidRPr="009044EC">
        <w:t xml:space="preserve">The ranks produced by the two scoring approaches were compared to assess their concordance. This analysis identified which </w:t>
      </w:r>
      <w:r w:rsidR="00986700" w:rsidRPr="009044EC">
        <w:t xml:space="preserve">physiochemical </w:t>
      </w:r>
      <w:r w:rsidRPr="009044EC">
        <w:t>features contributed most to divergence from the bi-feature ranking. Rank-based correlation was used to quantify agreement, evaluate the extent of disagreement, and highlight peptides falling within the disagreement range.</w:t>
      </w:r>
    </w:p>
    <w:p w14:paraId="35F4C181" w14:textId="1088C53F" w:rsidR="00F85D85" w:rsidRPr="009044EC" w:rsidRDefault="00897B6E">
      <w:pPr>
        <w:pStyle w:val="berschrift2"/>
      </w:pPr>
      <w:bookmarkStart w:id="18" w:name="viraltopes"/>
      <w:bookmarkEnd w:id="14"/>
      <w:bookmarkEnd w:id="17"/>
      <w:r w:rsidRPr="009044EC">
        <w:t xml:space="preserve">5.5 </w:t>
      </w:r>
      <w:r w:rsidR="00BC66F8" w:rsidRPr="009044EC">
        <w:t>ViralTopes: off-targets identification in pathogens module</w:t>
      </w:r>
    </w:p>
    <w:p w14:paraId="0A333B0E" w14:textId="580F6A7E" w:rsidR="0034299E" w:rsidRPr="009044EC" w:rsidRDefault="0034299E" w:rsidP="001C02CB">
      <w:pPr>
        <w:pStyle w:val="Textkrper"/>
      </w:pPr>
      <w:r w:rsidRPr="009044EC">
        <w:rPr>
          <w:rStyle w:val="normaltextrun"/>
          <w:color w:val="000000"/>
          <w:shd w:val="clear" w:color="auto" w:fill="FFFFFF"/>
        </w:rPr>
        <w:t>The module focuses on non-human genomes by identifying off-targets in human hosted species, e.g., HIV.  The off-targets identification process follows the same approach used in FindTopes and applying the same cutoffs and criteria (length, edit distance, etc.). The current version of EpiTox offers these results as optional metric with the potential of adding more comprehensive analysis when it is needed.</w:t>
      </w:r>
    </w:p>
    <w:p w14:paraId="5B5E7C0A" w14:textId="0BDF48EE" w:rsidR="00F85D85" w:rsidRPr="009044EC" w:rsidRDefault="00650E20">
      <w:pPr>
        <w:pStyle w:val="berschrift2"/>
      </w:pPr>
      <w:bookmarkStart w:id="19" w:name="decisionmatrix"/>
      <w:bookmarkEnd w:id="18"/>
      <w:r w:rsidRPr="009044EC">
        <w:t xml:space="preserve">6 . </w:t>
      </w:r>
      <w:r w:rsidR="00BC66F8" w:rsidRPr="009044EC">
        <w:t>Validation Candidate Selection</w:t>
      </w:r>
    </w:p>
    <w:p w14:paraId="7A24014E" w14:textId="17DE31BD" w:rsidR="00E453E4" w:rsidRPr="009044EC" w:rsidRDefault="00E453E4" w:rsidP="001C02CB">
      <w:pPr>
        <w:pStyle w:val="Textkrper"/>
      </w:pPr>
      <w:r w:rsidRPr="009044EC">
        <w:t xml:space="preserve">Table 1: </w:t>
      </w:r>
      <w:r w:rsidR="00D15427" w:rsidRPr="009044EC">
        <w:t>Decision matrix for experimental design</w:t>
      </w:r>
    </w:p>
    <w:tbl>
      <w:tblPr>
        <w:tblStyle w:val="Gitternetztabelle1hell"/>
        <w:tblW w:w="0" w:type="auto"/>
        <w:tblLook w:val="04A0" w:firstRow="1" w:lastRow="0" w:firstColumn="1" w:lastColumn="0" w:noHBand="0" w:noVBand="1"/>
      </w:tblPr>
      <w:tblGrid>
        <w:gridCol w:w="3569"/>
        <w:gridCol w:w="2161"/>
        <w:gridCol w:w="2986"/>
      </w:tblGrid>
      <w:tr w:rsidR="00110EA0" w:rsidRPr="009044EC" w14:paraId="0AAFD8A1" w14:textId="77777777" w:rsidTr="001C02CB">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3569" w:type="dxa"/>
          </w:tcPr>
          <w:p w14:paraId="2E3EAA4F" w14:textId="77777777" w:rsidR="00110EA0" w:rsidRPr="009044EC" w:rsidRDefault="00110EA0">
            <w:pPr>
              <w:rPr>
                <w:b w:val="0"/>
                <w:bCs w:val="0"/>
                <w:lang w:val="en-US"/>
              </w:rPr>
            </w:pPr>
            <w:r w:rsidRPr="009044EC">
              <w:rPr>
                <w:b w:val="0"/>
                <w:bCs w:val="0"/>
                <w:lang w:val="en-US"/>
              </w:rPr>
              <w:t>Goal</w:t>
            </w:r>
          </w:p>
        </w:tc>
        <w:tc>
          <w:tcPr>
            <w:tcW w:w="2161" w:type="dxa"/>
          </w:tcPr>
          <w:p w14:paraId="35186281" w14:textId="77777777" w:rsidR="00110EA0" w:rsidRPr="009044EC" w:rsidRDefault="00110EA0">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9044EC">
              <w:rPr>
                <w:b w:val="0"/>
                <w:bCs w:val="0"/>
                <w:lang w:val="en-US"/>
              </w:rPr>
              <w:t>Approach</w:t>
            </w:r>
          </w:p>
        </w:tc>
        <w:tc>
          <w:tcPr>
            <w:tcW w:w="2986" w:type="dxa"/>
          </w:tcPr>
          <w:p w14:paraId="0387C57C" w14:textId="77777777" w:rsidR="00110EA0" w:rsidRPr="009044EC" w:rsidRDefault="00110EA0">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9044EC">
              <w:rPr>
                <w:b w:val="0"/>
                <w:bCs w:val="0"/>
                <w:lang w:val="en-US"/>
              </w:rPr>
              <w:t>rationale</w:t>
            </w:r>
          </w:p>
        </w:tc>
      </w:tr>
      <w:tr w:rsidR="00110EA0" w:rsidRPr="009044EC" w14:paraId="602F9B2E" w14:textId="77777777" w:rsidTr="001C02CB">
        <w:trPr>
          <w:trHeight w:val="1073"/>
        </w:trPr>
        <w:tc>
          <w:tcPr>
            <w:cnfStyle w:val="001000000000" w:firstRow="0" w:lastRow="0" w:firstColumn="1" w:lastColumn="0" w:oddVBand="0" w:evenVBand="0" w:oddHBand="0" w:evenHBand="0" w:firstRowFirstColumn="0" w:firstRowLastColumn="0" w:lastRowFirstColumn="0" w:lastRowLastColumn="0"/>
            <w:tcW w:w="3569" w:type="dxa"/>
          </w:tcPr>
          <w:p w14:paraId="17163CE8" w14:textId="77777777" w:rsidR="00110EA0" w:rsidRPr="009044EC" w:rsidRDefault="00110EA0">
            <w:pPr>
              <w:autoSpaceDE w:val="0"/>
              <w:autoSpaceDN w:val="0"/>
              <w:adjustRightInd w:val="0"/>
              <w:rPr>
                <w:rFonts w:eastAsiaTheme="minorHAnsi"/>
                <w:color w:val="000000"/>
                <w:lang w:val="en-US" w:eastAsia="en-US"/>
              </w:rPr>
            </w:pPr>
            <w:r w:rsidRPr="009044EC">
              <w:rPr>
                <w:rFonts w:eastAsiaTheme="minorHAnsi"/>
                <w:i/>
                <w:iCs/>
                <w:color w:val="213143"/>
                <w:lang w:val="en-US" w:eastAsia="en-US"/>
              </w:rPr>
              <w:t>Known risk only</w:t>
            </w:r>
          </w:p>
        </w:tc>
        <w:tc>
          <w:tcPr>
            <w:tcW w:w="2161" w:type="dxa"/>
          </w:tcPr>
          <w:p w14:paraId="4B2B4E65"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lang w:val="en-US"/>
              </w:rPr>
            </w:pPr>
            <w:r w:rsidRPr="009044EC">
              <w:rPr>
                <w:rFonts w:ascii="Calibri Light" w:eastAsiaTheme="minorHAnsi" w:hAnsi="Calibri Light" w:cs="Calibri Light"/>
                <w:i/>
                <w:color w:val="213143"/>
                <w:lang w:val="en-US" w:eastAsia="en-US"/>
              </w:rPr>
              <w:t xml:space="preserve">Bayesian evidence + one </w:t>
            </w:r>
          </w:p>
          <w:p w14:paraId="576B68C8"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color w:val="213143"/>
                <w:lang w:val="en-US" w:eastAsia="en-US"/>
              </w:rPr>
              <w:t>ranking score</w:t>
            </w:r>
          </w:p>
        </w:tc>
        <w:tc>
          <w:tcPr>
            <w:tcW w:w="2986" w:type="dxa"/>
          </w:tcPr>
          <w:p w14:paraId="4E9FB6AB"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Prioritizing empirical knowledge</w:t>
            </w:r>
          </w:p>
        </w:tc>
      </w:tr>
      <w:tr w:rsidR="00110EA0" w:rsidRPr="009044EC" w14:paraId="74178566" w14:textId="77777777" w:rsidTr="001C02CB">
        <w:trPr>
          <w:trHeight w:val="643"/>
        </w:trPr>
        <w:tc>
          <w:tcPr>
            <w:cnfStyle w:val="001000000000" w:firstRow="0" w:lastRow="0" w:firstColumn="1" w:lastColumn="0" w:oddVBand="0" w:evenVBand="0" w:oddHBand="0" w:evenHBand="0" w:firstRowFirstColumn="0" w:firstRowLastColumn="0" w:lastRowFirstColumn="0" w:lastRowLastColumn="0"/>
            <w:tcW w:w="3569" w:type="dxa"/>
          </w:tcPr>
          <w:p w14:paraId="1D61247B" w14:textId="77777777" w:rsidR="00110EA0" w:rsidRPr="009044EC" w:rsidRDefault="00110EA0">
            <w:pPr>
              <w:autoSpaceDE w:val="0"/>
              <w:autoSpaceDN w:val="0"/>
              <w:adjustRightInd w:val="0"/>
              <w:rPr>
                <w:rFonts w:eastAsiaTheme="minorHAnsi"/>
                <w:color w:val="000000"/>
                <w:lang w:val="en-US" w:eastAsia="en-US"/>
              </w:rPr>
            </w:pPr>
            <w:r w:rsidRPr="009044EC">
              <w:rPr>
                <w:rFonts w:eastAsiaTheme="minorHAnsi"/>
                <w:i/>
                <w:iCs/>
                <w:color w:val="213143"/>
                <w:lang w:val="en-US" w:eastAsia="en-US"/>
              </w:rPr>
              <w:t xml:space="preserve">Pragmatic </w:t>
            </w:r>
          </w:p>
        </w:tc>
        <w:tc>
          <w:tcPr>
            <w:tcW w:w="2161" w:type="dxa"/>
          </w:tcPr>
          <w:p w14:paraId="32C14452"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Bi-feature score</w:t>
            </w:r>
          </w:p>
        </w:tc>
        <w:tc>
          <w:tcPr>
            <w:tcW w:w="2986" w:type="dxa"/>
          </w:tcPr>
          <w:p w14:paraId="3B66DC20"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 xml:space="preserve">Intuitive + good sensitivity </w:t>
            </w:r>
          </w:p>
        </w:tc>
      </w:tr>
      <w:tr w:rsidR="00110EA0" w:rsidRPr="009044EC" w14:paraId="3897E955" w14:textId="77777777" w:rsidTr="001C02CB">
        <w:trPr>
          <w:trHeight w:val="643"/>
        </w:trPr>
        <w:tc>
          <w:tcPr>
            <w:cnfStyle w:val="001000000000" w:firstRow="0" w:lastRow="0" w:firstColumn="1" w:lastColumn="0" w:oddVBand="0" w:evenVBand="0" w:oddHBand="0" w:evenHBand="0" w:firstRowFirstColumn="0" w:firstRowLastColumn="0" w:lastRowFirstColumn="0" w:lastRowLastColumn="0"/>
            <w:tcW w:w="3569" w:type="dxa"/>
          </w:tcPr>
          <w:p w14:paraId="456588B9" w14:textId="77777777" w:rsidR="00110EA0" w:rsidRPr="009044EC" w:rsidRDefault="00110EA0">
            <w:pPr>
              <w:autoSpaceDE w:val="0"/>
              <w:autoSpaceDN w:val="0"/>
              <w:adjustRightInd w:val="0"/>
              <w:rPr>
                <w:rFonts w:eastAsiaTheme="minorHAnsi"/>
                <w:color w:val="000000"/>
                <w:lang w:val="en-US" w:eastAsia="en-US"/>
              </w:rPr>
            </w:pPr>
            <w:r w:rsidRPr="009044EC">
              <w:rPr>
                <w:rFonts w:eastAsiaTheme="minorHAnsi"/>
                <w:i/>
                <w:iCs/>
                <w:color w:val="213143"/>
                <w:lang w:val="en-US" w:eastAsia="en-US"/>
              </w:rPr>
              <w:t xml:space="preserve">Mechanistic characterization </w:t>
            </w:r>
          </w:p>
        </w:tc>
        <w:tc>
          <w:tcPr>
            <w:tcW w:w="2161" w:type="dxa"/>
          </w:tcPr>
          <w:p w14:paraId="633B05FC"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Multi-feature score</w:t>
            </w:r>
          </w:p>
        </w:tc>
        <w:tc>
          <w:tcPr>
            <w:tcW w:w="2986" w:type="dxa"/>
          </w:tcPr>
          <w:p w14:paraId="6A617A26"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Feature contribution</w:t>
            </w:r>
          </w:p>
        </w:tc>
      </w:tr>
      <w:tr w:rsidR="00110EA0" w:rsidRPr="009044EC" w14:paraId="77A0E2F7" w14:textId="77777777" w:rsidTr="001C02CB">
        <w:trPr>
          <w:trHeight w:val="643"/>
        </w:trPr>
        <w:tc>
          <w:tcPr>
            <w:cnfStyle w:val="001000000000" w:firstRow="0" w:lastRow="0" w:firstColumn="1" w:lastColumn="0" w:oddVBand="0" w:evenVBand="0" w:oddHBand="0" w:evenHBand="0" w:firstRowFirstColumn="0" w:firstRowLastColumn="0" w:lastRowFirstColumn="0" w:lastRowLastColumn="0"/>
            <w:tcW w:w="3569" w:type="dxa"/>
          </w:tcPr>
          <w:p w14:paraId="36DF4070" w14:textId="77777777" w:rsidR="00110EA0" w:rsidRPr="009044EC" w:rsidRDefault="00110EA0">
            <w:pPr>
              <w:autoSpaceDE w:val="0"/>
              <w:autoSpaceDN w:val="0"/>
              <w:adjustRightInd w:val="0"/>
              <w:rPr>
                <w:rFonts w:eastAsiaTheme="minorHAnsi"/>
                <w:color w:val="000000"/>
                <w:lang w:val="en-US" w:eastAsia="en-US"/>
              </w:rPr>
            </w:pPr>
            <w:r w:rsidRPr="009044EC">
              <w:rPr>
                <w:rFonts w:eastAsiaTheme="minorHAnsi"/>
                <w:i/>
                <w:iCs/>
                <w:color w:val="213143"/>
                <w:lang w:val="en-US" w:eastAsia="en-US"/>
              </w:rPr>
              <w:t>Novel peptides only</w:t>
            </w:r>
          </w:p>
        </w:tc>
        <w:tc>
          <w:tcPr>
            <w:tcW w:w="2161" w:type="dxa"/>
          </w:tcPr>
          <w:p w14:paraId="2DB7EB5F"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Bi-feature + multi-feature</w:t>
            </w:r>
          </w:p>
        </w:tc>
        <w:tc>
          <w:tcPr>
            <w:tcW w:w="2986" w:type="dxa"/>
          </w:tcPr>
          <w:p w14:paraId="03CD5775" w14:textId="77777777" w:rsidR="00110EA0" w:rsidRPr="009044EC" w:rsidRDefault="00110EA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lang w:val="en-US" w:eastAsia="en-US"/>
              </w:rPr>
            </w:pPr>
            <w:r w:rsidRPr="009044EC">
              <w:rPr>
                <w:rFonts w:ascii="Calibri Light" w:eastAsiaTheme="minorHAnsi" w:hAnsi="Calibri Light" w:cs="Calibri Light"/>
                <w:i/>
                <w:iCs/>
                <w:color w:val="213143"/>
                <w:lang w:val="en-US" w:eastAsia="en-US"/>
              </w:rPr>
              <w:t xml:space="preserve">Comprehensive prediction </w:t>
            </w:r>
          </w:p>
        </w:tc>
      </w:tr>
      <w:tr w:rsidR="00110EA0" w:rsidRPr="009044EC" w14:paraId="0A8C4988" w14:textId="77777777" w:rsidTr="001C02CB">
        <w:trPr>
          <w:trHeight w:val="643"/>
        </w:trPr>
        <w:tc>
          <w:tcPr>
            <w:cnfStyle w:val="001000000000" w:firstRow="0" w:lastRow="0" w:firstColumn="1" w:lastColumn="0" w:oddVBand="0" w:evenVBand="0" w:oddHBand="0" w:evenHBand="0" w:firstRowFirstColumn="0" w:firstRowLastColumn="0" w:lastRowFirstColumn="0" w:lastRowLastColumn="0"/>
            <w:tcW w:w="3569" w:type="dxa"/>
          </w:tcPr>
          <w:p w14:paraId="72301829" w14:textId="77777777" w:rsidR="00110EA0" w:rsidRPr="009044EC" w:rsidRDefault="00110EA0">
            <w:pPr>
              <w:rPr>
                <w:lang w:val="en-US"/>
              </w:rPr>
            </w:pPr>
            <w:r w:rsidRPr="009044EC">
              <w:rPr>
                <w:rFonts w:eastAsiaTheme="minorHAnsi"/>
                <w:i/>
                <w:iCs/>
                <w:color w:val="213143"/>
                <w:lang w:val="en-US" w:eastAsia="en-US"/>
              </w:rPr>
              <w:t>High-confidence set</w:t>
            </w:r>
          </w:p>
        </w:tc>
        <w:tc>
          <w:tcPr>
            <w:tcW w:w="2161" w:type="dxa"/>
          </w:tcPr>
          <w:p w14:paraId="3A1BD574" w14:textId="77777777" w:rsidR="00110EA0" w:rsidRPr="009044EC" w:rsidRDefault="00110EA0">
            <w:pPr>
              <w:cnfStyle w:val="000000000000" w:firstRow="0" w:lastRow="0" w:firstColumn="0" w:lastColumn="0" w:oddVBand="0" w:evenVBand="0" w:oddHBand="0" w:evenHBand="0" w:firstRowFirstColumn="0" w:firstRowLastColumn="0" w:lastRowFirstColumn="0" w:lastRowLastColumn="0"/>
              <w:rPr>
                <w:lang w:val="en-US"/>
              </w:rPr>
            </w:pPr>
            <w:r w:rsidRPr="009044EC">
              <w:rPr>
                <w:rFonts w:ascii="Calibri Light" w:eastAsiaTheme="minorHAnsi" w:hAnsi="Calibri Light" w:cs="Calibri Light"/>
                <w:i/>
                <w:iCs/>
                <w:color w:val="213143"/>
                <w:lang w:val="en-US" w:eastAsia="en-US"/>
              </w:rPr>
              <w:t>Consensus (2+ scores)</w:t>
            </w:r>
          </w:p>
        </w:tc>
        <w:tc>
          <w:tcPr>
            <w:tcW w:w="2986" w:type="dxa"/>
          </w:tcPr>
          <w:p w14:paraId="58D8A705" w14:textId="77777777" w:rsidR="00110EA0" w:rsidRPr="009044EC" w:rsidRDefault="00110EA0">
            <w:pPr>
              <w:cnfStyle w:val="000000000000" w:firstRow="0" w:lastRow="0" w:firstColumn="0" w:lastColumn="0" w:oddVBand="0" w:evenVBand="0" w:oddHBand="0" w:evenHBand="0" w:firstRowFirstColumn="0" w:firstRowLastColumn="0" w:lastRowFirstColumn="0" w:lastRowLastColumn="0"/>
              <w:rPr>
                <w:lang w:val="en-US"/>
              </w:rPr>
            </w:pPr>
            <w:r w:rsidRPr="009044EC">
              <w:rPr>
                <w:rFonts w:ascii="Calibri Light" w:eastAsiaTheme="minorHAnsi" w:hAnsi="Calibri Light" w:cs="Calibri Light"/>
                <w:i/>
                <w:iCs/>
                <w:color w:val="213143"/>
                <w:lang w:val="en-US" w:eastAsia="en-US"/>
              </w:rPr>
              <w:t>Multiple orthogonal information</w:t>
            </w:r>
          </w:p>
        </w:tc>
      </w:tr>
    </w:tbl>
    <w:p w14:paraId="2D24EAF8" w14:textId="77777777" w:rsidR="007644D7" w:rsidRPr="009044EC" w:rsidRDefault="007644D7" w:rsidP="001C02CB">
      <w:pPr>
        <w:pStyle w:val="Textkrper"/>
      </w:pPr>
    </w:p>
    <w:p w14:paraId="4D5DEF74" w14:textId="268C0333" w:rsidR="00F85D85" w:rsidRPr="009044EC" w:rsidRDefault="00650E20">
      <w:pPr>
        <w:pStyle w:val="berschrift2"/>
      </w:pPr>
      <w:bookmarkStart w:id="20" w:name="score"/>
      <w:bookmarkEnd w:id="19"/>
      <w:r w:rsidRPr="009044EC">
        <w:t xml:space="preserve">7 . </w:t>
      </w:r>
      <w:r w:rsidR="00BC66F8" w:rsidRPr="009044EC">
        <w:t>Peptide–HLA array production and SCORE measurements</w:t>
      </w:r>
    </w:p>
    <w:p w14:paraId="06526123" w14:textId="2E766014" w:rsidR="00F85D85" w:rsidRPr="009044EC" w:rsidRDefault="00BC66F8">
      <w:pPr>
        <w:pStyle w:val="FirstParagraph"/>
      </w:pPr>
      <w:r w:rsidRPr="009044EC">
        <w:t xml:space="preserve">Peptide–HLA array production and SCORE measurements were performed essentially as described </w:t>
      </w:r>
      <w:r w:rsidR="00D90A31" w:rsidRPr="009044EC">
        <w:t>previously.</w:t>
      </w:r>
      <w:r w:rsidRPr="009044EC">
        <w:t xml:space="preserve"> Peptides were purchased from Peptides &amp; Elephants GmbH (Hennigsdorf, Germany), and biotinylated, stabilized HLA-A*02:01 variant was </w:t>
      </w:r>
      <w:r w:rsidR="00D90A31" w:rsidRPr="009044EC">
        <w:t>used.</w:t>
      </w:r>
      <w:r w:rsidRPr="009044EC">
        <w:t xml:space="preserve"> The antibody was measured in its fab format to avoid avidity effects. The binding curves </w:t>
      </w:r>
      <w:r w:rsidRPr="009044EC">
        <w:lastRenderedPageBreak/>
        <w:t xml:space="preserve">were fitted and analyzed using an internal version of anabel and a 1:1 Langmuir binding </w:t>
      </w:r>
      <w:r w:rsidR="00D90A31" w:rsidRPr="009044EC">
        <w:t>model.</w:t>
      </w:r>
    </w:p>
    <w:p w14:paraId="36704A0D" w14:textId="77777777" w:rsidR="00F85D85" w:rsidRPr="009044EC" w:rsidRDefault="00BC66F8">
      <w:pPr>
        <w:pStyle w:val="berschrift1"/>
      </w:pPr>
      <w:bookmarkStart w:id="21" w:name="rslts"/>
      <w:bookmarkEnd w:id="3"/>
      <w:bookmarkEnd w:id="20"/>
      <w:r w:rsidRPr="009044EC">
        <w:t>Results</w:t>
      </w:r>
    </w:p>
    <w:p w14:paraId="5FE2C885" w14:textId="77777777" w:rsidR="005A7594" w:rsidRPr="009044EC" w:rsidRDefault="005A7594" w:rsidP="005A7594">
      <w:pPr>
        <w:pStyle w:val="Textkrper"/>
      </w:pPr>
      <w:r w:rsidRPr="009044EC">
        <w:t xml:space="preserve">We developed EpiTox to enable holistic and systematic framework for assessing pHLA off-target risk in TCR-mimic (TCRm) drug discovery. Off-target identification is inherently multifaceted: It requires surveying the antigen landscape, evaluating cross-reactivity potential, and interpreting biological relevance. No single computational strategy can capture this complexity. To address this, EpiTox decomposes the problem into five complementary modules: </w:t>
      </w:r>
      <w:r w:rsidRPr="009044EC">
        <w:rPr>
          <w:rStyle w:val="Fett"/>
        </w:rPr>
        <w:t>FindTopes, ViralTopes, MutaTopes, PrediTopes, and AnnoTopes</w:t>
      </w:r>
      <w:r w:rsidRPr="009044EC">
        <w:t>, each tackling a specific computational challenge (Figure 1). ViralTopes, which identifies potential off-targets in pathogen genomes, is an optional module applied when viral cross-reactivity is relevant to the therapeutic context; it was not applied in the MAGE-A3 case study presented here. Together, these modules form an integrated workflow that progresses from broad off-target discovery to biological prioritization.</w:t>
      </w:r>
    </w:p>
    <w:p w14:paraId="1A33800B" w14:textId="77777777" w:rsidR="005A7594" w:rsidRPr="009044EC" w:rsidRDefault="005A7594" w:rsidP="005A7594">
      <w:pPr>
        <w:pStyle w:val="berschrift2"/>
        <w:rPr>
          <w:rFonts w:asciiTheme="minorHAnsi" w:eastAsiaTheme="minorEastAsia" w:hAnsiTheme="minorHAnsi" w:cstheme="minorBidi"/>
          <w:color w:val="auto"/>
          <w:sz w:val="24"/>
          <w:szCs w:val="24"/>
        </w:rPr>
      </w:pPr>
      <w:r w:rsidRPr="009044EC">
        <w:rPr>
          <w:rFonts w:asciiTheme="minorHAnsi" w:eastAsiaTheme="minorEastAsia" w:hAnsiTheme="minorHAnsi" w:cstheme="minorBidi"/>
          <w:color w:val="auto"/>
          <w:sz w:val="24"/>
          <w:szCs w:val="24"/>
        </w:rPr>
        <w:t>To illustrate EpiTox in practice, we applied the workflow to the MAGE-A3 target peptide (KVAELVHFL) as a representative case study. This example highlights how the modular architecture enables systematic identification, classification, and prioritization of potential off-targets for an anti-MAGEA-3 TCRm.</w:t>
      </w:r>
    </w:p>
    <w:p w14:paraId="370F0EAB" w14:textId="113432C9" w:rsidR="005A7594" w:rsidRPr="009044EC" w:rsidRDefault="005A7594" w:rsidP="005D2205">
      <w:pPr>
        <w:pStyle w:val="Textkrper"/>
      </w:pPr>
      <w:r w:rsidRPr="009044EC">
        <w:t>In the following sections, we first outline the logic and function of each module and how they operate together within the EpiTox workflow. Figure 2 summarizes the complete set of off-target candidates identified across modules, including wild-type peptides, SNP-derived peptides, known peptides relevant to the MAGE-A3 case, and their overall mismatch pattern relative to the target, Figure 3 shows three compl</w:t>
      </w:r>
      <w:r w:rsidR="00E976B7" w:rsidRPr="009044EC">
        <w:t>e</w:t>
      </w:r>
      <w:r w:rsidRPr="009044EC">
        <w:t>mentary classifications: Sequence similarity and HLA-binding, sequence-based physiochemical features, and contextual experimental evidence. Figure 4 presents the final prioritized subset after applying a decision matrix aligned with the project’s experimental scope</w:t>
      </w:r>
    </w:p>
    <w:p w14:paraId="0893A538" w14:textId="1659FC81" w:rsidR="00CA261B" w:rsidRPr="009044EC" w:rsidRDefault="008309BB">
      <w:pPr>
        <w:pStyle w:val="CaptionedFigure"/>
      </w:pPr>
      <w:bookmarkStart w:id="22" w:name="fig:fig1"/>
      <w:r w:rsidRPr="009044EC">
        <w:lastRenderedPageBreak/>
        <w:t xml:space="preserve"> </w:t>
      </w:r>
      <w:ins w:id="23" w:author="Hoor Al-Hasani" w:date="2025-11-27T11:17:00Z" w16du:dateUtc="2025-11-27T10:17:00Z">
        <w:r w:rsidR="00CA261B" w:rsidRPr="004453C8">
          <w:rPr>
            <w:noProof/>
          </w:rPr>
          <w:drawing>
            <wp:inline distT="0" distB="0" distL="0" distR="0" wp14:anchorId="7106618B" wp14:editId="1CD8F59A">
              <wp:extent cx="5730875" cy="5071745"/>
              <wp:effectExtent l="0" t="0" r="0" b="0"/>
              <wp:docPr id="1" name="Bild 1" descr="Ein Bild, das Text, Screenshot, Diagramm, parallel enthält.&#13;&#10;&#13;&#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Ein Bild, das Text, Screenshot, Diagramm, parallel enthält.&#13;&#10;&#13;&#10;KI-generierte Inhalte können fehlerhaft sein."/>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875" cy="5071745"/>
                      </a:xfrm>
                      <a:prstGeom prst="rect">
                        <a:avLst/>
                      </a:prstGeom>
                      <a:noFill/>
                      <a:ln>
                        <a:noFill/>
                      </a:ln>
                    </pic:spPr>
                  </pic:pic>
                </a:graphicData>
              </a:graphic>
            </wp:inline>
          </w:drawing>
        </w:r>
      </w:ins>
    </w:p>
    <w:p w14:paraId="4BF05011" w14:textId="2254D5F8" w:rsidR="00F05492" w:rsidRPr="009044EC" w:rsidRDefault="00051C3A" w:rsidP="005D2205">
      <w:pPr>
        <w:pStyle w:val="ImageCaption"/>
      </w:pPr>
      <w:r w:rsidRPr="009044EC">
        <w:rPr>
          <w:b/>
          <w:bCs/>
        </w:rPr>
        <w:t xml:space="preserve">Figure 1: </w:t>
      </w:r>
      <w:r w:rsidR="006167A4" w:rsidRPr="009044EC">
        <w:rPr>
          <w:b/>
          <w:bCs/>
        </w:rPr>
        <w:t>EpiTox Workflow for Integrated Off-Target Peptide Prediction</w:t>
      </w:r>
      <w:r w:rsidR="00766E83" w:rsidRPr="009044EC">
        <w:rPr>
          <w:b/>
          <w:bCs/>
        </w:rPr>
        <w:t xml:space="preserve">. </w:t>
      </w:r>
      <w:r w:rsidR="00766E83" w:rsidRPr="009044EC">
        <w:t xml:space="preserve">EpiTox integrates five computational modules for comprehensive off-target risk assessment. Starting from an input target peptide sequence, </w:t>
      </w:r>
      <w:r w:rsidR="00766E83" w:rsidRPr="009044EC">
        <w:rPr>
          <w:rStyle w:val="Fett"/>
        </w:rPr>
        <w:t>FindTopes</w:t>
      </w:r>
      <w:r w:rsidR="00766E83" w:rsidRPr="009044EC">
        <w:t xml:space="preserve"> performs dual-algorithm sequence similarity searches across the human proteome (</w:t>
      </w:r>
      <w:r w:rsidR="00766E83" w:rsidRPr="009044EC">
        <w:rPr>
          <w:rStyle w:val="Fett"/>
        </w:rPr>
        <w:t>ViralTopes</w:t>
      </w:r>
      <w:r w:rsidR="00766E83" w:rsidRPr="009044EC">
        <w:t xml:space="preserve"> extends this approach to pathogen proteomes when applicable). </w:t>
      </w:r>
      <w:r w:rsidR="00766E83" w:rsidRPr="009044EC">
        <w:rPr>
          <w:rStyle w:val="Fett"/>
        </w:rPr>
        <w:t>MutaTopes</w:t>
      </w:r>
      <w:r w:rsidR="00766E83" w:rsidRPr="009044EC">
        <w:t xml:space="preserve"> incorporates population-specific genetic variants to generate SNP-derived peptide. </w:t>
      </w:r>
      <w:r w:rsidR="00766E83" w:rsidRPr="009044EC">
        <w:rPr>
          <w:rStyle w:val="Fett"/>
        </w:rPr>
        <w:t>PrediTopes</w:t>
      </w:r>
      <w:r w:rsidR="00766E83" w:rsidRPr="009044EC">
        <w:t xml:space="preserve"> employs NetMHCpan to predict peptide-HLA binding affinity and provides evidence-based risk assessment through Bayesian analysis of public (IEDB) and </w:t>
      </w:r>
      <w:commentRangeStart w:id="24"/>
      <w:r w:rsidR="00766E83" w:rsidRPr="009044EC">
        <w:t>proprietary (PEPREP)</w:t>
      </w:r>
      <w:commentRangeEnd w:id="24"/>
      <w:r w:rsidR="009E4A8D" w:rsidRPr="009044EC">
        <w:rPr>
          <w:rStyle w:val="Kommentarzeichen"/>
          <w:sz w:val="24"/>
          <w:szCs w:val="24"/>
        </w:rPr>
        <w:commentReference w:id="24"/>
      </w:r>
      <w:r w:rsidR="00766E83" w:rsidRPr="009044EC">
        <w:t xml:space="preserve"> experimental datasets. </w:t>
      </w:r>
      <w:r w:rsidR="00766E83" w:rsidRPr="009044EC">
        <w:rPr>
          <w:rStyle w:val="Fett"/>
        </w:rPr>
        <w:t>AnnoTopes</w:t>
      </w:r>
      <w:r w:rsidR="00766E83" w:rsidRPr="009044EC">
        <w:t xml:space="preserve"> integrates these predictions with physicochemical properties to generate two complementary ranking metrics: the Bi-feature score, which combines sequence similarity and predicted HLA-binding affinity, and the Multi-feature score, which integrates eight physicochemical parameters through target-template comparison. The integrated EpiTox workflow outputs a prioritized list of potential off-target peptides, supporting informed risk assessment in TCR-like therapeutic development.</w:t>
      </w:r>
      <w:bookmarkEnd w:id="22"/>
    </w:p>
    <w:p w14:paraId="071DAD1F" w14:textId="10813628" w:rsidR="00B07358" w:rsidRPr="009044EC" w:rsidRDefault="000463F1" w:rsidP="005D2205">
      <w:pPr>
        <w:pStyle w:val="Textkrper"/>
      </w:pPr>
      <w:r w:rsidRPr="009044EC">
        <w:t xml:space="preserve"> </w:t>
      </w:r>
    </w:p>
    <w:p w14:paraId="55AE853A" w14:textId="39A14F7F" w:rsidR="00F85D85" w:rsidRPr="009044EC" w:rsidRDefault="00BC66F8">
      <w:pPr>
        <w:pStyle w:val="berschrift2"/>
      </w:pPr>
      <w:bookmarkStart w:id="25" w:name="X87ea061d0d15357ad6c54c113caebccb9f09020"/>
      <w:r w:rsidRPr="009044EC">
        <w:rPr>
          <w:b/>
          <w:bCs/>
        </w:rPr>
        <w:lastRenderedPageBreak/>
        <w:t xml:space="preserve">FindTopes: Sequence-based off-Target </w:t>
      </w:r>
      <w:r w:rsidR="003C510F" w:rsidRPr="009044EC">
        <w:rPr>
          <w:b/>
          <w:bCs/>
        </w:rPr>
        <w:t>prediction</w:t>
      </w:r>
    </w:p>
    <w:p w14:paraId="7053324B" w14:textId="77777777" w:rsidR="00702B41" w:rsidRPr="009044EC" w:rsidRDefault="00702B41" w:rsidP="00702B41">
      <w:pPr>
        <w:pStyle w:val="font-claude-response-body"/>
        <w:rPr>
          <w:rFonts w:asciiTheme="minorHAnsi" w:eastAsiaTheme="minorEastAsia" w:hAnsiTheme="minorHAnsi" w:cstheme="minorBidi"/>
          <w:lang w:val="en-US" w:eastAsia="zh-CN"/>
        </w:rPr>
      </w:pPr>
      <w:r w:rsidRPr="009044EC">
        <w:rPr>
          <w:rFonts w:asciiTheme="minorHAnsi" w:eastAsiaTheme="minorEastAsia" w:hAnsiTheme="minorHAnsi" w:cstheme="minorBidi"/>
          <w:lang w:val="en-US" w:eastAsia="zh-CN"/>
        </w:rPr>
        <w:t>EpiTox-based off-target identification begins with the FindTopes module, which takes a peptide target sequence and HLA allele of interest as input.</w:t>
      </w:r>
    </w:p>
    <w:p w14:paraId="42BD4BF3" w14:textId="77777777" w:rsidR="00702B41" w:rsidRPr="009044EC" w:rsidRDefault="00702B41" w:rsidP="00702B41">
      <w:pPr>
        <w:pStyle w:val="font-claude-response-body"/>
        <w:rPr>
          <w:rFonts w:asciiTheme="minorHAnsi" w:eastAsiaTheme="minorEastAsia" w:hAnsiTheme="minorHAnsi" w:cstheme="minorBidi"/>
          <w:lang w:val="en-US" w:eastAsia="zh-CN"/>
        </w:rPr>
      </w:pPr>
      <w:r w:rsidRPr="009044EC">
        <w:rPr>
          <w:rFonts w:asciiTheme="minorHAnsi" w:eastAsiaTheme="minorEastAsia" w:hAnsiTheme="minorHAnsi" w:cstheme="minorBidi"/>
          <w:lang w:val="en-US" w:eastAsia="zh-CN"/>
        </w:rPr>
        <w:t>FindTopes identifies potential off-target candidates through complementary sequence similarity searches: BLASTp (using BLOSUM62 and PAM30 matrices) captures biologically meaningful relationships through evolutionary-informed scoring and gapped alignments, while PepMatch provides orthogonal exact k-mer matching. This dual strategy balances sensitivity and specificity by detecting both conservative substitutions that may preserve cross-reactivity and exact local sequence matches.</w:t>
      </w:r>
    </w:p>
    <w:p w14:paraId="731787E9" w14:textId="7F45987D" w:rsidR="00702B41" w:rsidRPr="009044EC" w:rsidRDefault="00702B41" w:rsidP="00702B41">
      <w:pPr>
        <w:pStyle w:val="font-claude-response-body"/>
        <w:rPr>
          <w:rFonts w:asciiTheme="minorHAnsi" w:eastAsiaTheme="minorEastAsia" w:hAnsiTheme="minorHAnsi" w:cstheme="minorBidi"/>
          <w:lang w:val="en-US" w:eastAsia="zh-CN"/>
        </w:rPr>
      </w:pPr>
      <w:r w:rsidRPr="009044EC">
        <w:rPr>
          <w:rFonts w:asciiTheme="minorHAnsi" w:eastAsiaTheme="minorEastAsia" w:hAnsiTheme="minorHAnsi" w:cstheme="minorBidi"/>
          <w:lang w:val="en-US" w:eastAsia="zh-CN"/>
        </w:rPr>
        <w:t>Performing sequence-based searches at this early stage enables broad, unbiased detection of potential off-target peptides</w:t>
      </w:r>
      <w:r w:rsidR="003735E2" w:rsidRPr="009044EC">
        <w:rPr>
          <w:rFonts w:asciiTheme="minorHAnsi" w:eastAsiaTheme="minorEastAsia" w:hAnsiTheme="minorHAnsi" w:cstheme="minorBidi"/>
          <w:lang w:val="en-US" w:eastAsia="zh-CN"/>
        </w:rPr>
        <w:t>, i</w:t>
      </w:r>
      <w:r w:rsidRPr="009044EC">
        <w:rPr>
          <w:rFonts w:asciiTheme="minorHAnsi" w:eastAsiaTheme="minorEastAsia" w:hAnsiTheme="minorHAnsi" w:cstheme="minorBidi"/>
          <w:lang w:val="en-US" w:eastAsia="zh-CN"/>
        </w:rPr>
        <w:t>ncluding novel or uncharacterized sequences</w:t>
      </w:r>
      <w:r w:rsidR="003735E2" w:rsidRPr="009044EC">
        <w:rPr>
          <w:rFonts w:asciiTheme="minorHAnsi" w:eastAsiaTheme="minorEastAsia" w:hAnsiTheme="minorHAnsi" w:cstheme="minorBidi"/>
          <w:lang w:val="en-US" w:eastAsia="zh-CN"/>
        </w:rPr>
        <w:t xml:space="preserve">, </w:t>
      </w:r>
      <w:r w:rsidRPr="009044EC">
        <w:rPr>
          <w:rFonts w:asciiTheme="minorHAnsi" w:eastAsiaTheme="minorEastAsia" w:hAnsiTheme="minorHAnsi" w:cstheme="minorBidi"/>
          <w:lang w:val="en-US" w:eastAsia="zh-CN"/>
        </w:rPr>
        <w:t>prior to more detailed physicochemical and contextual analyses in downstream modules.</w:t>
      </w:r>
    </w:p>
    <w:p w14:paraId="2A42ECC2" w14:textId="3576C9FA" w:rsidR="008B3EBE" w:rsidRPr="009044EC" w:rsidRDefault="008B3EBE" w:rsidP="008B3EBE">
      <w:pPr>
        <w:pStyle w:val="Textkrper"/>
        <w:rPr>
          <w:rFonts w:asciiTheme="majorHAnsi" w:eastAsiaTheme="majorEastAsia" w:hAnsiTheme="majorHAnsi" w:cstheme="majorBidi"/>
          <w:b/>
          <w:bCs/>
          <w:color w:val="0F4761" w:themeColor="accent1" w:themeShade="BF"/>
          <w:sz w:val="28"/>
          <w:szCs w:val="28"/>
        </w:rPr>
      </w:pPr>
      <w:r w:rsidRPr="009044EC">
        <w:rPr>
          <w:rFonts w:asciiTheme="majorHAnsi" w:eastAsiaTheme="majorEastAsia" w:hAnsiTheme="majorHAnsi" w:cstheme="majorBidi"/>
          <w:b/>
          <w:bCs/>
          <w:color w:val="0F4761" w:themeColor="accent1" w:themeShade="BF"/>
          <w:sz w:val="28"/>
          <w:szCs w:val="28"/>
        </w:rPr>
        <w:t>Creating target-based template</w:t>
      </w:r>
    </w:p>
    <w:p w14:paraId="17CAADFF" w14:textId="23D12DA3" w:rsidR="00CE5FB7" w:rsidRPr="009044EC" w:rsidRDefault="00B64AA7" w:rsidP="0048244F">
      <w:pPr>
        <w:pStyle w:val="Textkrper"/>
      </w:pPr>
      <w:commentRangeStart w:id="26"/>
      <w:r w:rsidRPr="009044EC">
        <w:t xml:space="preserve">To contextualize </w:t>
      </w:r>
      <w:commentRangeEnd w:id="26"/>
      <w:r w:rsidR="009E4A8D" w:rsidRPr="009044EC">
        <w:rPr>
          <w:rStyle w:val="Kommentarzeichen"/>
          <w:sz w:val="24"/>
          <w:szCs w:val="24"/>
        </w:rPr>
        <w:commentReference w:id="26"/>
      </w:r>
      <w:r w:rsidRPr="009044EC">
        <w:t>sequence-similar off-targets, we generated a simple target-specific positional template using single-residue substitutions and NetMHCpan predictions (Methods</w:t>
      </w:r>
      <w:r w:rsidR="00726F29" w:rsidRPr="009044EC">
        <w:t xml:space="preserve">: </w:t>
      </w:r>
      <w:r w:rsidR="0058480E" w:rsidRPr="009044EC">
        <w:t>Target positional template (</w:t>
      </w:r>
      <w:r w:rsidR="00FE4574" w:rsidRPr="009044EC">
        <w:t>TPT</w:t>
      </w:r>
      <w:r w:rsidR="0058480E" w:rsidRPr="009044EC">
        <w:t>)</w:t>
      </w:r>
      <w:r w:rsidRPr="009044EC">
        <w:t xml:space="preserve">). This template captures the </w:t>
      </w:r>
      <w:r w:rsidRPr="009044EC">
        <w:rPr>
          <w:rStyle w:val="Hervorhebung"/>
        </w:rPr>
        <w:t>relative</w:t>
      </w:r>
      <w:r w:rsidRPr="009044EC">
        <w:t xml:space="preserve"> sensitivity of each target position to substitution and is used solely to describe the </w:t>
      </w:r>
      <w:r w:rsidRPr="009044EC">
        <w:rPr>
          <w:rStyle w:val="Fett"/>
        </w:rPr>
        <w:t>mismatch pattern between the target and each off-target</w:t>
      </w:r>
      <w:r w:rsidR="00F8476B" w:rsidRPr="009044EC">
        <w:rPr>
          <w:rStyle w:val="Fett"/>
        </w:rPr>
        <w:t xml:space="preserve"> candidate</w:t>
      </w:r>
      <w:r w:rsidRPr="009044EC">
        <w:t xml:space="preserve">, not to estimate the off-target’s absolute HLA binding. Because off-target discovery is sequence-similarity–driven, this provides a consistent reference for interpreting which mismatches occur at positions predicted to be </w:t>
      </w:r>
      <w:r w:rsidR="008B2A37" w:rsidRPr="009044EC">
        <w:t>tolerant</w:t>
      </w:r>
      <w:r w:rsidRPr="009044EC">
        <w:t>.</w:t>
      </w:r>
      <w:r w:rsidR="006513E7" w:rsidRPr="009044EC">
        <w:t xml:space="preserve"> </w:t>
      </w:r>
    </w:p>
    <w:p w14:paraId="211256A2" w14:textId="44DCE5D1" w:rsidR="006513E7" w:rsidRPr="009044EC" w:rsidRDefault="006513E7" w:rsidP="006D74CB">
      <w:pPr>
        <w:pStyle w:val="Textkrper"/>
      </w:pPr>
      <w:commentRangeStart w:id="27"/>
      <w:r w:rsidRPr="009044EC">
        <w:t>Three</w:t>
      </w:r>
      <w:commentRangeEnd w:id="27"/>
      <w:r w:rsidR="009E4A8D" w:rsidRPr="009044EC">
        <w:rPr>
          <w:rStyle w:val="Kommentarzeichen"/>
          <w:sz w:val="24"/>
          <w:szCs w:val="24"/>
        </w:rPr>
        <w:commentReference w:id="27"/>
      </w:r>
      <w:r w:rsidRPr="009044EC">
        <w:t xml:space="preserve"> complementary metrics contribute to the position classification: FC\_mean, sensitivity and \% better than WT/target. The position is classified as classical anchor positions if it satisfies the metrics FC\_mean and sensitivity. Position is permissive if the \% better than target is true. The position is flexible if the position met the criteria of both classical and permissive. Finally, neutral positions are none of the above.</w:t>
      </w:r>
    </w:p>
    <w:p w14:paraId="45348593" w14:textId="77777777" w:rsidR="008B3EBE" w:rsidRPr="009044EC" w:rsidRDefault="008B3EBE" w:rsidP="00D4675C">
      <w:pPr>
        <w:pStyle w:val="Textkrper"/>
      </w:pPr>
    </w:p>
    <w:p w14:paraId="1383783C" w14:textId="75ADA34B" w:rsidR="0058480E" w:rsidRPr="009044EC" w:rsidRDefault="003B173D" w:rsidP="00D4675C">
      <w:pPr>
        <w:pStyle w:val="berschrift2"/>
      </w:pPr>
      <w:bookmarkStart w:id="28" w:name="magea3-off-targets-prediction"/>
      <w:r w:rsidRPr="009044EC">
        <w:rPr>
          <w:b/>
          <w:bCs/>
        </w:rPr>
        <w:t xml:space="preserve">MAGE-A3: </w:t>
      </w:r>
      <w:r w:rsidR="003C510F" w:rsidRPr="009044EC">
        <w:rPr>
          <w:b/>
          <w:bCs/>
        </w:rPr>
        <w:t>Prediction of off-targets using the FindTope</w:t>
      </w:r>
      <w:r w:rsidR="00153FD1" w:rsidRPr="009044EC">
        <w:rPr>
          <w:b/>
          <w:bCs/>
        </w:rPr>
        <w:t>s</w:t>
      </w:r>
      <w:r w:rsidR="003C510F" w:rsidRPr="009044EC">
        <w:rPr>
          <w:b/>
          <w:bCs/>
        </w:rPr>
        <w:t xml:space="preserve"> module</w:t>
      </w:r>
    </w:p>
    <w:p w14:paraId="19CF3639" w14:textId="13553DAA" w:rsidR="0058480E" w:rsidRPr="009044EC" w:rsidRDefault="00A54005" w:rsidP="00DB749C">
      <w:pPr>
        <w:pStyle w:val="FirstParagraph"/>
      </w:pPr>
      <w:commentRangeStart w:id="29"/>
      <w:r w:rsidRPr="009044EC">
        <w:rPr>
          <w:rFonts w:asciiTheme="majorHAnsi" w:eastAsiaTheme="majorEastAsia" w:hAnsiTheme="majorHAnsi" w:cstheme="majorBidi"/>
          <w:b/>
          <w:bCs/>
          <w:color w:val="0F4761" w:themeColor="accent1" w:themeShade="BF"/>
          <w:sz w:val="28"/>
          <w:szCs w:val="28"/>
        </w:rPr>
        <w:t>TPT creation</w:t>
      </w:r>
      <w:r w:rsidRPr="009044EC">
        <w:t>:</w:t>
      </w:r>
    </w:p>
    <w:p w14:paraId="1239CFE1" w14:textId="6B970792" w:rsidR="00DB749C" w:rsidRPr="009044EC" w:rsidRDefault="00F45823" w:rsidP="00DB749C">
      <w:pPr>
        <w:pStyle w:val="FirstParagraph"/>
      </w:pPr>
      <w:r w:rsidRPr="009044EC">
        <w:t xml:space="preserve">We first estimated MAGEA3 target positional </w:t>
      </w:r>
      <w:r w:rsidR="00CA1E43" w:rsidRPr="009044EC">
        <w:t>template</w:t>
      </w:r>
      <w:r w:rsidRPr="009044EC">
        <w:t xml:space="preserve"> using the scores introduced in </w:t>
      </w:r>
      <w:r w:rsidR="00BC78FA" w:rsidRPr="009044EC">
        <w:t>TPT</w:t>
      </w:r>
      <w:r w:rsidRPr="009044EC">
        <w:t xml:space="preserve">. </w:t>
      </w:r>
      <w:r w:rsidR="00DB749C" w:rsidRPr="009044EC">
        <w:t>The analysis confirmed positions P2 and P9 as classical anchor positions (</w:t>
      </w:r>
      <w:r w:rsidR="00AF1637" w:rsidRPr="009044EC">
        <w:t>Table 2</w:t>
      </w:r>
      <w:r w:rsidR="00DB749C" w:rsidRPr="009044EC">
        <w:t xml:space="preserve">, Supplementary Figure 1), consistent with the established HLA-A*02:01 binding motif, and P1 as a third possible anchor position, with </w:t>
      </w:r>
      <m:oMath>
        <m:r>
          <m:rPr>
            <m:sty m:val="p"/>
          </m:rPr>
          <w:rPr>
            <w:rFonts w:ascii="Cambria Math" w:hAnsi="Cambria Math"/>
          </w:rPr>
          <m:t>&gt;</m:t>
        </m:r>
        <m:r>
          <w:rPr>
            <w:rFonts w:ascii="Cambria Math" w:hAnsi="Cambria Math"/>
          </w:rPr>
          <m:t>80</m:t>
        </m:r>
        <m:r>
          <m:rPr>
            <m:sty m:val="p"/>
          </m:rPr>
          <w:rPr>
            <w:rFonts w:ascii="Cambria Math" w:hAnsi="Cambria Math"/>
          </w:rPr>
          <m:t>%</m:t>
        </m:r>
      </m:oMath>
      <w:r w:rsidR="00DB749C" w:rsidRPr="009044EC">
        <w:t xml:space="preserve"> of substitutions at these positions resulting in weakened binding (mean fold-change </w:t>
      </w:r>
      <m:oMath>
        <m:r>
          <m:rPr>
            <m:sty m:val="p"/>
          </m:rPr>
          <w:rPr>
            <w:rFonts w:ascii="Cambria Math" w:hAnsi="Cambria Math"/>
          </w:rPr>
          <m:t>&gt;</m:t>
        </m:r>
        <m:r>
          <w:rPr>
            <w:rFonts w:ascii="Cambria Math" w:hAnsi="Cambria Math"/>
          </w:rPr>
          <m:t>5</m:t>
        </m:r>
      </m:oMath>
      <w:r w:rsidR="00DB749C" w:rsidRPr="009044EC">
        <w:t xml:space="preserve">). In contrast, positions P3 &amp; P5 were classified as permissive, with 60-70% of amino acids substitution and maintained the binding affinity within 2-fold of wildtype. These permissive positions not only tolerate diverse amino acids without disrupting MHC presentation, but they are </w:t>
      </w:r>
      <w:r w:rsidR="00DB749C" w:rsidRPr="009044EC">
        <w:lastRenderedPageBreak/>
        <w:t xml:space="preserve">indicative of, when mutated/varied are less likely to alter the overall pHLA complex structure. </w:t>
      </w:r>
      <w:commentRangeEnd w:id="29"/>
      <w:r w:rsidR="009E4A8D" w:rsidRPr="009044EC">
        <w:rPr>
          <w:rStyle w:val="Kommentarzeichen"/>
          <w:sz w:val="24"/>
          <w:szCs w:val="24"/>
        </w:rPr>
        <w:commentReference w:id="29"/>
      </w:r>
    </w:p>
    <w:p w14:paraId="07D4C67D" w14:textId="77777777" w:rsidR="0043056A" w:rsidRPr="009044EC" w:rsidRDefault="0043056A" w:rsidP="005B4277">
      <w:pPr>
        <w:pStyle w:val="Textkrper"/>
      </w:pPr>
    </w:p>
    <w:p w14:paraId="17C64FA5" w14:textId="7F4574C5" w:rsidR="0043056A" w:rsidRPr="009044EC" w:rsidRDefault="0043056A" w:rsidP="00D4675C">
      <w:pPr>
        <w:pStyle w:val="TableCaption"/>
      </w:pPr>
      <w:r w:rsidRPr="009044EC">
        <w:t>Table 2: Position-specific HLA-binding of MAGEA3</w:t>
      </w:r>
    </w:p>
    <w:tbl>
      <w:tblPr>
        <w:tblStyle w:val="EinfacheTabelle2"/>
        <w:tblW w:w="0" w:type="auto"/>
        <w:tblLook w:val="0000" w:firstRow="0" w:lastRow="0" w:firstColumn="0" w:lastColumn="0" w:noHBand="0" w:noVBand="0"/>
      </w:tblPr>
      <w:tblGrid>
        <w:gridCol w:w="1061"/>
        <w:gridCol w:w="499"/>
        <w:gridCol w:w="1349"/>
        <w:gridCol w:w="1210"/>
        <w:gridCol w:w="1272"/>
        <w:gridCol w:w="1341"/>
      </w:tblGrid>
      <w:tr w:rsidR="0043056A" w:rsidRPr="009044EC" w14:paraId="62A12C8C" w14:textId="77777777" w:rsidTr="00AF16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35B391" w14:textId="77777777" w:rsidR="0043056A" w:rsidRPr="009044EC" w:rsidRDefault="0043056A" w:rsidP="00E26E2E">
            <w:pPr>
              <w:pStyle w:val="Compact"/>
            </w:pPr>
            <w:r w:rsidRPr="009044EC">
              <w:t>Position</w:t>
            </w:r>
          </w:p>
        </w:tc>
        <w:tc>
          <w:tcPr>
            <w:cnfStyle w:val="000001000000" w:firstRow="0" w:lastRow="0" w:firstColumn="0" w:lastColumn="0" w:oddVBand="0" w:evenVBand="1" w:oddHBand="0" w:evenHBand="0" w:firstRowFirstColumn="0" w:firstRowLastColumn="0" w:lastRowFirstColumn="0" w:lastRowLastColumn="0"/>
            <w:tcW w:w="0" w:type="auto"/>
          </w:tcPr>
          <w:p w14:paraId="77366FE7" w14:textId="77777777" w:rsidR="0043056A" w:rsidRPr="009044EC" w:rsidRDefault="0043056A" w:rsidP="00E26E2E">
            <w:pPr>
              <w:pStyle w:val="Compact"/>
            </w:pPr>
            <w:r w:rsidRPr="009044EC">
              <w:t>AA</w:t>
            </w:r>
          </w:p>
        </w:tc>
        <w:tc>
          <w:tcPr>
            <w:cnfStyle w:val="000010000000" w:firstRow="0" w:lastRow="0" w:firstColumn="0" w:lastColumn="0" w:oddVBand="1" w:evenVBand="0" w:oddHBand="0" w:evenHBand="0" w:firstRowFirstColumn="0" w:firstRowLastColumn="0" w:lastRowFirstColumn="0" w:lastRowLastColumn="0"/>
            <w:tcW w:w="0" w:type="auto"/>
          </w:tcPr>
          <w:p w14:paraId="7E6FF3E4" w14:textId="77777777" w:rsidR="0043056A" w:rsidRPr="009044EC" w:rsidRDefault="0043056A" w:rsidP="00E26E2E">
            <w:pPr>
              <w:pStyle w:val="Compact"/>
            </w:pPr>
            <w:r w:rsidRPr="009044EC">
              <w:t>Class</w:t>
            </w:r>
          </w:p>
        </w:tc>
        <w:tc>
          <w:tcPr>
            <w:cnfStyle w:val="000001000000" w:firstRow="0" w:lastRow="0" w:firstColumn="0" w:lastColumn="0" w:oddVBand="0" w:evenVBand="1" w:oddHBand="0" w:evenHBand="0" w:firstRowFirstColumn="0" w:firstRowLastColumn="0" w:lastRowFirstColumn="0" w:lastRowLastColumn="0"/>
            <w:tcW w:w="0" w:type="auto"/>
          </w:tcPr>
          <w:p w14:paraId="27EC5F26" w14:textId="77777777" w:rsidR="0043056A" w:rsidRPr="009044EC" w:rsidRDefault="0043056A" w:rsidP="00E26E2E">
            <w:pPr>
              <w:pStyle w:val="Compact"/>
            </w:pPr>
            <w:r w:rsidRPr="009044EC">
              <w:t>FC_mean</w:t>
            </w:r>
          </w:p>
        </w:tc>
        <w:tc>
          <w:tcPr>
            <w:cnfStyle w:val="000010000000" w:firstRow="0" w:lastRow="0" w:firstColumn="0" w:lastColumn="0" w:oddVBand="1" w:evenVBand="0" w:oddHBand="0" w:evenHBand="0" w:firstRowFirstColumn="0" w:firstRowLastColumn="0" w:lastRowFirstColumn="0" w:lastRowLastColumn="0"/>
            <w:tcW w:w="0" w:type="auto"/>
          </w:tcPr>
          <w:p w14:paraId="320B0F3F" w14:textId="77777777" w:rsidR="0043056A" w:rsidRPr="009044EC" w:rsidRDefault="0043056A" w:rsidP="00E26E2E">
            <w:pPr>
              <w:pStyle w:val="Compact"/>
            </w:pPr>
            <w:r w:rsidRPr="009044EC">
              <w:t>Sensitivity</w:t>
            </w:r>
          </w:p>
        </w:tc>
        <w:tc>
          <w:tcPr>
            <w:cnfStyle w:val="000001000000" w:firstRow="0" w:lastRow="0" w:firstColumn="0" w:lastColumn="0" w:oddVBand="0" w:evenVBand="1" w:oddHBand="0" w:evenHBand="0" w:firstRowFirstColumn="0" w:firstRowLastColumn="0" w:lastRowFirstColumn="0" w:lastRowLastColumn="0"/>
            <w:tcW w:w="0" w:type="auto"/>
          </w:tcPr>
          <w:p w14:paraId="6D54A094" w14:textId="77777777" w:rsidR="0043056A" w:rsidRPr="009044EC" w:rsidRDefault="0043056A" w:rsidP="00E26E2E">
            <w:pPr>
              <w:pStyle w:val="Compact"/>
            </w:pPr>
            <w:r w:rsidRPr="009044EC">
              <w:t>% Better</w:t>
            </w:r>
          </w:p>
        </w:tc>
      </w:tr>
      <w:tr w:rsidR="0043056A" w:rsidRPr="009044EC" w14:paraId="22037726" w14:textId="77777777" w:rsidTr="00AF1637">
        <w:tc>
          <w:tcPr>
            <w:cnfStyle w:val="000010000000" w:firstRow="0" w:lastRow="0" w:firstColumn="0" w:lastColumn="0" w:oddVBand="1" w:evenVBand="0" w:oddHBand="0" w:evenHBand="0" w:firstRowFirstColumn="0" w:firstRowLastColumn="0" w:lastRowFirstColumn="0" w:lastRowLastColumn="0"/>
            <w:tcW w:w="0" w:type="auto"/>
          </w:tcPr>
          <w:p w14:paraId="5C36EE85" w14:textId="77777777" w:rsidR="0043056A" w:rsidRPr="009044EC" w:rsidRDefault="0043056A" w:rsidP="00E26E2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4269413A" w14:textId="77777777" w:rsidR="0043056A" w:rsidRPr="009044EC" w:rsidRDefault="0043056A" w:rsidP="00E26E2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5AF830E6" w14:textId="77777777" w:rsidR="0043056A" w:rsidRPr="009044EC" w:rsidRDefault="0043056A" w:rsidP="00E26E2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7E78D7CB" w14:textId="77777777" w:rsidR="0043056A" w:rsidRPr="009044EC" w:rsidRDefault="0043056A" w:rsidP="00E26E2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7CFB8AB1" w14:textId="77777777" w:rsidR="0043056A" w:rsidRPr="009044EC" w:rsidRDefault="0043056A" w:rsidP="00E26E2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5904A38E" w14:textId="77777777" w:rsidR="0043056A" w:rsidRPr="009044EC" w:rsidRDefault="0043056A" w:rsidP="00E26E2E">
            <w:pPr>
              <w:pStyle w:val="Compact"/>
            </w:pPr>
            <w:r w:rsidRPr="009044EC">
              <w:t>than target</w:t>
            </w:r>
          </w:p>
        </w:tc>
      </w:tr>
      <w:tr w:rsidR="0043056A" w:rsidRPr="009044EC" w14:paraId="15BBDB31" w14:textId="77777777" w:rsidTr="00AF16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FEAA3E" w14:textId="77777777" w:rsidR="0043056A" w:rsidRPr="009044EC" w:rsidRDefault="0043056A" w:rsidP="00E26E2E">
            <w:pPr>
              <w:pStyle w:val="Compact"/>
            </w:pPr>
            <w:commentRangeStart w:id="30"/>
            <w:r w:rsidRPr="009044EC">
              <w:t>P1</w:t>
            </w:r>
            <w:commentRangeEnd w:id="30"/>
            <w:r w:rsidR="009E4A8D" w:rsidRPr="009044EC">
              <w:rPr>
                <w:rStyle w:val="Kommentarzeichen"/>
                <w:sz w:val="24"/>
                <w:szCs w:val="24"/>
              </w:rPr>
              <w:commentReference w:id="30"/>
            </w:r>
          </w:p>
        </w:tc>
        <w:tc>
          <w:tcPr>
            <w:cnfStyle w:val="000001000000" w:firstRow="0" w:lastRow="0" w:firstColumn="0" w:lastColumn="0" w:oddVBand="0" w:evenVBand="1" w:oddHBand="0" w:evenHBand="0" w:firstRowFirstColumn="0" w:firstRowLastColumn="0" w:lastRowFirstColumn="0" w:lastRowLastColumn="0"/>
            <w:tcW w:w="0" w:type="auto"/>
          </w:tcPr>
          <w:p w14:paraId="39D60AA1" w14:textId="77777777" w:rsidR="0043056A" w:rsidRPr="009044EC" w:rsidRDefault="0043056A" w:rsidP="00E26E2E">
            <w:pPr>
              <w:pStyle w:val="Compact"/>
            </w:pPr>
            <w:r w:rsidRPr="009044EC">
              <w:t>K</w:t>
            </w:r>
          </w:p>
        </w:tc>
        <w:tc>
          <w:tcPr>
            <w:cnfStyle w:val="000010000000" w:firstRow="0" w:lastRow="0" w:firstColumn="0" w:lastColumn="0" w:oddVBand="1" w:evenVBand="0" w:oddHBand="0" w:evenHBand="0" w:firstRowFirstColumn="0" w:firstRowLastColumn="0" w:lastRowFirstColumn="0" w:lastRowLastColumn="0"/>
            <w:tcW w:w="0" w:type="auto"/>
          </w:tcPr>
          <w:p w14:paraId="636290F0" w14:textId="77777777" w:rsidR="0043056A" w:rsidRPr="009044EC" w:rsidRDefault="0043056A" w:rsidP="00E26E2E">
            <w:pPr>
              <w:pStyle w:val="Compact"/>
            </w:pPr>
            <w:r w:rsidRPr="009044EC">
              <w:t>Classical</w:t>
            </w:r>
          </w:p>
        </w:tc>
        <w:tc>
          <w:tcPr>
            <w:cnfStyle w:val="000001000000" w:firstRow="0" w:lastRow="0" w:firstColumn="0" w:lastColumn="0" w:oddVBand="0" w:evenVBand="1" w:oddHBand="0" w:evenHBand="0" w:firstRowFirstColumn="0" w:firstRowLastColumn="0" w:lastRowFirstColumn="0" w:lastRowLastColumn="0"/>
            <w:tcW w:w="0" w:type="auto"/>
          </w:tcPr>
          <w:p w14:paraId="575F27D8" w14:textId="77777777" w:rsidR="0043056A" w:rsidRPr="009044EC" w:rsidRDefault="0043056A" w:rsidP="00E26E2E">
            <w:pPr>
              <w:pStyle w:val="Compact"/>
            </w:pPr>
            <w:r w:rsidRPr="009044EC">
              <w:t>5.96</w:t>
            </w:r>
          </w:p>
        </w:tc>
        <w:tc>
          <w:tcPr>
            <w:cnfStyle w:val="000010000000" w:firstRow="0" w:lastRow="0" w:firstColumn="0" w:lastColumn="0" w:oddVBand="1" w:evenVBand="0" w:oddHBand="0" w:evenHBand="0" w:firstRowFirstColumn="0" w:firstRowLastColumn="0" w:lastRowFirstColumn="0" w:lastRowLastColumn="0"/>
            <w:tcW w:w="0" w:type="auto"/>
          </w:tcPr>
          <w:p w14:paraId="78886F71" w14:textId="77777777" w:rsidR="0043056A" w:rsidRPr="009044EC" w:rsidRDefault="0043056A" w:rsidP="00E26E2E">
            <w:pPr>
              <w:pStyle w:val="Compact"/>
            </w:pPr>
            <w:r w:rsidRPr="009044EC">
              <w:t>39</w:t>
            </w:r>
          </w:p>
        </w:tc>
        <w:tc>
          <w:tcPr>
            <w:cnfStyle w:val="000001000000" w:firstRow="0" w:lastRow="0" w:firstColumn="0" w:lastColumn="0" w:oddVBand="0" w:evenVBand="1" w:oddHBand="0" w:evenHBand="0" w:firstRowFirstColumn="0" w:firstRowLastColumn="0" w:lastRowFirstColumn="0" w:lastRowLastColumn="0"/>
            <w:tcW w:w="0" w:type="auto"/>
          </w:tcPr>
          <w:p w14:paraId="25284A6C" w14:textId="77777777" w:rsidR="0043056A" w:rsidRPr="009044EC" w:rsidRDefault="0043056A" w:rsidP="00E26E2E">
            <w:pPr>
              <w:pStyle w:val="Compact"/>
            </w:pPr>
            <w:r w:rsidRPr="009044EC">
              <w:t>15.79</w:t>
            </w:r>
          </w:p>
        </w:tc>
      </w:tr>
      <w:tr w:rsidR="0043056A" w:rsidRPr="009044EC" w14:paraId="79B08927" w14:textId="77777777" w:rsidTr="00AF1637">
        <w:tc>
          <w:tcPr>
            <w:cnfStyle w:val="000010000000" w:firstRow="0" w:lastRow="0" w:firstColumn="0" w:lastColumn="0" w:oddVBand="1" w:evenVBand="0" w:oddHBand="0" w:evenHBand="0" w:firstRowFirstColumn="0" w:firstRowLastColumn="0" w:lastRowFirstColumn="0" w:lastRowLastColumn="0"/>
            <w:tcW w:w="0" w:type="auto"/>
          </w:tcPr>
          <w:p w14:paraId="62D4A4FD" w14:textId="77777777" w:rsidR="0043056A" w:rsidRPr="009044EC" w:rsidRDefault="0043056A" w:rsidP="00E26E2E">
            <w:pPr>
              <w:pStyle w:val="Compact"/>
            </w:pPr>
            <w:r w:rsidRPr="009044EC">
              <w:t>P2</w:t>
            </w:r>
          </w:p>
        </w:tc>
        <w:tc>
          <w:tcPr>
            <w:cnfStyle w:val="000001000000" w:firstRow="0" w:lastRow="0" w:firstColumn="0" w:lastColumn="0" w:oddVBand="0" w:evenVBand="1" w:oddHBand="0" w:evenHBand="0" w:firstRowFirstColumn="0" w:firstRowLastColumn="0" w:lastRowFirstColumn="0" w:lastRowLastColumn="0"/>
            <w:tcW w:w="0" w:type="auto"/>
          </w:tcPr>
          <w:p w14:paraId="12CA74F9" w14:textId="77777777" w:rsidR="0043056A" w:rsidRPr="009044EC" w:rsidRDefault="0043056A" w:rsidP="00E26E2E">
            <w:pPr>
              <w:pStyle w:val="Compact"/>
            </w:pPr>
            <w:r w:rsidRPr="009044EC">
              <w:t>V</w:t>
            </w:r>
          </w:p>
        </w:tc>
        <w:tc>
          <w:tcPr>
            <w:cnfStyle w:val="000010000000" w:firstRow="0" w:lastRow="0" w:firstColumn="0" w:lastColumn="0" w:oddVBand="1" w:evenVBand="0" w:oddHBand="0" w:evenHBand="0" w:firstRowFirstColumn="0" w:firstRowLastColumn="0" w:lastRowFirstColumn="0" w:lastRowLastColumn="0"/>
            <w:tcW w:w="0" w:type="auto"/>
          </w:tcPr>
          <w:p w14:paraId="7BF63FFB" w14:textId="77777777" w:rsidR="0043056A" w:rsidRPr="009044EC" w:rsidRDefault="0043056A" w:rsidP="00E26E2E">
            <w:pPr>
              <w:pStyle w:val="Compact"/>
            </w:pPr>
            <w:r w:rsidRPr="009044EC">
              <w:t>Classical</w:t>
            </w:r>
          </w:p>
        </w:tc>
        <w:tc>
          <w:tcPr>
            <w:cnfStyle w:val="000001000000" w:firstRow="0" w:lastRow="0" w:firstColumn="0" w:lastColumn="0" w:oddVBand="0" w:evenVBand="1" w:oddHBand="0" w:evenHBand="0" w:firstRowFirstColumn="0" w:firstRowLastColumn="0" w:lastRowFirstColumn="0" w:lastRowLastColumn="0"/>
            <w:tcW w:w="0" w:type="auto"/>
          </w:tcPr>
          <w:p w14:paraId="310183FC" w14:textId="77777777" w:rsidR="0043056A" w:rsidRPr="009044EC" w:rsidRDefault="0043056A" w:rsidP="00E26E2E">
            <w:pPr>
              <w:pStyle w:val="Compact"/>
            </w:pPr>
            <w:r w:rsidRPr="009044EC">
              <w:t>24.41</w:t>
            </w:r>
          </w:p>
        </w:tc>
        <w:tc>
          <w:tcPr>
            <w:cnfStyle w:val="000010000000" w:firstRow="0" w:lastRow="0" w:firstColumn="0" w:lastColumn="0" w:oddVBand="1" w:evenVBand="0" w:oddHBand="0" w:evenHBand="0" w:firstRowFirstColumn="0" w:firstRowLastColumn="0" w:lastRowFirstColumn="0" w:lastRowLastColumn="0"/>
            <w:tcW w:w="0" w:type="auto"/>
          </w:tcPr>
          <w:p w14:paraId="22312182" w14:textId="77777777" w:rsidR="0043056A" w:rsidRPr="009044EC" w:rsidRDefault="0043056A" w:rsidP="00E26E2E">
            <w:pPr>
              <w:pStyle w:val="Compact"/>
            </w:pPr>
            <w:r w:rsidRPr="009044EC">
              <w:t>108.67</w:t>
            </w:r>
          </w:p>
        </w:tc>
        <w:tc>
          <w:tcPr>
            <w:cnfStyle w:val="000001000000" w:firstRow="0" w:lastRow="0" w:firstColumn="0" w:lastColumn="0" w:oddVBand="0" w:evenVBand="1" w:oddHBand="0" w:evenHBand="0" w:firstRowFirstColumn="0" w:firstRowLastColumn="0" w:lastRowFirstColumn="0" w:lastRowLastColumn="0"/>
            <w:tcW w:w="0" w:type="auto"/>
          </w:tcPr>
          <w:p w14:paraId="51DF2C3A" w14:textId="77777777" w:rsidR="0043056A" w:rsidRPr="009044EC" w:rsidRDefault="0043056A" w:rsidP="00E26E2E">
            <w:pPr>
              <w:pStyle w:val="Compact"/>
            </w:pPr>
            <w:r w:rsidRPr="009044EC">
              <w:t>15.79</w:t>
            </w:r>
          </w:p>
        </w:tc>
      </w:tr>
      <w:tr w:rsidR="0043056A" w:rsidRPr="009044EC" w14:paraId="60636936" w14:textId="77777777" w:rsidTr="00AF16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8AA671" w14:textId="77777777" w:rsidR="0043056A" w:rsidRPr="009044EC" w:rsidRDefault="0043056A" w:rsidP="00E26E2E">
            <w:pPr>
              <w:pStyle w:val="Compact"/>
            </w:pPr>
            <w:r w:rsidRPr="009044EC">
              <w:t>P3</w:t>
            </w:r>
          </w:p>
        </w:tc>
        <w:tc>
          <w:tcPr>
            <w:cnfStyle w:val="000001000000" w:firstRow="0" w:lastRow="0" w:firstColumn="0" w:lastColumn="0" w:oddVBand="0" w:evenVBand="1" w:oddHBand="0" w:evenHBand="0" w:firstRowFirstColumn="0" w:firstRowLastColumn="0" w:lastRowFirstColumn="0" w:lastRowLastColumn="0"/>
            <w:tcW w:w="0" w:type="auto"/>
          </w:tcPr>
          <w:p w14:paraId="561FE789" w14:textId="77777777" w:rsidR="0043056A" w:rsidRPr="009044EC" w:rsidRDefault="0043056A" w:rsidP="00E26E2E">
            <w:pPr>
              <w:pStyle w:val="Compact"/>
            </w:pPr>
            <w:r w:rsidRPr="009044EC">
              <w:t>A</w:t>
            </w:r>
          </w:p>
        </w:tc>
        <w:tc>
          <w:tcPr>
            <w:cnfStyle w:val="000010000000" w:firstRow="0" w:lastRow="0" w:firstColumn="0" w:lastColumn="0" w:oddVBand="1" w:evenVBand="0" w:oddHBand="0" w:evenHBand="0" w:firstRowFirstColumn="0" w:firstRowLastColumn="0" w:lastRowFirstColumn="0" w:lastRowLastColumn="0"/>
            <w:tcW w:w="0" w:type="auto"/>
          </w:tcPr>
          <w:p w14:paraId="21024C3C" w14:textId="77777777" w:rsidR="0043056A" w:rsidRPr="009044EC" w:rsidRDefault="0043056A" w:rsidP="00E26E2E">
            <w:pPr>
              <w:pStyle w:val="Compact"/>
            </w:pPr>
            <w:r w:rsidRPr="009044EC">
              <w:t>Permissive</w:t>
            </w:r>
          </w:p>
        </w:tc>
        <w:tc>
          <w:tcPr>
            <w:cnfStyle w:val="000001000000" w:firstRow="0" w:lastRow="0" w:firstColumn="0" w:lastColumn="0" w:oddVBand="0" w:evenVBand="1" w:oddHBand="0" w:evenHBand="0" w:firstRowFirstColumn="0" w:firstRowLastColumn="0" w:lastRowFirstColumn="0" w:lastRowLastColumn="0"/>
            <w:tcW w:w="0" w:type="auto"/>
          </w:tcPr>
          <w:p w14:paraId="70336EFD" w14:textId="77777777" w:rsidR="0043056A" w:rsidRPr="009044EC" w:rsidRDefault="0043056A" w:rsidP="00E26E2E">
            <w:pPr>
              <w:pStyle w:val="Compact"/>
            </w:pPr>
            <w:r w:rsidRPr="009044EC">
              <w:t>1.63</w:t>
            </w:r>
          </w:p>
        </w:tc>
        <w:tc>
          <w:tcPr>
            <w:cnfStyle w:val="000010000000" w:firstRow="0" w:lastRow="0" w:firstColumn="0" w:lastColumn="0" w:oddVBand="1" w:evenVBand="0" w:oddHBand="0" w:evenHBand="0" w:firstRowFirstColumn="0" w:firstRowLastColumn="0" w:lastRowFirstColumn="0" w:lastRowLastColumn="0"/>
            <w:tcW w:w="0" w:type="auto"/>
          </w:tcPr>
          <w:p w14:paraId="0035CDE9" w14:textId="77777777" w:rsidR="0043056A" w:rsidRPr="009044EC" w:rsidRDefault="0043056A" w:rsidP="00E26E2E">
            <w:pPr>
              <w:pStyle w:val="Compact"/>
            </w:pPr>
            <w:r w:rsidRPr="009044EC">
              <w:t>3.9</w:t>
            </w:r>
          </w:p>
        </w:tc>
        <w:tc>
          <w:tcPr>
            <w:cnfStyle w:val="000001000000" w:firstRow="0" w:lastRow="0" w:firstColumn="0" w:lastColumn="0" w:oddVBand="0" w:evenVBand="1" w:oddHBand="0" w:evenHBand="0" w:firstRowFirstColumn="0" w:firstRowLastColumn="0" w:lastRowFirstColumn="0" w:lastRowLastColumn="0"/>
            <w:tcW w:w="0" w:type="auto"/>
          </w:tcPr>
          <w:p w14:paraId="2B2909A3" w14:textId="77777777" w:rsidR="0043056A" w:rsidRPr="009044EC" w:rsidRDefault="0043056A" w:rsidP="00E26E2E">
            <w:pPr>
              <w:pStyle w:val="Compact"/>
            </w:pPr>
            <w:r w:rsidRPr="009044EC">
              <w:t>31.58</w:t>
            </w:r>
          </w:p>
        </w:tc>
      </w:tr>
      <w:tr w:rsidR="0043056A" w:rsidRPr="009044EC" w14:paraId="3AB6513F" w14:textId="77777777" w:rsidTr="00AF1637">
        <w:tc>
          <w:tcPr>
            <w:cnfStyle w:val="000010000000" w:firstRow="0" w:lastRow="0" w:firstColumn="0" w:lastColumn="0" w:oddVBand="1" w:evenVBand="0" w:oddHBand="0" w:evenHBand="0" w:firstRowFirstColumn="0" w:firstRowLastColumn="0" w:lastRowFirstColumn="0" w:lastRowLastColumn="0"/>
            <w:tcW w:w="0" w:type="auto"/>
          </w:tcPr>
          <w:p w14:paraId="60C83147" w14:textId="77777777" w:rsidR="0043056A" w:rsidRPr="009044EC" w:rsidRDefault="0043056A" w:rsidP="00E26E2E">
            <w:pPr>
              <w:pStyle w:val="Compact"/>
            </w:pPr>
            <w:r w:rsidRPr="009044EC">
              <w:t>P4</w:t>
            </w:r>
          </w:p>
        </w:tc>
        <w:tc>
          <w:tcPr>
            <w:cnfStyle w:val="000001000000" w:firstRow="0" w:lastRow="0" w:firstColumn="0" w:lastColumn="0" w:oddVBand="0" w:evenVBand="1" w:oddHBand="0" w:evenHBand="0" w:firstRowFirstColumn="0" w:firstRowLastColumn="0" w:lastRowFirstColumn="0" w:lastRowLastColumn="0"/>
            <w:tcW w:w="0" w:type="auto"/>
          </w:tcPr>
          <w:p w14:paraId="7B1769E0" w14:textId="77777777" w:rsidR="0043056A" w:rsidRPr="009044EC" w:rsidRDefault="0043056A" w:rsidP="00E26E2E">
            <w:pPr>
              <w:pStyle w:val="Compact"/>
            </w:pPr>
            <w:r w:rsidRPr="009044EC">
              <w:t>E</w:t>
            </w:r>
          </w:p>
        </w:tc>
        <w:tc>
          <w:tcPr>
            <w:cnfStyle w:val="000010000000" w:firstRow="0" w:lastRow="0" w:firstColumn="0" w:lastColumn="0" w:oddVBand="1" w:evenVBand="0" w:oddHBand="0" w:evenHBand="0" w:firstRowFirstColumn="0" w:firstRowLastColumn="0" w:lastRowFirstColumn="0" w:lastRowLastColumn="0"/>
            <w:tcW w:w="0" w:type="auto"/>
          </w:tcPr>
          <w:p w14:paraId="4C45A498" w14:textId="77777777" w:rsidR="0043056A" w:rsidRPr="009044EC" w:rsidRDefault="0043056A" w:rsidP="00E26E2E">
            <w:pPr>
              <w:pStyle w:val="Compact"/>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tcPr>
          <w:p w14:paraId="26C83C8D" w14:textId="77777777" w:rsidR="0043056A" w:rsidRPr="009044EC" w:rsidRDefault="0043056A" w:rsidP="00E26E2E">
            <w:pPr>
              <w:pStyle w:val="Compact"/>
            </w:pPr>
            <w:r w:rsidRPr="009044EC">
              <w:t>1.91</w:t>
            </w:r>
          </w:p>
        </w:tc>
        <w:tc>
          <w:tcPr>
            <w:cnfStyle w:val="000010000000" w:firstRow="0" w:lastRow="0" w:firstColumn="0" w:lastColumn="0" w:oddVBand="1" w:evenVBand="0" w:oddHBand="0" w:evenHBand="0" w:firstRowFirstColumn="0" w:firstRowLastColumn="0" w:lastRowFirstColumn="0" w:lastRowLastColumn="0"/>
            <w:tcW w:w="0" w:type="auto"/>
          </w:tcPr>
          <w:p w14:paraId="6AC7C530" w14:textId="77777777" w:rsidR="0043056A" w:rsidRPr="009044EC" w:rsidRDefault="0043056A" w:rsidP="00E26E2E">
            <w:pPr>
              <w:pStyle w:val="Compact"/>
            </w:pPr>
            <w:r w:rsidRPr="009044EC">
              <w:t>2.8</w:t>
            </w:r>
          </w:p>
        </w:tc>
        <w:tc>
          <w:tcPr>
            <w:cnfStyle w:val="000001000000" w:firstRow="0" w:lastRow="0" w:firstColumn="0" w:lastColumn="0" w:oddVBand="0" w:evenVBand="1" w:oddHBand="0" w:evenHBand="0" w:firstRowFirstColumn="0" w:firstRowLastColumn="0" w:lastRowFirstColumn="0" w:lastRowLastColumn="0"/>
            <w:tcW w:w="0" w:type="auto"/>
          </w:tcPr>
          <w:p w14:paraId="0CE4A5B9" w14:textId="77777777" w:rsidR="0043056A" w:rsidRPr="009044EC" w:rsidRDefault="0043056A" w:rsidP="00E26E2E">
            <w:pPr>
              <w:pStyle w:val="Compact"/>
            </w:pPr>
            <w:r w:rsidRPr="009044EC">
              <w:t>5.26</w:t>
            </w:r>
          </w:p>
        </w:tc>
      </w:tr>
      <w:tr w:rsidR="0043056A" w:rsidRPr="009044EC" w14:paraId="2AC593E6" w14:textId="77777777" w:rsidTr="00AF16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57A9B6" w14:textId="77777777" w:rsidR="0043056A" w:rsidRPr="009044EC" w:rsidRDefault="0043056A" w:rsidP="00E26E2E">
            <w:pPr>
              <w:pStyle w:val="Compact"/>
            </w:pPr>
            <w:r w:rsidRPr="009044EC">
              <w:t>P5</w:t>
            </w:r>
          </w:p>
        </w:tc>
        <w:tc>
          <w:tcPr>
            <w:cnfStyle w:val="000001000000" w:firstRow="0" w:lastRow="0" w:firstColumn="0" w:lastColumn="0" w:oddVBand="0" w:evenVBand="1" w:oddHBand="0" w:evenHBand="0" w:firstRowFirstColumn="0" w:firstRowLastColumn="0" w:lastRowFirstColumn="0" w:lastRowLastColumn="0"/>
            <w:tcW w:w="0" w:type="auto"/>
          </w:tcPr>
          <w:p w14:paraId="6116A46D" w14:textId="77777777" w:rsidR="0043056A" w:rsidRPr="009044EC" w:rsidRDefault="0043056A" w:rsidP="00E26E2E">
            <w:pPr>
              <w:pStyle w:val="Compact"/>
            </w:pPr>
            <w:r w:rsidRPr="009044EC">
              <w:t>L</w:t>
            </w:r>
          </w:p>
        </w:tc>
        <w:tc>
          <w:tcPr>
            <w:cnfStyle w:val="000010000000" w:firstRow="0" w:lastRow="0" w:firstColumn="0" w:lastColumn="0" w:oddVBand="1" w:evenVBand="0" w:oddHBand="0" w:evenHBand="0" w:firstRowFirstColumn="0" w:firstRowLastColumn="0" w:lastRowFirstColumn="0" w:lastRowLastColumn="0"/>
            <w:tcW w:w="0" w:type="auto"/>
          </w:tcPr>
          <w:p w14:paraId="3CAEC66F" w14:textId="77777777" w:rsidR="0043056A" w:rsidRPr="009044EC" w:rsidRDefault="0043056A" w:rsidP="00E26E2E">
            <w:pPr>
              <w:pStyle w:val="Compact"/>
            </w:pPr>
            <w:r w:rsidRPr="009044EC">
              <w:t>Permissive</w:t>
            </w:r>
          </w:p>
        </w:tc>
        <w:tc>
          <w:tcPr>
            <w:cnfStyle w:val="000001000000" w:firstRow="0" w:lastRow="0" w:firstColumn="0" w:lastColumn="0" w:oddVBand="0" w:evenVBand="1" w:oddHBand="0" w:evenHBand="0" w:firstRowFirstColumn="0" w:firstRowLastColumn="0" w:lastRowFirstColumn="0" w:lastRowLastColumn="0"/>
            <w:tcW w:w="0" w:type="auto"/>
          </w:tcPr>
          <w:p w14:paraId="17FF6C30" w14:textId="77777777" w:rsidR="0043056A" w:rsidRPr="009044EC" w:rsidRDefault="0043056A" w:rsidP="00E26E2E">
            <w:pPr>
              <w:pStyle w:val="Compact"/>
            </w:pPr>
            <w:r w:rsidRPr="009044EC">
              <w:t>1.12</w:t>
            </w:r>
          </w:p>
        </w:tc>
        <w:tc>
          <w:tcPr>
            <w:cnfStyle w:val="000010000000" w:firstRow="0" w:lastRow="0" w:firstColumn="0" w:lastColumn="0" w:oddVBand="1" w:evenVBand="0" w:oddHBand="0" w:evenHBand="0" w:firstRowFirstColumn="0" w:firstRowLastColumn="0" w:lastRowFirstColumn="0" w:lastRowLastColumn="0"/>
            <w:tcW w:w="0" w:type="auto"/>
          </w:tcPr>
          <w:p w14:paraId="3CE63B70" w14:textId="77777777" w:rsidR="0043056A" w:rsidRPr="009044EC" w:rsidRDefault="0043056A" w:rsidP="00E26E2E">
            <w:pPr>
              <w:pStyle w:val="Compact"/>
            </w:pPr>
            <w:r w:rsidRPr="009044EC">
              <w:t>0.6</w:t>
            </w:r>
          </w:p>
        </w:tc>
        <w:tc>
          <w:tcPr>
            <w:cnfStyle w:val="000001000000" w:firstRow="0" w:lastRow="0" w:firstColumn="0" w:lastColumn="0" w:oddVBand="0" w:evenVBand="1" w:oddHBand="0" w:evenHBand="0" w:firstRowFirstColumn="0" w:firstRowLastColumn="0" w:lastRowFirstColumn="0" w:lastRowLastColumn="0"/>
            <w:tcW w:w="0" w:type="auto"/>
          </w:tcPr>
          <w:p w14:paraId="678314E5" w14:textId="77777777" w:rsidR="0043056A" w:rsidRPr="009044EC" w:rsidRDefault="0043056A" w:rsidP="00E26E2E">
            <w:pPr>
              <w:pStyle w:val="Compact"/>
            </w:pPr>
            <w:r w:rsidRPr="009044EC">
              <w:t>31.58</w:t>
            </w:r>
          </w:p>
        </w:tc>
      </w:tr>
      <w:tr w:rsidR="0043056A" w:rsidRPr="009044EC" w14:paraId="5E26EE99" w14:textId="77777777" w:rsidTr="00AF1637">
        <w:tc>
          <w:tcPr>
            <w:cnfStyle w:val="000010000000" w:firstRow="0" w:lastRow="0" w:firstColumn="0" w:lastColumn="0" w:oddVBand="1" w:evenVBand="0" w:oddHBand="0" w:evenHBand="0" w:firstRowFirstColumn="0" w:firstRowLastColumn="0" w:lastRowFirstColumn="0" w:lastRowLastColumn="0"/>
            <w:tcW w:w="0" w:type="auto"/>
          </w:tcPr>
          <w:p w14:paraId="78C797F2" w14:textId="77777777" w:rsidR="0043056A" w:rsidRPr="009044EC" w:rsidRDefault="0043056A" w:rsidP="00E26E2E">
            <w:pPr>
              <w:pStyle w:val="Compact"/>
            </w:pPr>
            <w:r w:rsidRPr="009044EC">
              <w:t>P6</w:t>
            </w:r>
          </w:p>
        </w:tc>
        <w:tc>
          <w:tcPr>
            <w:cnfStyle w:val="000001000000" w:firstRow="0" w:lastRow="0" w:firstColumn="0" w:lastColumn="0" w:oddVBand="0" w:evenVBand="1" w:oddHBand="0" w:evenHBand="0" w:firstRowFirstColumn="0" w:firstRowLastColumn="0" w:lastRowFirstColumn="0" w:lastRowLastColumn="0"/>
            <w:tcW w:w="0" w:type="auto"/>
          </w:tcPr>
          <w:p w14:paraId="1C1D245D" w14:textId="77777777" w:rsidR="0043056A" w:rsidRPr="009044EC" w:rsidRDefault="0043056A" w:rsidP="00E26E2E">
            <w:pPr>
              <w:pStyle w:val="Compact"/>
            </w:pPr>
            <w:r w:rsidRPr="009044EC">
              <w:t>V</w:t>
            </w:r>
          </w:p>
        </w:tc>
        <w:tc>
          <w:tcPr>
            <w:cnfStyle w:val="000010000000" w:firstRow="0" w:lastRow="0" w:firstColumn="0" w:lastColumn="0" w:oddVBand="1" w:evenVBand="0" w:oddHBand="0" w:evenHBand="0" w:firstRowFirstColumn="0" w:firstRowLastColumn="0" w:lastRowFirstColumn="0" w:lastRowLastColumn="0"/>
            <w:tcW w:w="0" w:type="auto"/>
          </w:tcPr>
          <w:p w14:paraId="2508CA98" w14:textId="77777777" w:rsidR="0043056A" w:rsidRPr="009044EC" w:rsidRDefault="0043056A" w:rsidP="00E26E2E">
            <w:pPr>
              <w:pStyle w:val="Compact"/>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tcPr>
          <w:p w14:paraId="5D50F5A5" w14:textId="77777777" w:rsidR="0043056A" w:rsidRPr="009044EC" w:rsidRDefault="0043056A" w:rsidP="00E26E2E">
            <w:pPr>
              <w:pStyle w:val="Compact"/>
            </w:pPr>
            <w:r w:rsidRPr="009044EC">
              <w:t>1.43</w:t>
            </w:r>
          </w:p>
        </w:tc>
        <w:tc>
          <w:tcPr>
            <w:cnfStyle w:val="000010000000" w:firstRow="0" w:lastRow="0" w:firstColumn="0" w:lastColumn="0" w:oddVBand="1" w:evenVBand="0" w:oddHBand="0" w:evenHBand="0" w:firstRowFirstColumn="0" w:firstRowLastColumn="0" w:lastRowFirstColumn="0" w:lastRowLastColumn="0"/>
            <w:tcW w:w="0" w:type="auto"/>
          </w:tcPr>
          <w:p w14:paraId="05EC9F46" w14:textId="77777777" w:rsidR="0043056A" w:rsidRPr="009044EC" w:rsidRDefault="0043056A" w:rsidP="00E26E2E">
            <w:pPr>
              <w:pStyle w:val="Compact"/>
            </w:pPr>
            <w:r w:rsidRPr="009044EC">
              <w:t>1.46</w:t>
            </w:r>
          </w:p>
        </w:tc>
        <w:tc>
          <w:tcPr>
            <w:cnfStyle w:val="000001000000" w:firstRow="0" w:lastRow="0" w:firstColumn="0" w:lastColumn="0" w:oddVBand="0" w:evenVBand="1" w:oddHBand="0" w:evenHBand="0" w:firstRowFirstColumn="0" w:firstRowLastColumn="0" w:lastRowFirstColumn="0" w:lastRowLastColumn="0"/>
            <w:tcW w:w="0" w:type="auto"/>
          </w:tcPr>
          <w:p w14:paraId="61A6FC39" w14:textId="77777777" w:rsidR="0043056A" w:rsidRPr="009044EC" w:rsidRDefault="0043056A" w:rsidP="00E26E2E">
            <w:pPr>
              <w:pStyle w:val="Compact"/>
            </w:pPr>
            <w:r w:rsidRPr="009044EC">
              <w:t>15.79</w:t>
            </w:r>
          </w:p>
        </w:tc>
      </w:tr>
      <w:tr w:rsidR="0043056A" w:rsidRPr="009044EC" w14:paraId="68396931" w14:textId="77777777" w:rsidTr="00AF16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9C3FE6" w14:textId="77777777" w:rsidR="0043056A" w:rsidRPr="009044EC" w:rsidRDefault="0043056A" w:rsidP="00E26E2E">
            <w:pPr>
              <w:pStyle w:val="Compact"/>
            </w:pPr>
            <w:r w:rsidRPr="009044EC">
              <w:t>P7</w:t>
            </w:r>
          </w:p>
        </w:tc>
        <w:tc>
          <w:tcPr>
            <w:cnfStyle w:val="000001000000" w:firstRow="0" w:lastRow="0" w:firstColumn="0" w:lastColumn="0" w:oddVBand="0" w:evenVBand="1" w:oddHBand="0" w:evenHBand="0" w:firstRowFirstColumn="0" w:firstRowLastColumn="0" w:lastRowFirstColumn="0" w:lastRowLastColumn="0"/>
            <w:tcW w:w="0" w:type="auto"/>
          </w:tcPr>
          <w:p w14:paraId="034C05A4" w14:textId="77777777" w:rsidR="0043056A" w:rsidRPr="009044EC" w:rsidRDefault="0043056A" w:rsidP="00E26E2E">
            <w:pPr>
              <w:pStyle w:val="Compact"/>
            </w:pPr>
            <w:r w:rsidRPr="009044EC">
              <w:t>H</w:t>
            </w:r>
          </w:p>
        </w:tc>
        <w:tc>
          <w:tcPr>
            <w:cnfStyle w:val="000010000000" w:firstRow="0" w:lastRow="0" w:firstColumn="0" w:lastColumn="0" w:oddVBand="1" w:evenVBand="0" w:oddHBand="0" w:evenHBand="0" w:firstRowFirstColumn="0" w:firstRowLastColumn="0" w:lastRowFirstColumn="0" w:lastRowLastColumn="0"/>
            <w:tcW w:w="0" w:type="auto"/>
          </w:tcPr>
          <w:p w14:paraId="16812911" w14:textId="77777777" w:rsidR="0043056A" w:rsidRPr="009044EC" w:rsidRDefault="0043056A" w:rsidP="00E26E2E">
            <w:pPr>
              <w:pStyle w:val="Compact"/>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tcPr>
          <w:p w14:paraId="74112566" w14:textId="77777777" w:rsidR="0043056A" w:rsidRPr="009044EC" w:rsidRDefault="0043056A" w:rsidP="00E26E2E">
            <w:pPr>
              <w:pStyle w:val="Compact"/>
            </w:pPr>
            <w:r w:rsidRPr="009044EC">
              <w:t>1.62</w:t>
            </w:r>
          </w:p>
        </w:tc>
        <w:tc>
          <w:tcPr>
            <w:cnfStyle w:val="000010000000" w:firstRow="0" w:lastRow="0" w:firstColumn="0" w:lastColumn="0" w:oddVBand="1" w:evenVBand="0" w:oddHBand="0" w:evenHBand="0" w:firstRowFirstColumn="0" w:firstRowLastColumn="0" w:lastRowFirstColumn="0" w:lastRowLastColumn="0"/>
            <w:tcW w:w="0" w:type="auto"/>
          </w:tcPr>
          <w:p w14:paraId="50D4C20D" w14:textId="77777777" w:rsidR="0043056A" w:rsidRPr="009044EC" w:rsidRDefault="0043056A" w:rsidP="00E26E2E">
            <w:pPr>
              <w:pStyle w:val="Compact"/>
            </w:pPr>
            <w:r w:rsidRPr="009044EC">
              <w:t>2.65</w:t>
            </w:r>
          </w:p>
        </w:tc>
        <w:tc>
          <w:tcPr>
            <w:cnfStyle w:val="000001000000" w:firstRow="0" w:lastRow="0" w:firstColumn="0" w:lastColumn="0" w:oddVBand="0" w:evenVBand="1" w:oddHBand="0" w:evenHBand="0" w:firstRowFirstColumn="0" w:firstRowLastColumn="0" w:lastRowFirstColumn="0" w:lastRowLastColumn="0"/>
            <w:tcW w:w="0" w:type="auto"/>
          </w:tcPr>
          <w:p w14:paraId="0D253A47" w14:textId="77777777" w:rsidR="0043056A" w:rsidRPr="009044EC" w:rsidRDefault="0043056A" w:rsidP="00E26E2E">
            <w:pPr>
              <w:pStyle w:val="Compact"/>
            </w:pPr>
            <w:r w:rsidRPr="009044EC">
              <w:t>0</w:t>
            </w:r>
          </w:p>
        </w:tc>
      </w:tr>
      <w:tr w:rsidR="0043056A" w:rsidRPr="009044EC" w14:paraId="41036A94" w14:textId="77777777" w:rsidTr="00AF1637">
        <w:tc>
          <w:tcPr>
            <w:cnfStyle w:val="000010000000" w:firstRow="0" w:lastRow="0" w:firstColumn="0" w:lastColumn="0" w:oddVBand="1" w:evenVBand="0" w:oddHBand="0" w:evenHBand="0" w:firstRowFirstColumn="0" w:firstRowLastColumn="0" w:lastRowFirstColumn="0" w:lastRowLastColumn="0"/>
            <w:tcW w:w="0" w:type="auto"/>
          </w:tcPr>
          <w:p w14:paraId="7D856DDD" w14:textId="77777777" w:rsidR="0043056A" w:rsidRPr="009044EC" w:rsidRDefault="0043056A" w:rsidP="00E26E2E">
            <w:pPr>
              <w:pStyle w:val="Compact"/>
            </w:pPr>
            <w:r w:rsidRPr="009044EC">
              <w:t>P8</w:t>
            </w:r>
          </w:p>
        </w:tc>
        <w:tc>
          <w:tcPr>
            <w:cnfStyle w:val="000001000000" w:firstRow="0" w:lastRow="0" w:firstColumn="0" w:lastColumn="0" w:oddVBand="0" w:evenVBand="1" w:oddHBand="0" w:evenHBand="0" w:firstRowFirstColumn="0" w:firstRowLastColumn="0" w:lastRowFirstColumn="0" w:lastRowLastColumn="0"/>
            <w:tcW w:w="0" w:type="auto"/>
          </w:tcPr>
          <w:p w14:paraId="02D4BB2A" w14:textId="77777777" w:rsidR="0043056A" w:rsidRPr="009044EC" w:rsidRDefault="0043056A" w:rsidP="00E26E2E">
            <w:pPr>
              <w:pStyle w:val="Compact"/>
            </w:pPr>
            <w:r w:rsidRPr="009044EC">
              <w:t>F</w:t>
            </w:r>
          </w:p>
        </w:tc>
        <w:tc>
          <w:tcPr>
            <w:cnfStyle w:val="000010000000" w:firstRow="0" w:lastRow="0" w:firstColumn="0" w:lastColumn="0" w:oddVBand="1" w:evenVBand="0" w:oddHBand="0" w:evenHBand="0" w:firstRowFirstColumn="0" w:firstRowLastColumn="0" w:lastRowFirstColumn="0" w:lastRowLastColumn="0"/>
            <w:tcW w:w="0" w:type="auto"/>
          </w:tcPr>
          <w:p w14:paraId="361CE1BF" w14:textId="77777777" w:rsidR="0043056A" w:rsidRPr="009044EC" w:rsidRDefault="0043056A" w:rsidP="00E26E2E">
            <w:pPr>
              <w:pStyle w:val="Compact"/>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tcPr>
          <w:p w14:paraId="0D0D2BAB" w14:textId="77777777" w:rsidR="0043056A" w:rsidRPr="009044EC" w:rsidRDefault="0043056A" w:rsidP="00E26E2E">
            <w:pPr>
              <w:pStyle w:val="Compact"/>
            </w:pPr>
            <w:r w:rsidRPr="009044EC">
              <w:t>1.5</w:t>
            </w:r>
          </w:p>
        </w:tc>
        <w:tc>
          <w:tcPr>
            <w:cnfStyle w:val="000010000000" w:firstRow="0" w:lastRow="0" w:firstColumn="0" w:lastColumn="0" w:oddVBand="1" w:evenVBand="0" w:oddHBand="0" w:evenHBand="0" w:firstRowFirstColumn="0" w:firstRowLastColumn="0" w:lastRowFirstColumn="0" w:lastRowLastColumn="0"/>
            <w:tcW w:w="0" w:type="auto"/>
          </w:tcPr>
          <w:p w14:paraId="4D50E9FB" w14:textId="77777777" w:rsidR="0043056A" w:rsidRPr="009044EC" w:rsidRDefault="0043056A" w:rsidP="00E26E2E">
            <w:pPr>
              <w:pStyle w:val="Compact"/>
            </w:pPr>
            <w:r w:rsidRPr="009044EC">
              <w:t>1.8</w:t>
            </w:r>
          </w:p>
        </w:tc>
        <w:tc>
          <w:tcPr>
            <w:cnfStyle w:val="000001000000" w:firstRow="0" w:lastRow="0" w:firstColumn="0" w:lastColumn="0" w:oddVBand="0" w:evenVBand="1" w:oddHBand="0" w:evenHBand="0" w:firstRowFirstColumn="0" w:firstRowLastColumn="0" w:lastRowFirstColumn="0" w:lastRowLastColumn="0"/>
            <w:tcW w:w="0" w:type="auto"/>
          </w:tcPr>
          <w:p w14:paraId="342D1821" w14:textId="77777777" w:rsidR="0043056A" w:rsidRPr="009044EC" w:rsidRDefault="0043056A" w:rsidP="00E26E2E">
            <w:pPr>
              <w:pStyle w:val="Compact"/>
            </w:pPr>
            <w:r w:rsidRPr="009044EC">
              <w:t>5.27</w:t>
            </w:r>
          </w:p>
        </w:tc>
      </w:tr>
      <w:tr w:rsidR="0043056A" w:rsidRPr="009044EC" w14:paraId="5345C6B6" w14:textId="77777777" w:rsidTr="00AF16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1C7945" w14:textId="77777777" w:rsidR="0043056A" w:rsidRPr="009044EC" w:rsidRDefault="0043056A" w:rsidP="00E26E2E">
            <w:pPr>
              <w:pStyle w:val="Compact"/>
            </w:pPr>
            <w:r w:rsidRPr="009044EC">
              <w:t>P9</w:t>
            </w:r>
          </w:p>
        </w:tc>
        <w:tc>
          <w:tcPr>
            <w:cnfStyle w:val="000001000000" w:firstRow="0" w:lastRow="0" w:firstColumn="0" w:lastColumn="0" w:oddVBand="0" w:evenVBand="1" w:oddHBand="0" w:evenHBand="0" w:firstRowFirstColumn="0" w:firstRowLastColumn="0" w:lastRowFirstColumn="0" w:lastRowLastColumn="0"/>
            <w:tcW w:w="0" w:type="auto"/>
          </w:tcPr>
          <w:p w14:paraId="4E652D2C" w14:textId="77777777" w:rsidR="0043056A" w:rsidRPr="009044EC" w:rsidRDefault="0043056A" w:rsidP="00E26E2E">
            <w:pPr>
              <w:pStyle w:val="Compact"/>
            </w:pPr>
            <w:r w:rsidRPr="009044EC">
              <w:t>L</w:t>
            </w:r>
          </w:p>
        </w:tc>
        <w:tc>
          <w:tcPr>
            <w:cnfStyle w:val="000010000000" w:firstRow="0" w:lastRow="0" w:firstColumn="0" w:lastColumn="0" w:oddVBand="1" w:evenVBand="0" w:oddHBand="0" w:evenHBand="0" w:firstRowFirstColumn="0" w:firstRowLastColumn="0" w:lastRowFirstColumn="0" w:lastRowLastColumn="0"/>
            <w:tcW w:w="0" w:type="auto"/>
          </w:tcPr>
          <w:p w14:paraId="1A82DA69" w14:textId="77777777" w:rsidR="0043056A" w:rsidRPr="009044EC" w:rsidRDefault="0043056A" w:rsidP="00E26E2E">
            <w:pPr>
              <w:pStyle w:val="Compact"/>
            </w:pPr>
            <w:r w:rsidRPr="009044EC">
              <w:t>Classical</w:t>
            </w:r>
          </w:p>
        </w:tc>
        <w:tc>
          <w:tcPr>
            <w:cnfStyle w:val="000001000000" w:firstRow="0" w:lastRow="0" w:firstColumn="0" w:lastColumn="0" w:oddVBand="0" w:evenVBand="1" w:oddHBand="0" w:evenHBand="0" w:firstRowFirstColumn="0" w:firstRowLastColumn="0" w:lastRowFirstColumn="0" w:lastRowLastColumn="0"/>
            <w:tcW w:w="0" w:type="auto"/>
          </w:tcPr>
          <w:p w14:paraId="2901B76D" w14:textId="77777777" w:rsidR="0043056A" w:rsidRPr="009044EC" w:rsidRDefault="0043056A" w:rsidP="00E26E2E">
            <w:pPr>
              <w:pStyle w:val="Compact"/>
            </w:pPr>
            <w:r w:rsidRPr="009044EC">
              <w:t>305.99</w:t>
            </w:r>
          </w:p>
        </w:tc>
        <w:tc>
          <w:tcPr>
            <w:cnfStyle w:val="000010000000" w:firstRow="0" w:lastRow="0" w:firstColumn="0" w:lastColumn="0" w:oddVBand="1" w:evenVBand="0" w:oddHBand="0" w:evenHBand="0" w:firstRowFirstColumn="0" w:firstRowLastColumn="0" w:lastRowFirstColumn="0" w:lastRowLastColumn="0"/>
            <w:tcW w:w="0" w:type="auto"/>
          </w:tcPr>
          <w:p w14:paraId="41E69CCD" w14:textId="77777777" w:rsidR="0043056A" w:rsidRPr="009044EC" w:rsidRDefault="0043056A" w:rsidP="00E26E2E">
            <w:pPr>
              <w:pStyle w:val="Compact"/>
            </w:pPr>
            <w:r w:rsidRPr="009044EC">
              <w:t>1135.26</w:t>
            </w:r>
          </w:p>
        </w:tc>
        <w:tc>
          <w:tcPr>
            <w:cnfStyle w:val="000001000000" w:firstRow="0" w:lastRow="0" w:firstColumn="0" w:lastColumn="0" w:oddVBand="0" w:evenVBand="1" w:oddHBand="0" w:evenHBand="0" w:firstRowFirstColumn="0" w:firstRowLastColumn="0" w:lastRowFirstColumn="0" w:lastRowLastColumn="0"/>
            <w:tcW w:w="0" w:type="auto"/>
          </w:tcPr>
          <w:p w14:paraId="471A33E6" w14:textId="77777777" w:rsidR="0043056A" w:rsidRPr="009044EC" w:rsidRDefault="0043056A" w:rsidP="00E26E2E">
            <w:pPr>
              <w:pStyle w:val="Compact"/>
            </w:pPr>
            <w:r w:rsidRPr="009044EC">
              <w:t>10.53</w:t>
            </w:r>
          </w:p>
        </w:tc>
      </w:tr>
      <w:tr w:rsidR="0043056A" w:rsidRPr="009044EC" w14:paraId="697EAED6" w14:textId="77777777" w:rsidTr="00AF1637">
        <w:tc>
          <w:tcPr>
            <w:cnfStyle w:val="000010000000" w:firstRow="0" w:lastRow="0" w:firstColumn="0" w:lastColumn="0" w:oddVBand="1" w:evenVBand="0" w:oddHBand="0" w:evenHBand="0" w:firstRowFirstColumn="0" w:firstRowLastColumn="0" w:lastRowFirstColumn="0" w:lastRowLastColumn="0"/>
            <w:tcW w:w="0" w:type="auto"/>
          </w:tcPr>
          <w:p w14:paraId="36E50AE3" w14:textId="77777777" w:rsidR="0043056A" w:rsidRPr="009044EC" w:rsidRDefault="0043056A" w:rsidP="00E26E2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0BDF66FB" w14:textId="77777777" w:rsidR="0043056A" w:rsidRPr="009044EC" w:rsidRDefault="0043056A" w:rsidP="00E26E2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147E6DB9" w14:textId="77777777" w:rsidR="0043056A" w:rsidRPr="009044EC" w:rsidRDefault="0043056A" w:rsidP="00E26E2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51441112" w14:textId="77777777" w:rsidR="0043056A" w:rsidRPr="009044EC" w:rsidRDefault="0043056A" w:rsidP="00E26E2E">
            <w:pPr>
              <w:pStyle w:val="Compact"/>
            </w:pPr>
          </w:p>
        </w:tc>
        <w:tc>
          <w:tcPr>
            <w:cnfStyle w:val="000010000000" w:firstRow="0" w:lastRow="0" w:firstColumn="0" w:lastColumn="0" w:oddVBand="1" w:evenVBand="0" w:oddHBand="0" w:evenHBand="0" w:firstRowFirstColumn="0" w:firstRowLastColumn="0" w:lastRowFirstColumn="0" w:lastRowLastColumn="0"/>
            <w:tcW w:w="0" w:type="auto"/>
          </w:tcPr>
          <w:p w14:paraId="3B4FC897" w14:textId="77777777" w:rsidR="0043056A" w:rsidRPr="009044EC" w:rsidRDefault="0043056A" w:rsidP="00E26E2E">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7ECF15A7" w14:textId="77777777" w:rsidR="0043056A" w:rsidRPr="009044EC" w:rsidRDefault="0043056A" w:rsidP="00E26E2E">
            <w:pPr>
              <w:pStyle w:val="Compact"/>
            </w:pPr>
          </w:p>
        </w:tc>
      </w:tr>
    </w:tbl>
    <w:p w14:paraId="688E3129" w14:textId="77777777" w:rsidR="0043056A" w:rsidRPr="009044EC" w:rsidRDefault="0043056A" w:rsidP="0043056A">
      <w:pPr>
        <w:pStyle w:val="Textkrper"/>
      </w:pPr>
      <w:r w:rsidRPr="009044EC">
        <w:t>AA: Target sequence amino acid wise.</w:t>
      </w:r>
    </w:p>
    <w:p w14:paraId="3200D95F" w14:textId="77777777" w:rsidR="0043056A" w:rsidRPr="009044EC" w:rsidRDefault="0043056A" w:rsidP="0043056A">
      <w:pPr>
        <w:pStyle w:val="Textkrper"/>
      </w:pPr>
      <w:r w:rsidRPr="009044EC">
        <w:t>FC_mean: mean fold change in KD upon substitution.</w:t>
      </w:r>
    </w:p>
    <w:p w14:paraId="659FE56E" w14:textId="77777777" w:rsidR="0043056A" w:rsidRPr="009044EC" w:rsidRDefault="0043056A" w:rsidP="0043056A">
      <w:pPr>
        <w:pStyle w:val="Textkrper"/>
      </w:pPr>
      <w:r w:rsidRPr="009044EC">
        <w:t>Sensitivity: normalized range of KD change.</w:t>
      </w:r>
    </w:p>
    <w:p w14:paraId="4102CD18" w14:textId="5790D252" w:rsidR="003D210B" w:rsidRPr="009044EC" w:rsidRDefault="0043056A" w:rsidP="005B4277">
      <w:pPr>
        <w:pStyle w:val="Textkrper"/>
      </w:pPr>
      <w:r w:rsidRPr="009044EC">
        <w:t>% Better than WT: percentage of substitutions with better KD than target.</w:t>
      </w:r>
    </w:p>
    <w:p w14:paraId="54B6394F" w14:textId="77777777" w:rsidR="00EC4B5B" w:rsidRPr="009044EC" w:rsidRDefault="00EC4B5B" w:rsidP="00706FBE">
      <w:pPr>
        <w:pStyle w:val="Textkrper"/>
      </w:pPr>
    </w:p>
    <w:p w14:paraId="7C38C998" w14:textId="06124F31" w:rsidR="00020AFA" w:rsidRPr="009044EC" w:rsidRDefault="007A671B" w:rsidP="00706FBE">
      <w:pPr>
        <w:pStyle w:val="Textkrper"/>
      </w:pPr>
      <w:r w:rsidRPr="009044EC">
        <w:t xml:space="preserve">We </w:t>
      </w:r>
      <w:r w:rsidR="00D42B59" w:rsidRPr="009044EC">
        <w:t>applied FindTopes to</w:t>
      </w:r>
      <w:r w:rsidR="00BC66F8" w:rsidRPr="009044EC">
        <w:t xml:space="preserve"> predict off-targets with an edit distance </w:t>
      </w:r>
      <m:oMath>
        <m:r>
          <m:rPr>
            <m:sty m:val="p"/>
          </m:rPr>
          <w:rPr>
            <w:rFonts w:ascii="Cambria Math" w:hAnsi="Cambria Math"/>
          </w:rPr>
          <m:t>&lt;</m:t>
        </m:r>
        <m:r>
          <w:rPr>
            <w:rFonts w:ascii="Cambria Math" w:hAnsi="Cambria Math"/>
          </w:rPr>
          <m:t>5</m:t>
        </m:r>
      </m:oMath>
      <w:r w:rsidR="00BC66F8" w:rsidRPr="009044EC">
        <w:t xml:space="preserve"> from the target (see methods: FindTopes). The analysis identified 1454 putative off-targets for MAGEA3-KVAELVHFL</w:t>
      </w:r>
      <w:r w:rsidR="003A26B1" w:rsidRPr="009044EC">
        <w:t xml:space="preserve"> (Figure 1.A)</w:t>
      </w:r>
      <w:r w:rsidR="007F7FD7" w:rsidRPr="009044EC">
        <w:t>, of which</w:t>
      </w:r>
      <w:r w:rsidR="00020AFA" w:rsidRPr="009044EC">
        <w:t xml:space="preserve"> 18/19 peptides were previously disclosed in patents and studies (Figure </w:t>
      </w:r>
      <w:hyperlink w:anchor="fig:fig2">
        <w:r w:rsidR="00020AFA" w:rsidRPr="009044EC">
          <w:rPr>
            <w:rStyle w:val="Hyperlink"/>
          </w:rPr>
          <w:t>2</w:t>
        </w:r>
      </w:hyperlink>
      <w:r w:rsidR="00020AFA" w:rsidRPr="009044EC">
        <w:t>.</w:t>
      </w:r>
      <w:r w:rsidR="00FE7C79" w:rsidRPr="009044EC">
        <w:t>B</w:t>
      </w:r>
      <w:r w:rsidR="00020AFA" w:rsidRPr="009044EC">
        <w:t>, supplementary table 3</w:t>
      </w:r>
      <w:r w:rsidR="000C7043" w:rsidRPr="009044EC">
        <w:t>, methods</w:t>
      </w:r>
      <w:r w:rsidR="00020AFA" w:rsidRPr="009044EC">
        <w:t>). The missing off-target was MAGEA5-KVADLIHFL due to quality controls we applied during data aggregation</w:t>
      </w:r>
      <w:r w:rsidR="00F9652D" w:rsidRPr="009044EC">
        <w:t xml:space="preserve"> (see methods: </w:t>
      </w:r>
      <w:r w:rsidR="005C6520" w:rsidRPr="009044EC">
        <w:t>Data sources and acquisition</w:t>
      </w:r>
      <w:r w:rsidR="00F9652D" w:rsidRPr="009044EC">
        <w:t>)</w:t>
      </w:r>
      <w:r w:rsidR="00020AFA" w:rsidRPr="009044EC">
        <w:t xml:space="preserve">. </w:t>
      </w:r>
    </w:p>
    <w:p w14:paraId="13874032" w14:textId="354D89EB" w:rsidR="00F85D85" w:rsidRPr="009044EC" w:rsidRDefault="00BC66F8">
      <w:pPr>
        <w:pStyle w:val="FirstParagraph"/>
      </w:pPr>
      <w:r w:rsidRPr="009044EC">
        <w:t xml:space="preserve">According to the </w:t>
      </w:r>
      <w:r w:rsidR="00BA2D9D" w:rsidRPr="009044EC">
        <w:t>TPT</w:t>
      </w:r>
      <w:r w:rsidR="002D7C63" w:rsidRPr="009044EC">
        <w:t xml:space="preserve"> analysis</w:t>
      </w:r>
      <w:r w:rsidRPr="009044EC">
        <w:t xml:space="preserve"> (Table  </w:t>
      </w:r>
      <w:hyperlink w:anchor="tab:xscan">
        <w:r w:rsidRPr="009044EC">
          <w:rPr>
            <w:rStyle w:val="Hyperlink"/>
          </w:rPr>
          <w:t>1</w:t>
        </w:r>
      </w:hyperlink>
      <w:r w:rsidRPr="009044EC">
        <w:t>), around 19% of off-targets have sequence mismatches within the backbone positions only (Figure </w:t>
      </w:r>
      <w:hyperlink w:anchor="fig:fig2">
        <w:r w:rsidRPr="009044EC">
          <w:rPr>
            <w:rStyle w:val="Hyperlink"/>
          </w:rPr>
          <w:t>2</w:t>
        </w:r>
      </w:hyperlink>
      <w:r w:rsidRPr="009044EC">
        <w:t>.</w:t>
      </w:r>
      <w:r w:rsidR="00FE7C79" w:rsidRPr="009044EC">
        <w:t>C</w:t>
      </w:r>
      <w:r w:rsidRPr="009044EC">
        <w:t>), indicating that their anchor positions remained intact and therefore, pHLA complex is likely to form. Furthermore almost 81% of the predicted off-targets have their sequence variation both in anchor and permissive positions, making the safety assessment in needs for further and in-depth inevitable. Only three peptides have mismatches exactly at the anchor positions, MAGEA12-KMAELVHFL with one mismatch at P2, EPS8L2-SAAELVHFL with two mismatches at P1 &amp; P2 and PPP2R1B-GIAELVHFS with three mismatches at all classified positions P1, P2 &amp; P9.</w:t>
      </w:r>
      <w:r w:rsidR="00AC7FCC" w:rsidRPr="009044EC">
        <w:t xml:space="preserve"> </w:t>
      </w:r>
      <w:r w:rsidR="009C1B15" w:rsidRPr="009044EC">
        <w:t>Notably, both the MAGEA12 and EPS8L2 peptides have previously been implicated in off-target reactivity, further supporting the biological relevance of these sequence</w:t>
      </w:r>
      <w:r w:rsidR="00EA7753" w:rsidRPr="009044EC">
        <w:t>s.</w:t>
      </w:r>
    </w:p>
    <w:p w14:paraId="7BE8AAFF" w14:textId="2039672A" w:rsidR="00020AFA" w:rsidRPr="009044EC" w:rsidRDefault="00020AFA" w:rsidP="00020AFA">
      <w:pPr>
        <w:pStyle w:val="Textkrper"/>
      </w:pPr>
      <w:r w:rsidRPr="009044EC">
        <w:lastRenderedPageBreak/>
        <w:t>Several of the top peptides with the lowest edit distance were, as expected, from the MAGE family</w:t>
      </w:r>
      <w:r w:rsidR="004676BC" w:rsidRPr="009044EC">
        <w:t xml:space="preserve"> (Table 3)</w:t>
      </w:r>
      <w:r w:rsidR="00DA0FCE" w:rsidRPr="009044EC">
        <w:t xml:space="preserve"> including MAGEA9 </w:t>
      </w:r>
      <w:r w:rsidR="0078358F" w:rsidRPr="009044EC">
        <w:t>which is</w:t>
      </w:r>
      <w:r w:rsidR="00DA0FCE" w:rsidRPr="009044EC">
        <w:t xml:space="preserve"> a perfect match to the target.</w:t>
      </w:r>
    </w:p>
    <w:p w14:paraId="76CE3716" w14:textId="77777777" w:rsidR="00500577" w:rsidRPr="009044EC" w:rsidRDefault="00500577" w:rsidP="00020AFA">
      <w:pPr>
        <w:pStyle w:val="Textkrper"/>
      </w:pPr>
    </w:p>
    <w:p w14:paraId="1E5E7DBD" w14:textId="3084261B" w:rsidR="004306B3" w:rsidRPr="009044EC" w:rsidRDefault="004306B3" w:rsidP="00020AFA">
      <w:pPr>
        <w:pStyle w:val="Textkrper"/>
      </w:pPr>
      <w:commentRangeStart w:id="31"/>
      <w:r w:rsidRPr="009044EC">
        <w:t xml:space="preserve">Table </w:t>
      </w:r>
      <w:commentRangeEnd w:id="31"/>
      <w:r w:rsidR="009E4A8D" w:rsidRPr="009044EC">
        <w:rPr>
          <w:rStyle w:val="Kommentarzeichen"/>
          <w:sz w:val="24"/>
          <w:szCs w:val="24"/>
        </w:rPr>
        <w:commentReference w:id="31"/>
      </w:r>
      <w:r w:rsidRPr="009044EC">
        <w:t xml:space="preserve">3: Identified off-target candidates from different MAGE families (A, B, C, F &amp; E) </w:t>
      </w:r>
    </w:p>
    <w:tbl>
      <w:tblPr>
        <w:tblStyle w:val="Gitternetztabelle1hell"/>
        <w:tblW w:w="9275" w:type="dxa"/>
        <w:tblLook w:val="04A0" w:firstRow="1" w:lastRow="0" w:firstColumn="1" w:lastColumn="0" w:noHBand="0" w:noVBand="1"/>
      </w:tblPr>
      <w:tblGrid>
        <w:gridCol w:w="1086"/>
        <w:gridCol w:w="1637"/>
        <w:gridCol w:w="1637"/>
        <w:gridCol w:w="1654"/>
        <w:gridCol w:w="1086"/>
        <w:gridCol w:w="1086"/>
        <w:gridCol w:w="1277"/>
      </w:tblGrid>
      <w:tr w:rsidR="00B227F9" w:rsidRPr="009044EC" w14:paraId="0AD15792" w14:textId="77777777" w:rsidTr="004306B3">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C84B621" w14:textId="77777777" w:rsidR="00BF417C" w:rsidRPr="009044EC" w:rsidRDefault="00BF417C">
            <w:pPr>
              <w:rPr>
                <w:rFonts w:ascii="Calibri" w:hAnsi="Calibri" w:cs="Calibri"/>
                <w:color w:val="000000"/>
                <w:sz w:val="22"/>
                <w:szCs w:val="22"/>
                <w:lang w:val="en-US"/>
              </w:rPr>
            </w:pPr>
            <w:r w:rsidRPr="009044EC">
              <w:rPr>
                <w:rFonts w:ascii="Calibri" w:hAnsi="Calibri" w:cs="Calibri"/>
                <w:color w:val="000000"/>
                <w:sz w:val="22"/>
                <w:szCs w:val="22"/>
                <w:lang w:val="en-US"/>
              </w:rPr>
              <w:t>uniprot</w:t>
            </w:r>
          </w:p>
        </w:tc>
        <w:tc>
          <w:tcPr>
            <w:tcW w:w="1637" w:type="dxa"/>
            <w:noWrap/>
            <w:hideMark/>
          </w:tcPr>
          <w:p w14:paraId="6A4C0147" w14:textId="256B4522" w:rsidR="00BF417C" w:rsidRPr="009044EC" w:rsidRDefault="00BF417C">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Gene</w:t>
            </w:r>
            <w:r w:rsidR="00B227F9" w:rsidRPr="009044EC">
              <w:rPr>
                <w:rFonts w:ascii="Calibri" w:hAnsi="Calibri" w:cs="Calibri"/>
                <w:color w:val="000000"/>
                <w:sz w:val="22"/>
                <w:szCs w:val="22"/>
                <w:lang w:val="en-US"/>
              </w:rPr>
              <w:t xml:space="preserve"> N</w:t>
            </w:r>
            <w:r w:rsidRPr="009044EC">
              <w:rPr>
                <w:rFonts w:ascii="Calibri" w:hAnsi="Calibri" w:cs="Calibri"/>
                <w:color w:val="000000"/>
                <w:sz w:val="22"/>
                <w:szCs w:val="22"/>
                <w:lang w:val="en-US"/>
              </w:rPr>
              <w:t>ame</w:t>
            </w:r>
          </w:p>
        </w:tc>
        <w:tc>
          <w:tcPr>
            <w:tcW w:w="1637" w:type="dxa"/>
            <w:noWrap/>
            <w:hideMark/>
          </w:tcPr>
          <w:p w14:paraId="00D9F336" w14:textId="7AF16E54" w:rsidR="00BF417C" w:rsidRPr="009044EC" w:rsidRDefault="00B227F9">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Peptide</w:t>
            </w:r>
          </w:p>
        </w:tc>
        <w:tc>
          <w:tcPr>
            <w:tcW w:w="1654" w:type="dxa"/>
            <w:noWrap/>
            <w:hideMark/>
          </w:tcPr>
          <w:p w14:paraId="4454201B" w14:textId="675F2BF2" w:rsidR="00BF417C" w:rsidRPr="009044EC" w:rsidRDefault="00B227F9">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B</w:t>
            </w:r>
            <w:r w:rsidR="00BF417C" w:rsidRPr="009044EC">
              <w:rPr>
                <w:rFonts w:ascii="Calibri" w:hAnsi="Calibri" w:cs="Calibri"/>
                <w:color w:val="000000"/>
                <w:sz w:val="22"/>
                <w:szCs w:val="22"/>
                <w:lang w:val="en-US"/>
              </w:rPr>
              <w:t>losum</w:t>
            </w:r>
            <w:r w:rsidR="00A915CB" w:rsidRPr="009044EC">
              <w:rPr>
                <w:rFonts w:ascii="Calibri" w:hAnsi="Calibri" w:cs="Calibri"/>
                <w:color w:val="000000"/>
                <w:sz w:val="22"/>
                <w:szCs w:val="22"/>
                <w:lang w:val="en-US"/>
              </w:rPr>
              <w:t>62</w:t>
            </w:r>
            <w:r w:rsidRPr="009044EC">
              <w:rPr>
                <w:rFonts w:ascii="Calibri" w:hAnsi="Calibri" w:cs="Calibri"/>
                <w:color w:val="000000"/>
                <w:sz w:val="22"/>
                <w:szCs w:val="22"/>
                <w:lang w:val="en-US"/>
              </w:rPr>
              <w:t xml:space="preserve"> </w:t>
            </w:r>
            <w:r w:rsidR="00BF417C" w:rsidRPr="009044EC">
              <w:rPr>
                <w:rFonts w:ascii="Calibri" w:hAnsi="Calibri" w:cs="Calibri"/>
                <w:color w:val="000000"/>
                <w:sz w:val="22"/>
                <w:szCs w:val="22"/>
                <w:lang w:val="en-US"/>
              </w:rPr>
              <w:t>similarity</w:t>
            </w:r>
          </w:p>
        </w:tc>
        <w:tc>
          <w:tcPr>
            <w:tcW w:w="1086" w:type="dxa"/>
            <w:noWrap/>
            <w:hideMark/>
          </w:tcPr>
          <w:p w14:paraId="6A607C35" w14:textId="4103034C" w:rsidR="00BF417C" w:rsidRPr="009044EC" w:rsidRDefault="00A915CB">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Edit distance</w:t>
            </w:r>
          </w:p>
        </w:tc>
        <w:tc>
          <w:tcPr>
            <w:tcW w:w="1086" w:type="dxa"/>
            <w:noWrap/>
            <w:hideMark/>
          </w:tcPr>
          <w:p w14:paraId="1289DEBD" w14:textId="77777777" w:rsidR="00BF417C" w:rsidRPr="009044EC" w:rsidRDefault="00BF417C">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Wildtype</w:t>
            </w:r>
          </w:p>
        </w:tc>
        <w:tc>
          <w:tcPr>
            <w:tcW w:w="1086" w:type="dxa"/>
            <w:noWrap/>
            <w:hideMark/>
          </w:tcPr>
          <w:p w14:paraId="4E32B833" w14:textId="756EE5B8" w:rsidR="00BF417C" w:rsidRPr="009044EC" w:rsidRDefault="0064455D">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HLA</w:t>
            </w:r>
            <w:r w:rsidR="00522C1A" w:rsidRPr="009044EC">
              <w:rPr>
                <w:rFonts w:ascii="Calibri" w:hAnsi="Calibri" w:cs="Calibri"/>
                <w:color w:val="000000"/>
                <w:sz w:val="22"/>
                <w:szCs w:val="22"/>
                <w:lang w:val="en-US"/>
              </w:rPr>
              <w:t>-</w:t>
            </w:r>
            <w:r w:rsidR="006E6DE2" w:rsidRPr="009044EC">
              <w:rPr>
                <w:rFonts w:ascii="Calibri" w:hAnsi="Calibri" w:cs="Calibri"/>
                <w:color w:val="000000"/>
                <w:sz w:val="22"/>
                <w:szCs w:val="22"/>
                <w:lang w:val="en-US"/>
              </w:rPr>
              <w:t>A*2:01</w:t>
            </w:r>
            <w:r w:rsidR="001016EF" w:rsidRPr="009044EC">
              <w:rPr>
                <w:rFonts w:ascii="Calibri" w:hAnsi="Calibri" w:cs="Calibri"/>
                <w:color w:val="000000"/>
                <w:sz w:val="22"/>
                <w:szCs w:val="22"/>
                <w:lang w:val="en-US"/>
              </w:rPr>
              <w:t xml:space="preserve"> </w:t>
            </w:r>
            <w:r w:rsidR="00A915CB" w:rsidRPr="009044EC">
              <w:rPr>
                <w:rFonts w:ascii="Calibri" w:hAnsi="Calibri" w:cs="Calibri"/>
                <w:color w:val="000000"/>
                <w:sz w:val="22"/>
                <w:szCs w:val="22"/>
                <w:lang w:val="en-US"/>
              </w:rPr>
              <w:t>A</w:t>
            </w:r>
            <w:r w:rsidR="00BF417C" w:rsidRPr="009044EC">
              <w:rPr>
                <w:rFonts w:ascii="Calibri" w:hAnsi="Calibri" w:cs="Calibri"/>
                <w:color w:val="000000"/>
                <w:sz w:val="22"/>
                <w:szCs w:val="22"/>
                <w:lang w:val="en-US"/>
              </w:rPr>
              <w:t>ffinity</w:t>
            </w:r>
          </w:p>
        </w:tc>
      </w:tr>
      <w:tr w:rsidR="003A26B1" w:rsidRPr="009044EC" w14:paraId="0B7D60EF"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1C1923C1" w14:textId="77777777" w:rsidR="00BF417C" w:rsidRPr="009044EC" w:rsidRDefault="00BF417C">
            <w:pPr>
              <w:jc w:val="center"/>
              <w:rPr>
                <w:rFonts w:ascii="Calibri" w:hAnsi="Calibri" w:cs="Calibri"/>
                <w:color w:val="000000"/>
                <w:sz w:val="22"/>
                <w:szCs w:val="22"/>
                <w:lang w:val="en-US"/>
              </w:rPr>
            </w:pPr>
            <w:r w:rsidRPr="009044EC">
              <w:rPr>
                <w:rFonts w:ascii="Calibri" w:hAnsi="Calibri" w:cs="Calibri"/>
                <w:color w:val="000000"/>
                <w:sz w:val="22"/>
                <w:szCs w:val="22"/>
                <w:lang w:val="en-US"/>
              </w:rPr>
              <w:t>MAGEA family</w:t>
            </w:r>
          </w:p>
        </w:tc>
      </w:tr>
      <w:tr w:rsidR="004306B3" w:rsidRPr="009044EC" w14:paraId="6E80817D"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63FC5EAE" w14:textId="77777777" w:rsidR="00BF417C" w:rsidRPr="009044EC" w:rsidRDefault="00BF417C">
            <w:pPr>
              <w:rPr>
                <w:rFonts w:ascii="Calibri" w:hAnsi="Calibri" w:cs="Calibri"/>
                <w:color w:val="000000"/>
                <w:sz w:val="22"/>
                <w:szCs w:val="22"/>
                <w:lang w:val="en-US"/>
              </w:rPr>
            </w:pPr>
            <w:r w:rsidRPr="009044EC">
              <w:rPr>
                <w:rFonts w:ascii="Calibri" w:hAnsi="Calibri" w:cs="Calibri"/>
                <w:color w:val="000000"/>
                <w:sz w:val="22"/>
                <w:szCs w:val="22"/>
                <w:lang w:val="en-US"/>
              </w:rPr>
              <w:t>P43357</w:t>
            </w:r>
          </w:p>
        </w:tc>
        <w:tc>
          <w:tcPr>
            <w:tcW w:w="1637" w:type="dxa"/>
            <w:noWrap/>
            <w:hideMark/>
          </w:tcPr>
          <w:p w14:paraId="63C91958"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lang w:val="en-US"/>
              </w:rPr>
            </w:pPr>
            <w:r w:rsidRPr="009044EC">
              <w:rPr>
                <w:rFonts w:ascii="Calibri" w:hAnsi="Calibri" w:cs="Calibri"/>
                <w:b/>
                <w:bCs/>
                <w:color w:val="000000"/>
                <w:sz w:val="22"/>
                <w:szCs w:val="22"/>
                <w:lang w:val="en-US"/>
              </w:rPr>
              <w:t xml:space="preserve">MAGEA3 </w:t>
            </w:r>
          </w:p>
        </w:tc>
        <w:tc>
          <w:tcPr>
            <w:tcW w:w="1637" w:type="dxa"/>
            <w:noWrap/>
            <w:hideMark/>
          </w:tcPr>
          <w:p w14:paraId="34DE2088"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lang w:val="en-US"/>
              </w:rPr>
            </w:pPr>
            <w:r w:rsidRPr="009044EC">
              <w:rPr>
                <w:rFonts w:ascii="Calibri" w:hAnsi="Calibri" w:cs="Calibri"/>
                <w:b/>
                <w:bCs/>
                <w:color w:val="000000"/>
                <w:sz w:val="22"/>
                <w:szCs w:val="22"/>
                <w:lang w:val="en-US"/>
              </w:rPr>
              <w:t>KVAELVHFL</w:t>
            </w:r>
          </w:p>
        </w:tc>
        <w:tc>
          <w:tcPr>
            <w:tcW w:w="1654" w:type="dxa"/>
            <w:noWrap/>
            <w:hideMark/>
          </w:tcPr>
          <w:p w14:paraId="4892D9E5"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lang w:val="en-US"/>
              </w:rPr>
            </w:pPr>
            <w:r w:rsidRPr="009044EC">
              <w:rPr>
                <w:rFonts w:ascii="Calibri" w:hAnsi="Calibri" w:cs="Calibri"/>
                <w:b/>
                <w:bCs/>
                <w:color w:val="000000"/>
                <w:sz w:val="22"/>
                <w:szCs w:val="22"/>
                <w:lang w:val="en-US"/>
              </w:rPr>
              <w:t>44</w:t>
            </w:r>
          </w:p>
        </w:tc>
        <w:tc>
          <w:tcPr>
            <w:tcW w:w="1086" w:type="dxa"/>
            <w:noWrap/>
            <w:hideMark/>
          </w:tcPr>
          <w:p w14:paraId="44BE13E3"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lang w:val="en-US"/>
              </w:rPr>
            </w:pPr>
            <w:r w:rsidRPr="009044EC">
              <w:rPr>
                <w:rFonts w:ascii="Calibri" w:hAnsi="Calibri" w:cs="Calibri"/>
                <w:b/>
                <w:bCs/>
                <w:color w:val="000000"/>
                <w:sz w:val="22"/>
                <w:szCs w:val="22"/>
                <w:lang w:val="en-US"/>
              </w:rPr>
              <w:t>0</w:t>
            </w:r>
          </w:p>
        </w:tc>
        <w:tc>
          <w:tcPr>
            <w:tcW w:w="1086" w:type="dxa"/>
            <w:noWrap/>
            <w:hideMark/>
          </w:tcPr>
          <w:p w14:paraId="4B0DC24E"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lang w:val="en-US"/>
              </w:rPr>
            </w:pPr>
            <w:r w:rsidRPr="009044EC">
              <w:rPr>
                <w:rFonts w:ascii="Calibri" w:hAnsi="Calibri" w:cs="Calibri"/>
                <w:b/>
                <w:bCs/>
                <w:color w:val="000000"/>
                <w:sz w:val="22"/>
                <w:szCs w:val="22"/>
                <w:lang w:val="en-US"/>
              </w:rPr>
              <w:t>Yes</w:t>
            </w:r>
          </w:p>
        </w:tc>
        <w:tc>
          <w:tcPr>
            <w:tcW w:w="1086" w:type="dxa"/>
            <w:noWrap/>
            <w:hideMark/>
          </w:tcPr>
          <w:p w14:paraId="69E4182E"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lang w:val="en-US"/>
              </w:rPr>
            </w:pPr>
            <w:r w:rsidRPr="009044EC">
              <w:rPr>
                <w:rFonts w:ascii="Calibri" w:hAnsi="Calibri" w:cs="Calibri"/>
                <w:b/>
                <w:bCs/>
                <w:color w:val="000000"/>
                <w:sz w:val="22"/>
                <w:szCs w:val="22"/>
                <w:lang w:val="en-US"/>
              </w:rPr>
              <w:t>14,3961329</w:t>
            </w:r>
          </w:p>
        </w:tc>
      </w:tr>
      <w:tr w:rsidR="004306B3" w:rsidRPr="009044EC" w14:paraId="7FDC5994"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2F47E03"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P43362</w:t>
            </w:r>
          </w:p>
        </w:tc>
        <w:tc>
          <w:tcPr>
            <w:tcW w:w="1637" w:type="dxa"/>
            <w:noWrap/>
            <w:hideMark/>
          </w:tcPr>
          <w:p w14:paraId="08931E9F"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MAGEA9 </w:t>
            </w:r>
          </w:p>
        </w:tc>
        <w:tc>
          <w:tcPr>
            <w:tcW w:w="1637" w:type="dxa"/>
            <w:noWrap/>
            <w:hideMark/>
          </w:tcPr>
          <w:p w14:paraId="0F0A71F6"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KVAELVHFL</w:t>
            </w:r>
          </w:p>
        </w:tc>
        <w:tc>
          <w:tcPr>
            <w:tcW w:w="1654" w:type="dxa"/>
            <w:noWrap/>
            <w:hideMark/>
          </w:tcPr>
          <w:p w14:paraId="1EC2A6B0"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44</w:t>
            </w:r>
          </w:p>
        </w:tc>
        <w:tc>
          <w:tcPr>
            <w:tcW w:w="1086" w:type="dxa"/>
            <w:noWrap/>
            <w:hideMark/>
          </w:tcPr>
          <w:p w14:paraId="2C8169E2"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0</w:t>
            </w:r>
          </w:p>
        </w:tc>
        <w:tc>
          <w:tcPr>
            <w:tcW w:w="1086" w:type="dxa"/>
            <w:noWrap/>
            <w:hideMark/>
          </w:tcPr>
          <w:p w14:paraId="7BC7C290"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398008BF"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14,3961329</w:t>
            </w:r>
          </w:p>
        </w:tc>
      </w:tr>
      <w:tr w:rsidR="004306B3" w:rsidRPr="009044EC" w14:paraId="67D34A85"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3658CEF"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P43365</w:t>
            </w:r>
          </w:p>
        </w:tc>
        <w:tc>
          <w:tcPr>
            <w:tcW w:w="1637" w:type="dxa"/>
            <w:noWrap/>
            <w:hideMark/>
          </w:tcPr>
          <w:p w14:paraId="29DC8491"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MAGEA12</w:t>
            </w:r>
          </w:p>
        </w:tc>
        <w:tc>
          <w:tcPr>
            <w:tcW w:w="1637" w:type="dxa"/>
            <w:noWrap/>
            <w:hideMark/>
          </w:tcPr>
          <w:p w14:paraId="0BD67D0E"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KMAELVHFL</w:t>
            </w:r>
          </w:p>
        </w:tc>
        <w:tc>
          <w:tcPr>
            <w:tcW w:w="1654" w:type="dxa"/>
            <w:noWrap/>
            <w:hideMark/>
          </w:tcPr>
          <w:p w14:paraId="3E88356A"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41</w:t>
            </w:r>
          </w:p>
        </w:tc>
        <w:tc>
          <w:tcPr>
            <w:tcW w:w="1086" w:type="dxa"/>
            <w:noWrap/>
            <w:hideMark/>
          </w:tcPr>
          <w:p w14:paraId="0A75E73F"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w:t>
            </w:r>
          </w:p>
        </w:tc>
        <w:tc>
          <w:tcPr>
            <w:tcW w:w="1086" w:type="dxa"/>
            <w:noWrap/>
            <w:hideMark/>
          </w:tcPr>
          <w:p w14:paraId="6835172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57C62702"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10,8250373</w:t>
            </w:r>
          </w:p>
        </w:tc>
      </w:tr>
      <w:tr w:rsidR="004306B3" w:rsidRPr="009044EC" w14:paraId="7F10079E"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FDEC581"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P43361</w:t>
            </w:r>
          </w:p>
        </w:tc>
        <w:tc>
          <w:tcPr>
            <w:tcW w:w="1637" w:type="dxa"/>
            <w:noWrap/>
            <w:hideMark/>
          </w:tcPr>
          <w:p w14:paraId="104BC301"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MAGEA8</w:t>
            </w:r>
          </w:p>
        </w:tc>
        <w:tc>
          <w:tcPr>
            <w:tcW w:w="1637" w:type="dxa"/>
            <w:noWrap/>
            <w:hideMark/>
          </w:tcPr>
          <w:p w14:paraId="4584A85F"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KVAELVRFL</w:t>
            </w:r>
          </w:p>
        </w:tc>
        <w:tc>
          <w:tcPr>
            <w:tcW w:w="1654" w:type="dxa"/>
            <w:noWrap/>
            <w:hideMark/>
          </w:tcPr>
          <w:p w14:paraId="0D3C2865"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36</w:t>
            </w:r>
          </w:p>
        </w:tc>
        <w:tc>
          <w:tcPr>
            <w:tcW w:w="1086" w:type="dxa"/>
            <w:noWrap/>
            <w:hideMark/>
          </w:tcPr>
          <w:p w14:paraId="57E66309"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w:t>
            </w:r>
          </w:p>
        </w:tc>
        <w:tc>
          <w:tcPr>
            <w:tcW w:w="1086" w:type="dxa"/>
            <w:noWrap/>
            <w:hideMark/>
          </w:tcPr>
          <w:p w14:paraId="3C7240E3"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06301E88"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52,6518232</w:t>
            </w:r>
          </w:p>
        </w:tc>
      </w:tr>
      <w:tr w:rsidR="004306B3" w:rsidRPr="009044EC" w14:paraId="1708D631"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5012BCA"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P43360</w:t>
            </w:r>
          </w:p>
        </w:tc>
        <w:tc>
          <w:tcPr>
            <w:tcW w:w="1637" w:type="dxa"/>
            <w:noWrap/>
            <w:hideMark/>
          </w:tcPr>
          <w:p w14:paraId="38F9B3BC"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MAGEA6</w:t>
            </w:r>
          </w:p>
        </w:tc>
        <w:tc>
          <w:tcPr>
            <w:tcW w:w="1637" w:type="dxa"/>
            <w:noWrap/>
            <w:hideMark/>
          </w:tcPr>
          <w:p w14:paraId="5E70F47C"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KVAKLVHFL</w:t>
            </w:r>
          </w:p>
        </w:tc>
        <w:tc>
          <w:tcPr>
            <w:tcW w:w="1654" w:type="dxa"/>
            <w:noWrap/>
            <w:hideMark/>
          </w:tcPr>
          <w:p w14:paraId="2E6013F0"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40</w:t>
            </w:r>
          </w:p>
        </w:tc>
        <w:tc>
          <w:tcPr>
            <w:tcW w:w="1086" w:type="dxa"/>
            <w:noWrap/>
            <w:hideMark/>
          </w:tcPr>
          <w:p w14:paraId="36E99E5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w:t>
            </w:r>
          </w:p>
        </w:tc>
        <w:tc>
          <w:tcPr>
            <w:tcW w:w="1086" w:type="dxa"/>
            <w:noWrap/>
            <w:hideMark/>
          </w:tcPr>
          <w:p w14:paraId="3B6BC293"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301454E0"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23,7568242</w:t>
            </w:r>
          </w:p>
        </w:tc>
      </w:tr>
      <w:tr w:rsidR="004306B3" w:rsidRPr="009044EC" w14:paraId="7E6ACD89"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90DCDD9"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P43356</w:t>
            </w:r>
          </w:p>
        </w:tc>
        <w:tc>
          <w:tcPr>
            <w:tcW w:w="1637" w:type="dxa"/>
            <w:noWrap/>
            <w:hideMark/>
          </w:tcPr>
          <w:p w14:paraId="319ED294"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MAGEA2 </w:t>
            </w:r>
          </w:p>
        </w:tc>
        <w:tc>
          <w:tcPr>
            <w:tcW w:w="1637" w:type="dxa"/>
            <w:noWrap/>
            <w:hideMark/>
          </w:tcPr>
          <w:p w14:paraId="35013BF4"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KMVELVHFL</w:t>
            </w:r>
          </w:p>
        </w:tc>
        <w:tc>
          <w:tcPr>
            <w:tcW w:w="1654" w:type="dxa"/>
            <w:noWrap/>
            <w:hideMark/>
          </w:tcPr>
          <w:p w14:paraId="0B65BE5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37</w:t>
            </w:r>
          </w:p>
        </w:tc>
        <w:tc>
          <w:tcPr>
            <w:tcW w:w="1086" w:type="dxa"/>
            <w:noWrap/>
            <w:hideMark/>
          </w:tcPr>
          <w:p w14:paraId="5944842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w:t>
            </w:r>
          </w:p>
        </w:tc>
        <w:tc>
          <w:tcPr>
            <w:tcW w:w="1086" w:type="dxa"/>
            <w:noWrap/>
            <w:hideMark/>
          </w:tcPr>
          <w:p w14:paraId="348F610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B8A2999"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10,885883</w:t>
            </w:r>
          </w:p>
        </w:tc>
      </w:tr>
      <w:tr w:rsidR="004306B3" w:rsidRPr="009044EC" w14:paraId="4FFDD444"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625C03D1"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P43355</w:t>
            </w:r>
          </w:p>
        </w:tc>
        <w:tc>
          <w:tcPr>
            <w:tcW w:w="1637" w:type="dxa"/>
            <w:noWrap/>
            <w:hideMark/>
          </w:tcPr>
          <w:p w14:paraId="7F0B5D49"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MAGEA1 </w:t>
            </w:r>
          </w:p>
        </w:tc>
        <w:tc>
          <w:tcPr>
            <w:tcW w:w="1637" w:type="dxa"/>
            <w:noWrap/>
            <w:hideMark/>
          </w:tcPr>
          <w:p w14:paraId="7206BD1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KVADLVGFL</w:t>
            </w:r>
          </w:p>
        </w:tc>
        <w:tc>
          <w:tcPr>
            <w:tcW w:w="1654" w:type="dxa"/>
            <w:noWrap/>
            <w:hideMark/>
          </w:tcPr>
          <w:p w14:paraId="07911A10"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31</w:t>
            </w:r>
          </w:p>
        </w:tc>
        <w:tc>
          <w:tcPr>
            <w:tcW w:w="1086" w:type="dxa"/>
            <w:noWrap/>
            <w:hideMark/>
          </w:tcPr>
          <w:p w14:paraId="64A19148"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w:t>
            </w:r>
          </w:p>
        </w:tc>
        <w:tc>
          <w:tcPr>
            <w:tcW w:w="1086" w:type="dxa"/>
            <w:noWrap/>
            <w:hideMark/>
          </w:tcPr>
          <w:p w14:paraId="254F5D36"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0B7A33A"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36,2984481</w:t>
            </w:r>
          </w:p>
        </w:tc>
      </w:tr>
      <w:tr w:rsidR="004306B3" w:rsidRPr="009044EC" w14:paraId="4A273C6D"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7C519A1"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P43358</w:t>
            </w:r>
          </w:p>
        </w:tc>
        <w:tc>
          <w:tcPr>
            <w:tcW w:w="1637" w:type="dxa"/>
            <w:noWrap/>
            <w:hideMark/>
          </w:tcPr>
          <w:p w14:paraId="3F75290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MAGEA4 </w:t>
            </w:r>
          </w:p>
        </w:tc>
        <w:tc>
          <w:tcPr>
            <w:tcW w:w="1637" w:type="dxa"/>
            <w:noWrap/>
            <w:hideMark/>
          </w:tcPr>
          <w:p w14:paraId="0CB3CED5"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KVDELAHFL</w:t>
            </w:r>
          </w:p>
        </w:tc>
        <w:tc>
          <w:tcPr>
            <w:tcW w:w="1654" w:type="dxa"/>
            <w:noWrap/>
            <w:hideMark/>
          </w:tcPr>
          <w:p w14:paraId="69127A52"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34</w:t>
            </w:r>
          </w:p>
        </w:tc>
        <w:tc>
          <w:tcPr>
            <w:tcW w:w="1086" w:type="dxa"/>
            <w:noWrap/>
            <w:hideMark/>
          </w:tcPr>
          <w:p w14:paraId="04EB9DC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w:t>
            </w:r>
          </w:p>
        </w:tc>
        <w:tc>
          <w:tcPr>
            <w:tcW w:w="1086" w:type="dxa"/>
            <w:noWrap/>
            <w:hideMark/>
          </w:tcPr>
          <w:p w14:paraId="5E112DD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54187AAE"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29,9630256</w:t>
            </w:r>
          </w:p>
        </w:tc>
      </w:tr>
      <w:tr w:rsidR="004306B3" w:rsidRPr="009044EC" w14:paraId="57BDF8AD"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E460BEB"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P43363</w:t>
            </w:r>
          </w:p>
        </w:tc>
        <w:tc>
          <w:tcPr>
            <w:tcW w:w="1637" w:type="dxa"/>
            <w:noWrap/>
            <w:hideMark/>
          </w:tcPr>
          <w:p w14:paraId="40442CE8"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MAGEA10 </w:t>
            </w:r>
          </w:p>
        </w:tc>
        <w:tc>
          <w:tcPr>
            <w:tcW w:w="1637" w:type="dxa"/>
            <w:noWrap/>
            <w:hideMark/>
          </w:tcPr>
          <w:p w14:paraId="127BA7C3"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KVTDLVQFL</w:t>
            </w:r>
          </w:p>
        </w:tc>
        <w:tc>
          <w:tcPr>
            <w:tcW w:w="1654" w:type="dxa"/>
            <w:noWrap/>
            <w:hideMark/>
          </w:tcPr>
          <w:p w14:paraId="2CDF9166"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29</w:t>
            </w:r>
          </w:p>
        </w:tc>
        <w:tc>
          <w:tcPr>
            <w:tcW w:w="1086" w:type="dxa"/>
            <w:noWrap/>
            <w:hideMark/>
          </w:tcPr>
          <w:p w14:paraId="17D9BA51"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16CD7B1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63F8B829"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30,3629588</w:t>
            </w:r>
          </w:p>
        </w:tc>
      </w:tr>
      <w:tr w:rsidR="004306B3" w:rsidRPr="009044EC" w14:paraId="515C1313"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DF9E163"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P43364</w:t>
            </w:r>
          </w:p>
        </w:tc>
        <w:tc>
          <w:tcPr>
            <w:tcW w:w="1637" w:type="dxa"/>
            <w:noWrap/>
            <w:hideMark/>
          </w:tcPr>
          <w:p w14:paraId="664852F4"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MAGEA11 </w:t>
            </w:r>
          </w:p>
        </w:tc>
        <w:tc>
          <w:tcPr>
            <w:tcW w:w="1637" w:type="dxa"/>
            <w:noWrap/>
            <w:hideMark/>
          </w:tcPr>
          <w:p w14:paraId="7FA3391F"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KIIDLVHLL</w:t>
            </w:r>
          </w:p>
        </w:tc>
        <w:tc>
          <w:tcPr>
            <w:tcW w:w="1654" w:type="dxa"/>
            <w:noWrap/>
            <w:hideMark/>
          </w:tcPr>
          <w:p w14:paraId="33D35C57"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29</w:t>
            </w:r>
          </w:p>
        </w:tc>
        <w:tc>
          <w:tcPr>
            <w:tcW w:w="1086" w:type="dxa"/>
            <w:noWrap/>
            <w:hideMark/>
          </w:tcPr>
          <w:p w14:paraId="4E8A35A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2739C693"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6E83CCFE"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15,3669415</w:t>
            </w:r>
          </w:p>
        </w:tc>
      </w:tr>
      <w:tr w:rsidR="004306B3" w:rsidRPr="009044EC" w14:paraId="57EF5FB0"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454A1D5"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Q7L5Y9</w:t>
            </w:r>
          </w:p>
        </w:tc>
        <w:tc>
          <w:tcPr>
            <w:tcW w:w="1637" w:type="dxa"/>
            <w:noWrap/>
            <w:hideMark/>
          </w:tcPr>
          <w:p w14:paraId="4DD151BA"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MAEA (PIG5)</w:t>
            </w:r>
          </w:p>
        </w:tc>
        <w:tc>
          <w:tcPr>
            <w:tcW w:w="1637" w:type="dxa"/>
            <w:noWrap/>
            <w:hideMark/>
          </w:tcPr>
          <w:p w14:paraId="7239353E"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VVAELEKTL</w:t>
            </w:r>
          </w:p>
        </w:tc>
        <w:tc>
          <w:tcPr>
            <w:tcW w:w="1654" w:type="dxa"/>
            <w:noWrap/>
            <w:hideMark/>
          </w:tcPr>
          <w:p w14:paraId="17BC8236"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14</w:t>
            </w:r>
          </w:p>
        </w:tc>
        <w:tc>
          <w:tcPr>
            <w:tcW w:w="1086" w:type="dxa"/>
            <w:noWrap/>
            <w:hideMark/>
          </w:tcPr>
          <w:p w14:paraId="35DC20A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58DE0BCC"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59777C7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1046,11964</w:t>
            </w:r>
          </w:p>
        </w:tc>
      </w:tr>
      <w:tr w:rsidR="004306B3" w:rsidRPr="009044EC" w14:paraId="7C2893F1"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536B716"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Q7L5Y9</w:t>
            </w:r>
          </w:p>
        </w:tc>
        <w:tc>
          <w:tcPr>
            <w:tcW w:w="1637" w:type="dxa"/>
            <w:noWrap/>
            <w:hideMark/>
          </w:tcPr>
          <w:p w14:paraId="6F1A79CB"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MAEA (PIG5)</w:t>
            </w:r>
          </w:p>
        </w:tc>
        <w:tc>
          <w:tcPr>
            <w:tcW w:w="1637" w:type="dxa"/>
            <w:noWrap/>
            <w:hideMark/>
          </w:tcPr>
          <w:p w14:paraId="65BF406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VVAELQKTL</w:t>
            </w:r>
          </w:p>
        </w:tc>
        <w:tc>
          <w:tcPr>
            <w:tcW w:w="1654" w:type="dxa"/>
            <w:noWrap/>
            <w:hideMark/>
          </w:tcPr>
          <w:p w14:paraId="75179426"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14</w:t>
            </w:r>
          </w:p>
        </w:tc>
        <w:tc>
          <w:tcPr>
            <w:tcW w:w="1086" w:type="dxa"/>
            <w:noWrap/>
            <w:hideMark/>
          </w:tcPr>
          <w:p w14:paraId="249B6DFE"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79D76A3C"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No</w:t>
            </w:r>
          </w:p>
        </w:tc>
        <w:tc>
          <w:tcPr>
            <w:tcW w:w="1086" w:type="dxa"/>
            <w:noWrap/>
            <w:hideMark/>
          </w:tcPr>
          <w:p w14:paraId="58136C2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967,514188</w:t>
            </w:r>
          </w:p>
        </w:tc>
      </w:tr>
      <w:tr w:rsidR="003A26B1" w:rsidRPr="009044EC" w14:paraId="608FB5DE"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3BC06FD9" w14:textId="77777777" w:rsidR="00BF417C" w:rsidRPr="009044EC" w:rsidRDefault="00BF417C">
            <w:pPr>
              <w:jc w:val="center"/>
              <w:rPr>
                <w:rFonts w:ascii="Calibri" w:hAnsi="Calibri" w:cs="Calibri"/>
                <w:color w:val="000000"/>
                <w:sz w:val="22"/>
                <w:szCs w:val="22"/>
                <w:lang w:val="en-US"/>
              </w:rPr>
            </w:pPr>
            <w:r w:rsidRPr="009044EC">
              <w:rPr>
                <w:rFonts w:ascii="Calibri" w:hAnsi="Calibri" w:cs="Calibri"/>
                <w:color w:val="000000"/>
                <w:sz w:val="22"/>
                <w:szCs w:val="22"/>
                <w:lang w:val="en-US"/>
              </w:rPr>
              <w:t>MAGEB family</w:t>
            </w:r>
          </w:p>
        </w:tc>
      </w:tr>
      <w:tr w:rsidR="004306B3" w:rsidRPr="009044EC" w14:paraId="5370E646"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440DDEB"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Q96M61</w:t>
            </w:r>
          </w:p>
        </w:tc>
        <w:tc>
          <w:tcPr>
            <w:tcW w:w="1637" w:type="dxa"/>
            <w:noWrap/>
            <w:hideMark/>
          </w:tcPr>
          <w:p w14:paraId="478E32CC"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MAGEB18</w:t>
            </w:r>
          </w:p>
        </w:tc>
        <w:tc>
          <w:tcPr>
            <w:tcW w:w="1637" w:type="dxa"/>
            <w:noWrap/>
            <w:hideMark/>
          </w:tcPr>
          <w:p w14:paraId="353F9F51"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KVVSLVHFL</w:t>
            </w:r>
          </w:p>
        </w:tc>
        <w:tc>
          <w:tcPr>
            <w:tcW w:w="1654" w:type="dxa"/>
            <w:noWrap/>
            <w:hideMark/>
          </w:tcPr>
          <w:p w14:paraId="64CFACC8"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35</w:t>
            </w:r>
          </w:p>
        </w:tc>
        <w:tc>
          <w:tcPr>
            <w:tcW w:w="1086" w:type="dxa"/>
            <w:noWrap/>
            <w:hideMark/>
          </w:tcPr>
          <w:p w14:paraId="0E246401"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w:t>
            </w:r>
          </w:p>
        </w:tc>
        <w:tc>
          <w:tcPr>
            <w:tcW w:w="1086" w:type="dxa"/>
            <w:noWrap/>
            <w:hideMark/>
          </w:tcPr>
          <w:p w14:paraId="251D2AB2"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6AFBA835"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19,2521481</w:t>
            </w:r>
          </w:p>
        </w:tc>
      </w:tr>
      <w:tr w:rsidR="004306B3" w:rsidRPr="009044EC" w14:paraId="7BB28971"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D3EF05C"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A8MXT2</w:t>
            </w:r>
          </w:p>
        </w:tc>
        <w:tc>
          <w:tcPr>
            <w:tcW w:w="1637" w:type="dxa"/>
            <w:noWrap/>
            <w:hideMark/>
          </w:tcPr>
          <w:p w14:paraId="6297C699"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MAGEB17</w:t>
            </w:r>
          </w:p>
        </w:tc>
        <w:tc>
          <w:tcPr>
            <w:tcW w:w="1637" w:type="dxa"/>
            <w:noWrap/>
            <w:hideMark/>
          </w:tcPr>
          <w:p w14:paraId="73AAB8D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KTGELVQFL</w:t>
            </w:r>
          </w:p>
        </w:tc>
        <w:tc>
          <w:tcPr>
            <w:tcW w:w="1654" w:type="dxa"/>
            <w:noWrap/>
            <w:hideMark/>
          </w:tcPr>
          <w:p w14:paraId="7782FBF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28</w:t>
            </w:r>
          </w:p>
        </w:tc>
        <w:tc>
          <w:tcPr>
            <w:tcW w:w="1086" w:type="dxa"/>
            <w:noWrap/>
            <w:hideMark/>
          </w:tcPr>
          <w:p w14:paraId="7708C1A3"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25F9901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21A72C9"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104,838719</w:t>
            </w:r>
          </w:p>
        </w:tc>
      </w:tr>
      <w:tr w:rsidR="004306B3" w:rsidRPr="009044EC" w14:paraId="3D179AD2"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B4FC0FF"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A2A368</w:t>
            </w:r>
          </w:p>
        </w:tc>
        <w:tc>
          <w:tcPr>
            <w:tcW w:w="1637" w:type="dxa"/>
            <w:noWrap/>
            <w:hideMark/>
          </w:tcPr>
          <w:p w14:paraId="0DAB9D61"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MAGEB16</w:t>
            </w:r>
          </w:p>
        </w:tc>
        <w:tc>
          <w:tcPr>
            <w:tcW w:w="1637" w:type="dxa"/>
            <w:noWrap/>
            <w:hideMark/>
          </w:tcPr>
          <w:p w14:paraId="0BC14232"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KVAFLVNFM</w:t>
            </w:r>
          </w:p>
        </w:tc>
        <w:tc>
          <w:tcPr>
            <w:tcW w:w="1654" w:type="dxa"/>
            <w:noWrap/>
            <w:hideMark/>
          </w:tcPr>
          <w:p w14:paraId="1015353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27</w:t>
            </w:r>
          </w:p>
        </w:tc>
        <w:tc>
          <w:tcPr>
            <w:tcW w:w="1086" w:type="dxa"/>
            <w:noWrap/>
            <w:hideMark/>
          </w:tcPr>
          <w:p w14:paraId="18A7F3B3"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7E3CD6A4"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F034FC1"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1158,76239</w:t>
            </w:r>
          </w:p>
        </w:tc>
      </w:tr>
      <w:tr w:rsidR="004306B3" w:rsidRPr="009044EC" w14:paraId="0FC51F6C"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D9B3FEE"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Q96LZ2</w:t>
            </w:r>
          </w:p>
        </w:tc>
        <w:tc>
          <w:tcPr>
            <w:tcW w:w="1637" w:type="dxa"/>
            <w:noWrap/>
            <w:hideMark/>
          </w:tcPr>
          <w:p w14:paraId="57F07EE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MAGEB10</w:t>
            </w:r>
          </w:p>
        </w:tc>
        <w:tc>
          <w:tcPr>
            <w:tcW w:w="1637" w:type="dxa"/>
            <w:noWrap/>
            <w:hideMark/>
          </w:tcPr>
          <w:p w14:paraId="40413DE8"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KVIILVHYL</w:t>
            </w:r>
          </w:p>
        </w:tc>
        <w:tc>
          <w:tcPr>
            <w:tcW w:w="1654" w:type="dxa"/>
            <w:noWrap/>
            <w:hideMark/>
          </w:tcPr>
          <w:p w14:paraId="21F0CCE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28</w:t>
            </w:r>
          </w:p>
        </w:tc>
        <w:tc>
          <w:tcPr>
            <w:tcW w:w="1086" w:type="dxa"/>
            <w:noWrap/>
            <w:hideMark/>
          </w:tcPr>
          <w:p w14:paraId="2DF117FA"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1531A0CC"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2BF276D2"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38,8062522</w:t>
            </w:r>
          </w:p>
        </w:tc>
      </w:tr>
      <w:tr w:rsidR="004306B3" w:rsidRPr="009044EC" w14:paraId="3B36B444"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8533081"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O15479</w:t>
            </w:r>
          </w:p>
        </w:tc>
        <w:tc>
          <w:tcPr>
            <w:tcW w:w="1637" w:type="dxa"/>
            <w:noWrap/>
            <w:hideMark/>
          </w:tcPr>
          <w:p w14:paraId="4A78762A"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MAGEB2</w:t>
            </w:r>
          </w:p>
        </w:tc>
        <w:tc>
          <w:tcPr>
            <w:tcW w:w="1637" w:type="dxa"/>
            <w:noWrap/>
            <w:hideMark/>
          </w:tcPr>
          <w:p w14:paraId="0A5A1708"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KSGSLVQFL</w:t>
            </w:r>
          </w:p>
        </w:tc>
        <w:tc>
          <w:tcPr>
            <w:tcW w:w="1654" w:type="dxa"/>
            <w:noWrap/>
            <w:hideMark/>
          </w:tcPr>
          <w:p w14:paraId="3D32455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21</w:t>
            </w:r>
          </w:p>
        </w:tc>
        <w:tc>
          <w:tcPr>
            <w:tcW w:w="1086" w:type="dxa"/>
            <w:noWrap/>
            <w:hideMark/>
          </w:tcPr>
          <w:p w14:paraId="4C9B776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0341290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5CFAD42"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1673,43194</w:t>
            </w:r>
          </w:p>
        </w:tc>
      </w:tr>
      <w:tr w:rsidR="004306B3" w:rsidRPr="009044EC" w14:paraId="17A26EE3"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3CAE65B3"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O15481</w:t>
            </w:r>
          </w:p>
        </w:tc>
        <w:tc>
          <w:tcPr>
            <w:tcW w:w="1637" w:type="dxa"/>
            <w:noWrap/>
            <w:hideMark/>
          </w:tcPr>
          <w:p w14:paraId="09806B6F"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MAGEB4</w:t>
            </w:r>
          </w:p>
        </w:tc>
        <w:tc>
          <w:tcPr>
            <w:tcW w:w="1637" w:type="dxa"/>
            <w:noWrap/>
            <w:hideMark/>
          </w:tcPr>
          <w:p w14:paraId="1EA627EA"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KTKMLVQFL</w:t>
            </w:r>
          </w:p>
        </w:tc>
        <w:tc>
          <w:tcPr>
            <w:tcW w:w="1654" w:type="dxa"/>
            <w:noWrap/>
            <w:hideMark/>
          </w:tcPr>
          <w:p w14:paraId="67560463"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20</w:t>
            </w:r>
          </w:p>
        </w:tc>
        <w:tc>
          <w:tcPr>
            <w:tcW w:w="1086" w:type="dxa"/>
            <w:noWrap/>
            <w:hideMark/>
          </w:tcPr>
          <w:p w14:paraId="69F335A2"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325D88BB"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49533198"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7170,88466</w:t>
            </w:r>
          </w:p>
        </w:tc>
      </w:tr>
      <w:tr w:rsidR="004306B3" w:rsidRPr="009044EC" w14:paraId="7EE45B00"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D84A5B3"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O15480</w:t>
            </w:r>
          </w:p>
        </w:tc>
        <w:tc>
          <w:tcPr>
            <w:tcW w:w="1637" w:type="dxa"/>
            <w:noWrap/>
            <w:hideMark/>
          </w:tcPr>
          <w:p w14:paraId="74D59672"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MAGEB3</w:t>
            </w:r>
          </w:p>
        </w:tc>
        <w:tc>
          <w:tcPr>
            <w:tcW w:w="1637" w:type="dxa"/>
            <w:noWrap/>
            <w:hideMark/>
          </w:tcPr>
          <w:p w14:paraId="40F98C20"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KTNMLVQFL</w:t>
            </w:r>
          </w:p>
        </w:tc>
        <w:tc>
          <w:tcPr>
            <w:tcW w:w="1654" w:type="dxa"/>
            <w:noWrap/>
            <w:hideMark/>
          </w:tcPr>
          <w:p w14:paraId="4081731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19</w:t>
            </w:r>
          </w:p>
        </w:tc>
        <w:tc>
          <w:tcPr>
            <w:tcW w:w="1086" w:type="dxa"/>
            <w:noWrap/>
            <w:hideMark/>
          </w:tcPr>
          <w:p w14:paraId="41289CB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4E11A34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15B293FF"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1665,05912</w:t>
            </w:r>
          </w:p>
        </w:tc>
      </w:tr>
      <w:tr w:rsidR="004306B3" w:rsidRPr="009044EC" w14:paraId="260DBCFA"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9840623"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Q9BZ81</w:t>
            </w:r>
          </w:p>
        </w:tc>
        <w:tc>
          <w:tcPr>
            <w:tcW w:w="1637" w:type="dxa"/>
            <w:noWrap/>
            <w:hideMark/>
          </w:tcPr>
          <w:p w14:paraId="78EC3F35"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MAGEB5</w:t>
            </w:r>
          </w:p>
        </w:tc>
        <w:tc>
          <w:tcPr>
            <w:tcW w:w="1637" w:type="dxa"/>
            <w:noWrap/>
            <w:hideMark/>
          </w:tcPr>
          <w:p w14:paraId="1A41D3EF"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KVGLLEQFL</w:t>
            </w:r>
          </w:p>
        </w:tc>
        <w:tc>
          <w:tcPr>
            <w:tcW w:w="1654" w:type="dxa"/>
            <w:noWrap/>
            <w:hideMark/>
          </w:tcPr>
          <w:p w14:paraId="6A6C3F1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18</w:t>
            </w:r>
          </w:p>
        </w:tc>
        <w:tc>
          <w:tcPr>
            <w:tcW w:w="1086" w:type="dxa"/>
            <w:noWrap/>
            <w:hideMark/>
          </w:tcPr>
          <w:p w14:paraId="55BCD880"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48CA987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1F47F1A3"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2413,8697</w:t>
            </w:r>
          </w:p>
        </w:tc>
      </w:tr>
      <w:tr w:rsidR="004306B3" w:rsidRPr="009044EC" w14:paraId="6B28BA67"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78179696"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A8MXT2</w:t>
            </w:r>
          </w:p>
        </w:tc>
        <w:tc>
          <w:tcPr>
            <w:tcW w:w="1637" w:type="dxa"/>
            <w:noWrap/>
            <w:hideMark/>
          </w:tcPr>
          <w:p w14:paraId="3BF8FB8B"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MAGEB17</w:t>
            </w:r>
          </w:p>
        </w:tc>
        <w:tc>
          <w:tcPr>
            <w:tcW w:w="1637" w:type="dxa"/>
            <w:noWrap/>
            <w:hideMark/>
          </w:tcPr>
          <w:p w14:paraId="59D6D17F"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KVLEFVAKL</w:t>
            </w:r>
          </w:p>
        </w:tc>
        <w:tc>
          <w:tcPr>
            <w:tcW w:w="1654" w:type="dxa"/>
            <w:noWrap/>
            <w:hideMark/>
          </w:tcPr>
          <w:p w14:paraId="212FD25A"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16</w:t>
            </w:r>
          </w:p>
        </w:tc>
        <w:tc>
          <w:tcPr>
            <w:tcW w:w="1086" w:type="dxa"/>
            <w:noWrap/>
            <w:hideMark/>
          </w:tcPr>
          <w:p w14:paraId="42A578A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w:t>
            </w:r>
          </w:p>
        </w:tc>
        <w:tc>
          <w:tcPr>
            <w:tcW w:w="1086" w:type="dxa"/>
            <w:noWrap/>
            <w:hideMark/>
          </w:tcPr>
          <w:p w14:paraId="61133E3E"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3A47AF9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20,0630444</w:t>
            </w:r>
          </w:p>
        </w:tc>
      </w:tr>
      <w:tr w:rsidR="003A26B1" w:rsidRPr="009044EC" w14:paraId="243125B0"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1483ED3E" w14:textId="77777777" w:rsidR="00BF417C" w:rsidRPr="009044EC" w:rsidRDefault="00BF417C">
            <w:pPr>
              <w:jc w:val="center"/>
              <w:rPr>
                <w:rFonts w:ascii="Calibri" w:hAnsi="Calibri" w:cs="Calibri"/>
                <w:color w:val="000000"/>
                <w:sz w:val="22"/>
                <w:szCs w:val="22"/>
                <w:lang w:val="en-US"/>
              </w:rPr>
            </w:pPr>
            <w:r w:rsidRPr="009044EC">
              <w:rPr>
                <w:rFonts w:ascii="Calibri" w:hAnsi="Calibri" w:cs="Calibri"/>
                <w:color w:val="000000"/>
                <w:sz w:val="22"/>
                <w:szCs w:val="22"/>
                <w:lang w:val="en-US"/>
              </w:rPr>
              <w:t>MAGEC family</w:t>
            </w:r>
          </w:p>
        </w:tc>
      </w:tr>
      <w:tr w:rsidR="004306B3" w:rsidRPr="009044EC" w14:paraId="42750BAB"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C7F9354"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Q9UBF1</w:t>
            </w:r>
          </w:p>
        </w:tc>
        <w:tc>
          <w:tcPr>
            <w:tcW w:w="1637" w:type="dxa"/>
            <w:noWrap/>
            <w:hideMark/>
          </w:tcPr>
          <w:p w14:paraId="1543AE72"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MAGEC2 </w:t>
            </w:r>
          </w:p>
        </w:tc>
        <w:tc>
          <w:tcPr>
            <w:tcW w:w="1637" w:type="dxa"/>
            <w:noWrap/>
            <w:hideMark/>
          </w:tcPr>
          <w:p w14:paraId="6088165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KVAELVEFL</w:t>
            </w:r>
          </w:p>
        </w:tc>
        <w:tc>
          <w:tcPr>
            <w:tcW w:w="1654" w:type="dxa"/>
            <w:noWrap/>
            <w:hideMark/>
          </w:tcPr>
          <w:p w14:paraId="5FCDFA05"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36</w:t>
            </w:r>
          </w:p>
        </w:tc>
        <w:tc>
          <w:tcPr>
            <w:tcW w:w="1086" w:type="dxa"/>
            <w:noWrap/>
            <w:hideMark/>
          </w:tcPr>
          <w:p w14:paraId="7BFD79AA"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w:t>
            </w:r>
          </w:p>
        </w:tc>
        <w:tc>
          <w:tcPr>
            <w:tcW w:w="1086" w:type="dxa"/>
            <w:noWrap/>
            <w:hideMark/>
          </w:tcPr>
          <w:p w14:paraId="46316585"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0107568"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19,868702</w:t>
            </w:r>
          </w:p>
        </w:tc>
      </w:tr>
      <w:tr w:rsidR="004306B3" w:rsidRPr="009044EC" w14:paraId="31D07502"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F4D86C0"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Q8TD91</w:t>
            </w:r>
          </w:p>
        </w:tc>
        <w:tc>
          <w:tcPr>
            <w:tcW w:w="1637" w:type="dxa"/>
            <w:noWrap/>
            <w:hideMark/>
          </w:tcPr>
          <w:p w14:paraId="7C372F3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MAGEC3 </w:t>
            </w:r>
          </w:p>
        </w:tc>
        <w:tc>
          <w:tcPr>
            <w:tcW w:w="1637" w:type="dxa"/>
            <w:noWrap/>
            <w:hideMark/>
          </w:tcPr>
          <w:p w14:paraId="6C1C3FE7"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KVAELVQFL</w:t>
            </w:r>
          </w:p>
        </w:tc>
        <w:tc>
          <w:tcPr>
            <w:tcW w:w="1654" w:type="dxa"/>
            <w:noWrap/>
            <w:hideMark/>
          </w:tcPr>
          <w:p w14:paraId="12CC6DC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36</w:t>
            </w:r>
          </w:p>
        </w:tc>
        <w:tc>
          <w:tcPr>
            <w:tcW w:w="1086" w:type="dxa"/>
            <w:noWrap/>
            <w:hideMark/>
          </w:tcPr>
          <w:p w14:paraId="479CB560"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w:t>
            </w:r>
          </w:p>
        </w:tc>
        <w:tc>
          <w:tcPr>
            <w:tcW w:w="1086" w:type="dxa"/>
            <w:noWrap/>
            <w:hideMark/>
          </w:tcPr>
          <w:p w14:paraId="61E6F94B"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74F68EC8"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20,4910337</w:t>
            </w:r>
          </w:p>
        </w:tc>
      </w:tr>
      <w:tr w:rsidR="004306B3" w:rsidRPr="009044EC" w14:paraId="34088C89"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525AC37"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O60732</w:t>
            </w:r>
          </w:p>
        </w:tc>
        <w:tc>
          <w:tcPr>
            <w:tcW w:w="1637" w:type="dxa"/>
            <w:noWrap/>
            <w:hideMark/>
          </w:tcPr>
          <w:p w14:paraId="314C6F55"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MAGEC1</w:t>
            </w:r>
          </w:p>
        </w:tc>
        <w:tc>
          <w:tcPr>
            <w:tcW w:w="1637" w:type="dxa"/>
            <w:noWrap/>
            <w:hideMark/>
          </w:tcPr>
          <w:p w14:paraId="5C57CFF1"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KVDELARFL</w:t>
            </w:r>
          </w:p>
        </w:tc>
        <w:tc>
          <w:tcPr>
            <w:tcW w:w="1654" w:type="dxa"/>
            <w:noWrap/>
            <w:hideMark/>
          </w:tcPr>
          <w:p w14:paraId="2FD13601"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26</w:t>
            </w:r>
          </w:p>
        </w:tc>
        <w:tc>
          <w:tcPr>
            <w:tcW w:w="1086" w:type="dxa"/>
            <w:noWrap/>
            <w:hideMark/>
          </w:tcPr>
          <w:p w14:paraId="08119BF5"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2698C672"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4E01BEF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111,874657</w:t>
            </w:r>
          </w:p>
        </w:tc>
      </w:tr>
      <w:tr w:rsidR="004306B3" w:rsidRPr="009044EC" w14:paraId="35124559"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7042615"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Q8TD91</w:t>
            </w:r>
          </w:p>
        </w:tc>
        <w:tc>
          <w:tcPr>
            <w:tcW w:w="1637" w:type="dxa"/>
            <w:noWrap/>
            <w:hideMark/>
          </w:tcPr>
          <w:p w14:paraId="0535C3F5"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MAGEC3 </w:t>
            </w:r>
          </w:p>
        </w:tc>
        <w:tc>
          <w:tcPr>
            <w:tcW w:w="1637" w:type="dxa"/>
            <w:noWrap/>
            <w:hideMark/>
          </w:tcPr>
          <w:p w14:paraId="7AAB36B0"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KVDKLVQFL</w:t>
            </w:r>
          </w:p>
        </w:tc>
        <w:tc>
          <w:tcPr>
            <w:tcW w:w="1654" w:type="dxa"/>
            <w:noWrap/>
            <w:hideMark/>
          </w:tcPr>
          <w:p w14:paraId="155DEFFB"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26</w:t>
            </w:r>
          </w:p>
        </w:tc>
        <w:tc>
          <w:tcPr>
            <w:tcW w:w="1086" w:type="dxa"/>
            <w:noWrap/>
            <w:hideMark/>
          </w:tcPr>
          <w:p w14:paraId="4FCC3531"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68217DCD"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67E41BFA"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69,3400635</w:t>
            </w:r>
          </w:p>
        </w:tc>
      </w:tr>
      <w:tr w:rsidR="003A26B1" w:rsidRPr="009044EC" w14:paraId="7AE03C91"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18FB4705" w14:textId="77777777" w:rsidR="00BF417C" w:rsidRPr="009044EC" w:rsidRDefault="00BF417C">
            <w:pPr>
              <w:jc w:val="center"/>
              <w:rPr>
                <w:rFonts w:ascii="Calibri" w:hAnsi="Calibri" w:cs="Calibri"/>
                <w:color w:val="000000"/>
                <w:sz w:val="22"/>
                <w:szCs w:val="22"/>
                <w:lang w:val="en-US"/>
              </w:rPr>
            </w:pPr>
            <w:r w:rsidRPr="009044EC">
              <w:rPr>
                <w:rFonts w:ascii="Calibri" w:hAnsi="Calibri" w:cs="Calibri"/>
                <w:color w:val="000000"/>
                <w:sz w:val="22"/>
                <w:szCs w:val="22"/>
                <w:lang w:val="en-US"/>
              </w:rPr>
              <w:t>MAGEF family</w:t>
            </w:r>
          </w:p>
        </w:tc>
      </w:tr>
      <w:tr w:rsidR="004306B3" w:rsidRPr="009044EC" w14:paraId="63030E7D"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78077E5"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Q9HAY2</w:t>
            </w:r>
          </w:p>
        </w:tc>
        <w:tc>
          <w:tcPr>
            <w:tcW w:w="1637" w:type="dxa"/>
            <w:noWrap/>
            <w:hideMark/>
          </w:tcPr>
          <w:p w14:paraId="66845159"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MAGEF1</w:t>
            </w:r>
          </w:p>
        </w:tc>
        <w:tc>
          <w:tcPr>
            <w:tcW w:w="1637" w:type="dxa"/>
            <w:noWrap/>
            <w:hideMark/>
          </w:tcPr>
          <w:p w14:paraId="7D31B645"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TVAELVQFL</w:t>
            </w:r>
          </w:p>
        </w:tc>
        <w:tc>
          <w:tcPr>
            <w:tcW w:w="1654" w:type="dxa"/>
            <w:noWrap/>
            <w:hideMark/>
          </w:tcPr>
          <w:p w14:paraId="772A6754"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30</w:t>
            </w:r>
          </w:p>
        </w:tc>
        <w:tc>
          <w:tcPr>
            <w:tcW w:w="1086" w:type="dxa"/>
            <w:noWrap/>
            <w:hideMark/>
          </w:tcPr>
          <w:p w14:paraId="30CB01DE"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w:t>
            </w:r>
          </w:p>
        </w:tc>
        <w:tc>
          <w:tcPr>
            <w:tcW w:w="1086" w:type="dxa"/>
            <w:noWrap/>
            <w:hideMark/>
          </w:tcPr>
          <w:p w14:paraId="77138154"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425571FF"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40,0224415</w:t>
            </w:r>
          </w:p>
        </w:tc>
      </w:tr>
      <w:tr w:rsidR="003A26B1" w:rsidRPr="009044EC" w14:paraId="190D0988"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074FBCDC" w14:textId="77777777" w:rsidR="00BF417C" w:rsidRPr="009044EC" w:rsidRDefault="00BF417C">
            <w:pPr>
              <w:jc w:val="center"/>
              <w:rPr>
                <w:rFonts w:ascii="Calibri" w:hAnsi="Calibri" w:cs="Calibri"/>
                <w:color w:val="000000"/>
                <w:sz w:val="22"/>
                <w:szCs w:val="22"/>
                <w:lang w:val="en-US"/>
              </w:rPr>
            </w:pPr>
            <w:r w:rsidRPr="009044EC">
              <w:rPr>
                <w:rFonts w:ascii="Calibri" w:hAnsi="Calibri" w:cs="Calibri"/>
                <w:color w:val="000000"/>
                <w:sz w:val="22"/>
                <w:szCs w:val="22"/>
                <w:lang w:val="en-US"/>
              </w:rPr>
              <w:t>MAGEE family</w:t>
            </w:r>
          </w:p>
        </w:tc>
      </w:tr>
      <w:tr w:rsidR="006E6DE2" w:rsidRPr="009044EC" w14:paraId="0437A6A7" w14:textId="77777777" w:rsidTr="004306B3">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433766F" w14:textId="77777777" w:rsidR="00BF417C" w:rsidRPr="009044EC" w:rsidRDefault="00BF417C">
            <w:pPr>
              <w:rPr>
                <w:rFonts w:ascii="Calibri" w:hAnsi="Calibri" w:cs="Calibri"/>
                <w:b w:val="0"/>
                <w:bCs w:val="0"/>
                <w:color w:val="000000"/>
                <w:sz w:val="22"/>
                <w:szCs w:val="22"/>
                <w:lang w:val="en-US"/>
              </w:rPr>
            </w:pPr>
            <w:r w:rsidRPr="009044EC">
              <w:rPr>
                <w:rFonts w:ascii="Calibri" w:hAnsi="Calibri" w:cs="Calibri"/>
                <w:b w:val="0"/>
                <w:bCs w:val="0"/>
                <w:color w:val="000000"/>
                <w:sz w:val="22"/>
                <w:szCs w:val="22"/>
                <w:lang w:val="en-US"/>
              </w:rPr>
              <w:t>Q9HCI5</w:t>
            </w:r>
          </w:p>
        </w:tc>
        <w:tc>
          <w:tcPr>
            <w:tcW w:w="1637" w:type="dxa"/>
            <w:noWrap/>
            <w:hideMark/>
          </w:tcPr>
          <w:p w14:paraId="65533380"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 xml:space="preserve">MAGEE1 </w:t>
            </w:r>
          </w:p>
        </w:tc>
        <w:tc>
          <w:tcPr>
            <w:tcW w:w="1637" w:type="dxa"/>
            <w:noWrap/>
            <w:hideMark/>
          </w:tcPr>
          <w:p w14:paraId="43EB91A9"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NVAELLQFL</w:t>
            </w:r>
          </w:p>
        </w:tc>
        <w:tc>
          <w:tcPr>
            <w:tcW w:w="1654" w:type="dxa"/>
            <w:noWrap/>
            <w:hideMark/>
          </w:tcPr>
          <w:p w14:paraId="3F3FEA45"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28</w:t>
            </w:r>
          </w:p>
        </w:tc>
        <w:tc>
          <w:tcPr>
            <w:tcW w:w="1086" w:type="dxa"/>
            <w:noWrap/>
            <w:hideMark/>
          </w:tcPr>
          <w:p w14:paraId="120B25CC"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3</w:t>
            </w:r>
          </w:p>
        </w:tc>
        <w:tc>
          <w:tcPr>
            <w:tcW w:w="1086" w:type="dxa"/>
            <w:noWrap/>
            <w:hideMark/>
          </w:tcPr>
          <w:p w14:paraId="50B5B696" w14:textId="77777777" w:rsidR="00BF417C" w:rsidRPr="009044EC" w:rsidRDefault="00BF417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Yes</w:t>
            </w:r>
          </w:p>
        </w:tc>
        <w:tc>
          <w:tcPr>
            <w:tcW w:w="1086" w:type="dxa"/>
            <w:noWrap/>
            <w:hideMark/>
          </w:tcPr>
          <w:p w14:paraId="662A6A29" w14:textId="77777777" w:rsidR="00BF417C" w:rsidRPr="009044EC" w:rsidRDefault="00BF417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44EC">
              <w:rPr>
                <w:rFonts w:ascii="Calibri" w:hAnsi="Calibri" w:cs="Calibri"/>
                <w:color w:val="000000"/>
                <w:sz w:val="22"/>
                <w:szCs w:val="22"/>
                <w:lang w:val="en-US"/>
              </w:rPr>
              <w:t>57,7469841</w:t>
            </w:r>
          </w:p>
        </w:tc>
      </w:tr>
    </w:tbl>
    <w:p w14:paraId="6E3BCB1C" w14:textId="77777777" w:rsidR="004676BC" w:rsidRPr="009044EC" w:rsidRDefault="004676BC" w:rsidP="00020AFA">
      <w:pPr>
        <w:pStyle w:val="Textkrper"/>
      </w:pPr>
    </w:p>
    <w:p w14:paraId="1DB239E2" w14:textId="1672A255" w:rsidR="00F85D85" w:rsidRPr="009044EC" w:rsidRDefault="00BC66F8">
      <w:pPr>
        <w:pStyle w:val="Textkrper"/>
      </w:pPr>
      <w:r w:rsidRPr="009044EC">
        <w:t xml:space="preserve"> </w:t>
      </w:r>
    </w:p>
    <w:p w14:paraId="3DEEC669" w14:textId="77777777" w:rsidR="00F85D85" w:rsidRPr="009044EC" w:rsidRDefault="00BC66F8">
      <w:pPr>
        <w:pStyle w:val="CaptionedFigure"/>
      </w:pPr>
      <w:bookmarkStart w:id="32" w:name="fig:fig2"/>
      <w:r w:rsidRPr="009044EC">
        <w:rPr>
          <w:noProof/>
        </w:rPr>
        <w:lastRenderedPageBreak/>
        <w:drawing>
          <wp:inline distT="0" distB="0" distL="0" distR="0" wp14:anchorId="072DED6C" wp14:editId="445EEC57">
            <wp:extent cx="5466945" cy="2743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ure_2.png"/>
                    <pic:cNvPicPr>
                      <a:picLocks noChangeAspect="1" noChangeArrowheads="1"/>
                    </pic:cNvPicPr>
                  </pic:nvPicPr>
                  <pic:blipFill>
                    <a:blip r:embed="rId15"/>
                    <a:stretch>
                      <a:fillRect/>
                    </a:stretch>
                  </pic:blipFill>
                  <pic:spPr bwMode="auto">
                    <a:xfrm>
                      <a:off x="0" y="0"/>
                      <a:ext cx="5518397" cy="2769018"/>
                    </a:xfrm>
                    <a:prstGeom prst="rect">
                      <a:avLst/>
                    </a:prstGeom>
                    <a:noFill/>
                    <a:ln w="9525">
                      <a:noFill/>
                      <a:headEnd/>
                      <a:tailEnd/>
                    </a:ln>
                  </pic:spPr>
                </pic:pic>
              </a:graphicData>
            </a:graphic>
          </wp:inline>
        </w:drawing>
      </w:r>
    </w:p>
    <w:p w14:paraId="6FF53105" w14:textId="5D180469" w:rsidR="00F85D85" w:rsidRPr="009044EC" w:rsidRDefault="00250FE1">
      <w:pPr>
        <w:pStyle w:val="ImageCaption"/>
      </w:pPr>
      <w:r w:rsidRPr="009044EC">
        <w:rPr>
          <w:b/>
          <w:bCs/>
        </w:rPr>
        <w:t>Figure 2: FindTopes and MutaTopes enable comprehensive identification of reference and SNP-derived off-target peptides.</w:t>
      </w:r>
      <w:r w:rsidRPr="009044EC">
        <w:t xml:space="preserve"> Selected output from the EpiTox</w:t>
      </w:r>
      <w:r w:rsidR="00437843" w:rsidRPr="009044EC">
        <w:t>-</w:t>
      </w:r>
      <w:r w:rsidRPr="009044EC">
        <w:t xml:space="preserve">FindTopes and </w:t>
      </w:r>
      <w:r w:rsidR="00437843" w:rsidRPr="009044EC">
        <w:t>-</w:t>
      </w:r>
      <w:r w:rsidRPr="009044EC">
        <w:t xml:space="preserve">MutaTopes modules using MAGE-A3 KVAELVHFL as input. </w:t>
      </w:r>
      <w:r w:rsidRPr="009044EC">
        <w:rPr>
          <w:b/>
          <w:bCs/>
        </w:rPr>
        <w:t>(A)</w:t>
      </w:r>
      <w:r w:rsidRPr="009044EC">
        <w:t xml:space="preserve"> Bar chart of peptides identified by FindTopes and MutaTopes in the human proteome, distributed according to their edit distance from the target. Two categories are shown: wild-type peptides and SNP-derived peptides. </w:t>
      </w:r>
      <w:r w:rsidRPr="009044EC">
        <w:rPr>
          <w:b/>
          <w:bCs/>
        </w:rPr>
        <w:t>(B)</w:t>
      </w:r>
      <w:r w:rsidRPr="009044EC">
        <w:t xml:space="preserve"> </w:t>
      </w:r>
      <w:commentRangeStart w:id="33"/>
      <w:r w:rsidRPr="009044EC">
        <w:t>Position mismatch classification of predicted peptides according to the target binding profile</w:t>
      </w:r>
      <w:commentRangeEnd w:id="33"/>
      <w:r w:rsidR="009E4A8D" w:rsidRPr="009044EC">
        <w:rPr>
          <w:rStyle w:val="Kommentarzeichen"/>
          <w:sz w:val="24"/>
          <w:szCs w:val="24"/>
        </w:rPr>
        <w:commentReference w:id="33"/>
      </w:r>
      <w:r w:rsidRPr="009044EC">
        <w:t xml:space="preserve">. </w:t>
      </w:r>
      <w:r w:rsidRPr="009044EC">
        <w:rPr>
          <w:b/>
          <w:bCs/>
        </w:rPr>
        <w:t>(C)</w:t>
      </w:r>
      <w:r w:rsidRPr="009044EC">
        <w:t xml:space="preserve"> Number of disclosed peptides from previous patents and studies identified by EpiTox</w:t>
      </w:r>
      <w:r w:rsidR="00D26321" w:rsidRPr="009044EC">
        <w:t>-FindTopes</w:t>
      </w:r>
      <w:r w:rsidRPr="009044EC">
        <w:t xml:space="preserve">; </w:t>
      </w:r>
      <w:commentRangeStart w:id="34"/>
      <w:r w:rsidRPr="009044EC">
        <w:t>only one peptide was missed due to quality checks during data aggregation</w:t>
      </w:r>
      <w:commentRangeEnd w:id="34"/>
      <w:r w:rsidR="009E4A8D" w:rsidRPr="009044EC">
        <w:rPr>
          <w:rStyle w:val="Kommentarzeichen"/>
          <w:sz w:val="24"/>
          <w:szCs w:val="24"/>
        </w:rPr>
        <w:commentReference w:id="34"/>
      </w:r>
      <w:r w:rsidRPr="009044EC">
        <w:t xml:space="preserve">. </w:t>
      </w:r>
      <w:r w:rsidRPr="009044EC">
        <w:rPr>
          <w:b/>
          <w:bCs/>
        </w:rPr>
        <w:t>(D)</w:t>
      </w:r>
      <w:r w:rsidRPr="009044EC">
        <w:t xml:space="preserve"> </w:t>
      </w:r>
      <w:commentRangeStart w:id="35"/>
      <w:commentRangeStart w:id="36"/>
      <w:r w:rsidR="00687ECA" w:rsidRPr="009044EC">
        <w:t xml:space="preserve">Peptides classified by PrediTopes according </w:t>
      </w:r>
      <w:commentRangeEnd w:id="35"/>
      <w:r w:rsidR="009E4A8D" w:rsidRPr="009044EC">
        <w:rPr>
          <w:rStyle w:val="Kommentarzeichen"/>
          <w:sz w:val="24"/>
          <w:szCs w:val="24"/>
        </w:rPr>
        <w:commentReference w:id="35"/>
      </w:r>
      <w:commentRangeEnd w:id="36"/>
      <w:r w:rsidR="009A547A" w:rsidRPr="009044EC">
        <w:rPr>
          <w:rStyle w:val="Kommentarzeichen"/>
          <w:sz w:val="24"/>
          <w:szCs w:val="24"/>
        </w:rPr>
        <w:commentReference w:id="36"/>
      </w:r>
      <w:r w:rsidR="00687ECA" w:rsidRPr="009044EC">
        <w:t>to predicted HLA-A*02:01 binding affinity (NetMHCpan)</w:t>
      </w:r>
      <w:r w:rsidRPr="009044EC">
        <w:t>; approximately 50% of peptides exhibit moderate to high binding affinity.</w:t>
      </w:r>
    </w:p>
    <w:p w14:paraId="23F03190" w14:textId="5E34FF50" w:rsidR="00F85D85" w:rsidRPr="009044EC" w:rsidRDefault="00BC66F8">
      <w:pPr>
        <w:pStyle w:val="berschrift2"/>
      </w:pPr>
      <w:bookmarkStart w:id="37" w:name="Xcda1893992d72468eaf4d9aea8480e2b37fe6cd"/>
      <w:bookmarkEnd w:id="25"/>
      <w:bookmarkEnd w:id="28"/>
      <w:bookmarkEnd w:id="32"/>
      <w:r w:rsidRPr="009044EC">
        <w:rPr>
          <w:b/>
          <w:bCs/>
        </w:rPr>
        <w:t>MutaTopes: Integration of population-specific SNPs</w:t>
      </w:r>
      <w:r w:rsidR="003C49A3" w:rsidRPr="009044EC">
        <w:rPr>
          <w:b/>
          <w:bCs/>
        </w:rPr>
        <w:t xml:space="preserve"> into off-target prediction</w:t>
      </w:r>
    </w:p>
    <w:p w14:paraId="23B3009A" w14:textId="782A4169" w:rsidR="00FA5AA3" w:rsidRPr="009044EC" w:rsidRDefault="00FA5AA3" w:rsidP="00FA5AA3">
      <w:pPr>
        <w:pStyle w:val="font-claude-response-body"/>
        <w:rPr>
          <w:lang w:val="en-US"/>
        </w:rPr>
      </w:pPr>
      <w:r w:rsidRPr="009044EC">
        <w:rPr>
          <w:lang w:val="en-US"/>
        </w:rPr>
        <w:t>Single nucleotide polymorphisms (SNPs) introduce population-specific off-target risks by altering the peptide landscape</w:t>
      </w:r>
      <w:r w:rsidR="0036607E" w:rsidRPr="009044EC">
        <w:rPr>
          <w:lang w:val="en-US"/>
        </w:rPr>
        <w:t xml:space="preserve">, </w:t>
      </w:r>
      <w:r w:rsidRPr="009044EC">
        <w:rPr>
          <w:lang w:val="en-US"/>
        </w:rPr>
        <w:t>creating novel epitopes or abolishing existing ones. However, systematic integration of SNPs is computationally prohibitive: the human genome contains millions of SNPs (gnomAD), and each protein-coding SNP can generate multiple altered peptides depending on its position within potential epitope windows. Combinatorial enumeration would produce billions of theoretical variants, the vast majority functionally irrelevant.</w:t>
      </w:r>
    </w:p>
    <w:p w14:paraId="755C69F7" w14:textId="77777777" w:rsidR="00FA5AA3" w:rsidRPr="009044EC" w:rsidRDefault="00FA5AA3" w:rsidP="00FA5AA3">
      <w:pPr>
        <w:pStyle w:val="font-claude-response-body"/>
        <w:rPr>
          <w:lang w:val="en-US"/>
        </w:rPr>
      </w:pPr>
      <w:r w:rsidRPr="009044EC">
        <w:rPr>
          <w:lang w:val="en-US"/>
        </w:rPr>
        <w:t>Building on the peptide candidates identified by FindTopes, MutaTopes employs a coordinate-based mapping strategy that dramatically reduces the search space while ensuring comprehensive coverage. FindTopes-identified peptides and their genomic coordinates are intersected with population-specific SNP databases. SNPs are transformed to the protein level, and only those falling within isoform-peptide windows are retained. Variant peptides are generated and filtered using edit distance cutoffs, with duplicate sequences removed. This targeted approach focuses computational resources exclusively on SNPs that produce distinct sequence variants within relevant epitope regions.</w:t>
      </w:r>
    </w:p>
    <w:p w14:paraId="3AED7AC6" w14:textId="1D7E9923" w:rsidR="007B2B57" w:rsidRPr="009044EC" w:rsidRDefault="007B2B57" w:rsidP="007B2B57">
      <w:pPr>
        <w:pStyle w:val="berschrift3"/>
        <w:rPr>
          <w:b/>
          <w:bCs/>
        </w:rPr>
      </w:pPr>
      <w:bookmarkStart w:id="38" w:name="Xc378447fd453a3203064f92eab24b21a6e7f915"/>
      <w:r w:rsidRPr="009044EC">
        <w:rPr>
          <w:b/>
          <w:bCs/>
        </w:rPr>
        <w:lastRenderedPageBreak/>
        <w:t xml:space="preserve">Systematic generation of MAGE-A3 SNP-derived </w:t>
      </w:r>
      <w:r w:rsidR="00622F37" w:rsidRPr="009044EC">
        <w:rPr>
          <w:b/>
          <w:bCs/>
        </w:rPr>
        <w:t>o</w:t>
      </w:r>
      <w:r w:rsidRPr="009044EC">
        <w:rPr>
          <w:b/>
          <w:bCs/>
        </w:rPr>
        <w:t>ff-</w:t>
      </w:r>
      <w:r w:rsidR="00622F37" w:rsidRPr="009044EC">
        <w:rPr>
          <w:b/>
          <w:bCs/>
        </w:rPr>
        <w:t>t</w:t>
      </w:r>
      <w:r w:rsidRPr="009044EC">
        <w:rPr>
          <w:b/>
          <w:bCs/>
        </w:rPr>
        <w:t xml:space="preserve">arget </w:t>
      </w:r>
      <w:r w:rsidR="00622F37" w:rsidRPr="009044EC">
        <w:rPr>
          <w:b/>
          <w:bCs/>
        </w:rPr>
        <w:t>c</w:t>
      </w:r>
      <w:r w:rsidRPr="009044EC">
        <w:rPr>
          <w:b/>
          <w:bCs/>
        </w:rPr>
        <w:t>andidates via MutaTopes</w:t>
      </w:r>
    </w:p>
    <w:p w14:paraId="0F13DB17" w14:textId="571751E8" w:rsidR="00677618" w:rsidRPr="009044EC" w:rsidRDefault="00E607AD" w:rsidP="00AD1418">
      <w:pPr>
        <w:pStyle w:val="FirstParagraph"/>
      </w:pPr>
      <w:r w:rsidRPr="009044EC">
        <w:t xml:space="preserve">Of the 1454 identified off-target candidates, 1304 were wild-type sequences and 150 were SNP-derived peptides (Figure 2A). Five </w:t>
      </w:r>
      <w:r w:rsidR="004E1787" w:rsidRPr="009044EC">
        <w:t xml:space="preserve">SNP-derived </w:t>
      </w:r>
      <w:r w:rsidRPr="009044EC">
        <w:t xml:space="preserve">peptides contained irregular symbols resulting from stop codon annotations at the protein level. Relative to the </w:t>
      </w:r>
      <w:r w:rsidR="004E1787" w:rsidRPr="009044EC">
        <w:t xml:space="preserve">MAGE3 </w:t>
      </w:r>
      <w:r w:rsidRPr="009044EC">
        <w:t>target</w:t>
      </w:r>
      <w:r w:rsidR="004E1787" w:rsidRPr="009044EC">
        <w:t xml:space="preserve"> sequence</w:t>
      </w:r>
      <w:r w:rsidRPr="009044EC">
        <w:t>, SNP-derived peptides exhibited varying sequence divergence: one peptide contained two mismatches, seven contained three mismatches, and 142 contained four mismatches. Notably, 25 SNP-derived peptides retained intact anchor positions.</w:t>
      </w:r>
    </w:p>
    <w:p w14:paraId="3DAF7394" w14:textId="1F1F5128" w:rsidR="006A1BD5" w:rsidRPr="009044EC" w:rsidRDefault="006A1BD5" w:rsidP="006A1BD5">
      <w:pPr>
        <w:pStyle w:val="berschrift2"/>
        <w:rPr>
          <w:b/>
          <w:bCs/>
        </w:rPr>
      </w:pPr>
      <w:r w:rsidRPr="009044EC">
        <w:rPr>
          <w:b/>
          <w:bCs/>
        </w:rPr>
        <w:t>PrediTopes: Peptide binding prediction and Evidence-</w:t>
      </w:r>
      <w:r w:rsidR="0048521D" w:rsidRPr="009044EC">
        <w:rPr>
          <w:b/>
          <w:bCs/>
        </w:rPr>
        <w:t>b</w:t>
      </w:r>
      <w:r w:rsidRPr="009044EC">
        <w:rPr>
          <w:b/>
          <w:bCs/>
        </w:rPr>
        <w:t xml:space="preserve">ased </w:t>
      </w:r>
      <w:r w:rsidR="0048521D" w:rsidRPr="009044EC">
        <w:rPr>
          <w:b/>
          <w:bCs/>
        </w:rPr>
        <w:t>a</w:t>
      </w:r>
      <w:r w:rsidRPr="009044EC">
        <w:rPr>
          <w:b/>
          <w:bCs/>
        </w:rPr>
        <w:t>ssessment</w:t>
      </w:r>
    </w:p>
    <w:p w14:paraId="0C8B24BB" w14:textId="154A7D92" w:rsidR="00A60983" w:rsidRPr="009044EC" w:rsidRDefault="006A1BD5" w:rsidP="00D977A5">
      <w:pPr>
        <w:pStyle w:val="berschrift2"/>
      </w:pPr>
      <w:r w:rsidRPr="009044EC">
        <w:rPr>
          <w:rFonts w:asciiTheme="minorHAnsi" w:eastAsiaTheme="minorEastAsia" w:hAnsiTheme="minorHAnsi" w:cstheme="minorBidi"/>
          <w:color w:val="auto"/>
          <w:sz w:val="24"/>
          <w:szCs w:val="24"/>
        </w:rPr>
        <w:t xml:space="preserve">Once off-target peptides are identified </w:t>
      </w:r>
      <w:r w:rsidR="00230838" w:rsidRPr="009044EC">
        <w:rPr>
          <w:rFonts w:asciiTheme="minorHAnsi" w:eastAsiaTheme="minorEastAsia" w:hAnsiTheme="minorHAnsi" w:cstheme="minorBidi"/>
          <w:color w:val="auto"/>
          <w:sz w:val="24"/>
          <w:szCs w:val="24"/>
        </w:rPr>
        <w:t>by</w:t>
      </w:r>
      <w:r w:rsidRPr="009044EC">
        <w:rPr>
          <w:rFonts w:asciiTheme="minorHAnsi" w:eastAsiaTheme="minorEastAsia" w:hAnsiTheme="minorHAnsi" w:cstheme="minorBidi"/>
          <w:color w:val="auto"/>
          <w:sz w:val="24"/>
          <w:szCs w:val="24"/>
        </w:rPr>
        <w:t xml:space="preserve"> the previous two modules, PrediTopes generates two types of characterization: (1) binding affinity predictions using NetMHCpan that serve as input feature for composite scoring in AnnoTopes, and (2) contextual evidence derived from a </w:t>
      </w:r>
      <w:r w:rsidR="007F5D76" w:rsidRPr="009044EC">
        <w:rPr>
          <w:rFonts w:asciiTheme="minorHAnsi" w:eastAsiaTheme="minorEastAsia" w:hAnsiTheme="minorHAnsi" w:cstheme="minorBidi"/>
          <w:color w:val="auto"/>
          <w:sz w:val="24"/>
          <w:szCs w:val="24"/>
        </w:rPr>
        <w:t>Bayesian model harnessing MHC database</w:t>
      </w:r>
      <w:r w:rsidR="00F67E67">
        <w:rPr>
          <w:rFonts w:asciiTheme="minorHAnsi" w:eastAsiaTheme="minorEastAsia" w:hAnsiTheme="minorHAnsi" w:cstheme="minorBidi"/>
          <w:color w:val="auto"/>
          <w:sz w:val="24"/>
          <w:szCs w:val="24"/>
        </w:rPr>
        <w:t>(s)</w:t>
      </w:r>
      <w:r w:rsidRPr="009044EC">
        <w:rPr>
          <w:rFonts w:asciiTheme="minorHAnsi" w:eastAsiaTheme="minorEastAsia" w:hAnsiTheme="minorHAnsi" w:cstheme="minorBidi"/>
          <w:color w:val="auto"/>
          <w:sz w:val="24"/>
          <w:szCs w:val="24"/>
        </w:rPr>
        <w:t xml:space="preserve">, which is used directly in downstream analysis. </w:t>
      </w:r>
      <w:bookmarkStart w:id="39" w:name="Xc365bf86ee1f6f3ca8fed9579de230621bd6737"/>
      <w:bookmarkEnd w:id="37"/>
      <w:bookmarkEnd w:id="38"/>
    </w:p>
    <w:p w14:paraId="41026C94" w14:textId="69A866BA" w:rsidR="00F85D85" w:rsidRPr="009044EC" w:rsidRDefault="00BC66F8" w:rsidP="00E412AC">
      <w:pPr>
        <w:pStyle w:val="berschrift3"/>
        <w:rPr>
          <w:b/>
          <w:bCs/>
        </w:rPr>
      </w:pPr>
      <w:r w:rsidRPr="009044EC">
        <w:rPr>
          <w:b/>
          <w:bCs/>
        </w:rPr>
        <w:t>Bayesian framework for leveraging peptides contextual-risk</w:t>
      </w:r>
    </w:p>
    <w:p w14:paraId="0BBDC36D" w14:textId="52C0561F" w:rsidR="008228EC" w:rsidRPr="009044EC" w:rsidRDefault="00156E25">
      <w:pPr>
        <w:pStyle w:val="FirstParagraph"/>
      </w:pPr>
      <w:r w:rsidRPr="009044EC">
        <w:t>A major challenge in immunogenicity prediction is that peptides often bind to many HLA alleles, and experimental binding data vary widely with context, such as disease state. As a result, t</w:t>
      </w:r>
      <w:r w:rsidR="00DF1746" w:rsidRPr="009044EC">
        <w:t xml:space="preserve">raditional binary classification approaches, which rely on presence or absence in databases, cannot adequately account for conflicting or partial evidence. </w:t>
      </w:r>
    </w:p>
    <w:p w14:paraId="003FCE7D" w14:textId="5725CBB3" w:rsidR="00107AA8" w:rsidRPr="009044EC" w:rsidRDefault="00DF1746" w:rsidP="00076B14">
      <w:pPr>
        <w:pStyle w:val="FirstParagraph"/>
      </w:pPr>
      <w:r w:rsidRPr="009044EC">
        <w:t xml:space="preserve">To address this limitation, we developed a </w:t>
      </w:r>
      <w:r w:rsidR="008808B6" w:rsidRPr="009044EC">
        <w:t xml:space="preserve">context-aware </w:t>
      </w:r>
      <w:r w:rsidRPr="009044EC">
        <w:t>Bayesian</w:t>
      </w:r>
      <w:r w:rsidR="008808B6" w:rsidRPr="009044EC">
        <w:t xml:space="preserve"> framework that integrates multiple lines of evidence to generate confidence scores for peptide</w:t>
      </w:r>
      <w:r w:rsidR="00417C72" w:rsidRPr="009044EC">
        <w:t xml:space="preserve">-HLA pairs. The framework addresses two key challenges: (1) maintaining protein-specific evidence tracking to prevent inappropriate </w:t>
      </w:r>
      <w:r w:rsidR="001421BE" w:rsidRPr="009044EC">
        <w:t xml:space="preserve">validation transfer across homologs, and (2) integration of experimental </w:t>
      </w:r>
      <w:r w:rsidR="00ED20E6" w:rsidRPr="009044EC">
        <w:t>validation status with computational predictions in a probabilistically sound manner.</w:t>
      </w:r>
    </w:p>
    <w:p w14:paraId="2E373005" w14:textId="04A46A93" w:rsidR="00B4000F" w:rsidRPr="009044EC" w:rsidRDefault="00B4000F" w:rsidP="00B4000F">
      <w:pPr>
        <w:pStyle w:val="Textkrper"/>
        <w:rPr>
          <w:b/>
          <w:bCs/>
        </w:rPr>
      </w:pPr>
      <w:r w:rsidRPr="009044EC">
        <w:rPr>
          <w:b/>
          <w:bCs/>
        </w:rPr>
        <w:t>Model structure</w:t>
      </w:r>
    </w:p>
    <w:p w14:paraId="55BA1539" w14:textId="23711DB9" w:rsidR="00B4000F" w:rsidRPr="009044EC" w:rsidRDefault="00B4000F" w:rsidP="00B4000F">
      <w:pPr>
        <w:pStyle w:val="Textkrper"/>
      </w:pPr>
      <w:r w:rsidRPr="009044EC">
        <w:t xml:space="preserve">Starting from a neutral prior </w:t>
      </w:r>
      <w:r w:rsidR="00C21BF4" w:rsidRPr="009044EC">
        <w:t xml:space="preserve">probability (50%), we update confidence based on available evidence using Bayes’s </w:t>
      </w:r>
      <w:r w:rsidR="002331D9" w:rsidRPr="009044EC">
        <w:t>theorem:</w:t>
      </w:r>
    </w:p>
    <w:p w14:paraId="5327A3CA" w14:textId="77777777" w:rsidR="002331D9" w:rsidRPr="009044EC" w:rsidRDefault="002331D9" w:rsidP="002331D9">
      <w:pPr>
        <w:pStyle w:val="Textkrper"/>
      </w:pPr>
      <m:oMathPara>
        <m:oMathParaPr>
          <m:jc m:val="center"/>
        </m:oMathParaPr>
        <m:oMath>
          <m:r>
            <w:rPr>
              <w:rFonts w:ascii="Cambria Math" w:hAnsi="Cambria Math"/>
            </w:rPr>
            <m:t>Posterior</m:t>
          </m:r>
          <m:r>
            <m:rPr>
              <m:sty m:val="p"/>
            </m:rPr>
            <w:rPr>
              <w:rFonts w:ascii="Cambria Math" w:hAnsi="Cambria Math"/>
            </w:rPr>
            <m:t>_</m:t>
          </m:r>
          <m:r>
            <w:rPr>
              <w:rFonts w:ascii="Cambria Math" w:hAnsi="Cambria Math"/>
            </w:rPr>
            <m:t>odds</m:t>
          </m:r>
          <m:r>
            <m:rPr>
              <m:sty m:val="p"/>
            </m:rPr>
            <w:rPr>
              <w:rFonts w:ascii="Cambria Math" w:hAnsi="Cambria Math"/>
            </w:rPr>
            <m:t>=</m:t>
          </m:r>
          <m:r>
            <w:rPr>
              <w:rFonts w:ascii="Cambria Math" w:hAnsi="Cambria Math"/>
            </w:rPr>
            <m:t>prior</m:t>
          </m:r>
          <m:r>
            <m:rPr>
              <m:sty m:val="p"/>
            </m:rPr>
            <w:rPr>
              <w:rFonts w:ascii="Cambria Math" w:hAnsi="Cambria Math"/>
            </w:rPr>
            <m:t>_</m:t>
          </m:r>
          <m:r>
            <w:rPr>
              <w:rFonts w:ascii="Cambria Math" w:hAnsi="Cambria Math"/>
            </w:rPr>
            <m:t>odds</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0A93D45D" w14:textId="675B7D84" w:rsidR="00BD3DF3" w:rsidRPr="009044EC" w:rsidRDefault="00BD3DF3" w:rsidP="00BD3DF3">
      <w:pPr>
        <w:pStyle w:val="FirstParagraph"/>
      </w:pPr>
      <w:r w:rsidRPr="009044EC">
        <w:t xml:space="preserve">Where </w:t>
      </w:r>
      <m:oMath>
        <m:r>
          <w:rPr>
            <w:rFonts w:ascii="Cambria Math" w:hAnsi="Cambria Math"/>
          </w:rPr>
          <m:t>Prior</m:t>
        </m:r>
        <m:r>
          <m:rPr>
            <m:sty m:val="p"/>
          </m:rPr>
          <w:rPr>
            <w:rFonts w:ascii="Cambria Math" w:hAnsi="Cambria Math"/>
          </w:rPr>
          <m:t>_</m:t>
        </m:r>
        <m:r>
          <w:rPr>
            <w:rFonts w:ascii="Cambria Math" w:hAnsi="Cambria Math"/>
          </w:rPr>
          <m:t>odds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oMath>
      <w:r w:rsidRPr="009044EC">
        <w:t xml:space="preserve">, </w:t>
      </w: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i</m:t>
            </m:r>
          </m:sub>
        </m:sSub>
      </m:oMath>
      <w:r w:rsidRPr="009044EC">
        <w:t xml:space="preserve"> represents the likelihood ratio for evidence type </w:t>
      </w:r>
      <m:oMath>
        <m:r>
          <w:rPr>
            <w:rFonts w:ascii="Cambria Math" w:hAnsi="Cambria Math"/>
          </w:rPr>
          <m:t>i</m:t>
        </m:r>
      </m:oMath>
      <w:r w:rsidR="00A775F8" w:rsidRPr="009044EC">
        <w:t xml:space="preserve"> (see methods)</w:t>
      </w:r>
      <w:r w:rsidRPr="009044EC">
        <w:t>. The posterior probability was then derived as:</w:t>
      </w:r>
    </w:p>
    <w:p w14:paraId="64469A72" w14:textId="77777777" w:rsidR="00BD3DF3" w:rsidRPr="009044EC" w:rsidRDefault="00BD3DF3" w:rsidP="00BD3DF3">
      <w:pPr>
        <w:pStyle w:val="Textkrp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Posterior</m:t>
              </m:r>
              <m:r>
                <m:rPr>
                  <m:sty m:val="p"/>
                </m:rPr>
                <w:rPr>
                  <w:rFonts w:ascii="Cambria Math" w:hAnsi="Cambria Math"/>
                </w:rPr>
                <m:t>_</m:t>
              </m:r>
              <m:r>
                <w:rPr>
                  <w:rFonts w:ascii="Cambria Math" w:hAnsi="Cambria Math"/>
                </w:rPr>
                <m:t>odds</m:t>
              </m:r>
            </m:num>
            <m:den>
              <m:r>
                <w:rPr>
                  <w:rFonts w:ascii="Cambria Math" w:hAnsi="Cambria Math"/>
                </w:rPr>
                <m:t>1</m:t>
              </m:r>
              <m:r>
                <m:rPr>
                  <m:sty m:val="p"/>
                </m:rPr>
                <w:rPr>
                  <w:rFonts w:ascii="Cambria Math" w:hAnsi="Cambria Math"/>
                </w:rPr>
                <m:t>+</m:t>
              </m:r>
              <m:r>
                <w:rPr>
                  <w:rFonts w:ascii="Cambria Math" w:hAnsi="Cambria Math"/>
                </w:rPr>
                <m:t>Posterior</m:t>
              </m:r>
              <m:r>
                <m:rPr>
                  <m:sty m:val="p"/>
                </m:rPr>
                <w:rPr>
                  <w:rFonts w:ascii="Cambria Math" w:hAnsi="Cambria Math"/>
                </w:rPr>
                <m:t>_</m:t>
              </m:r>
              <m:r>
                <w:rPr>
                  <w:rFonts w:ascii="Cambria Math" w:hAnsi="Cambria Math"/>
                </w:rPr>
                <m:t>odds</m:t>
              </m:r>
            </m:den>
          </m:f>
        </m:oMath>
      </m:oMathPara>
    </w:p>
    <w:p w14:paraId="762E547A" w14:textId="1A491104" w:rsidR="003153C2" w:rsidRPr="009044EC" w:rsidRDefault="00BD3DF3" w:rsidP="00B4000F">
      <w:pPr>
        <w:pStyle w:val="Textkrper"/>
      </w:pPr>
      <w:r w:rsidRPr="009044EC">
        <w:t xml:space="preserve">Protein-peptide pairs were classified into four evidence groups based on the </w:t>
      </w:r>
      <w:r w:rsidR="00B320DF" w:rsidRPr="009044EC">
        <w:t xml:space="preserve">posterior </w:t>
      </w:r>
      <w:r w:rsidRPr="009044EC">
        <w:t>probabilities: High (</w:t>
      </w:r>
      <m:oMath>
        <m:r>
          <m:rPr>
            <m:sty m:val="p"/>
          </m:rPr>
          <w:rPr>
            <w:rFonts w:ascii="Cambria Math" w:hAnsi="Cambria Math"/>
          </w:rPr>
          <m:t>≥</m:t>
        </m:r>
      </m:oMath>
      <w:r w:rsidRPr="009044EC">
        <w:t xml:space="preserve"> 80%), medium (50-79%), low (30-49%), and very low (</w:t>
      </w:r>
      <m:oMath>
        <m:r>
          <m:rPr>
            <m:sty m:val="p"/>
          </m:rPr>
          <w:rPr>
            <w:rFonts w:ascii="Cambria Math" w:hAnsi="Cambria Math"/>
          </w:rPr>
          <m:t>≤</m:t>
        </m:r>
      </m:oMath>
      <w:r w:rsidRPr="009044EC">
        <w:t xml:space="preserve"> 30%)</w:t>
      </w:r>
      <w:r w:rsidR="003153C2" w:rsidRPr="009044EC">
        <w:t>.</w:t>
      </w:r>
    </w:p>
    <w:p w14:paraId="462F4B42" w14:textId="77777777" w:rsidR="004841BD" w:rsidRPr="009044EC" w:rsidRDefault="004841BD" w:rsidP="004841BD">
      <w:pPr>
        <w:pStyle w:val="Textkrper"/>
      </w:pPr>
    </w:p>
    <w:p w14:paraId="240D0748" w14:textId="1BE2F1C2" w:rsidR="002C23B6" w:rsidRPr="009044EC" w:rsidRDefault="002C23B6" w:rsidP="00A37938">
      <w:pPr>
        <w:rPr>
          <w:rFonts w:asciiTheme="minorHAnsi" w:eastAsiaTheme="majorEastAsia" w:hAnsiTheme="minorHAnsi" w:cstheme="majorBidi"/>
          <w:b/>
          <w:bCs/>
          <w:color w:val="0F4761" w:themeColor="accent1" w:themeShade="BF"/>
          <w:sz w:val="28"/>
          <w:szCs w:val="28"/>
          <w:lang w:val="en-US" w:eastAsia="zh-CN"/>
        </w:rPr>
      </w:pPr>
      <w:r w:rsidRPr="009044EC">
        <w:rPr>
          <w:rFonts w:asciiTheme="minorHAnsi" w:eastAsiaTheme="majorEastAsia" w:hAnsiTheme="minorHAnsi" w:cstheme="majorBidi"/>
          <w:b/>
          <w:bCs/>
          <w:color w:val="0F4761" w:themeColor="accent1" w:themeShade="BF"/>
          <w:sz w:val="28"/>
          <w:szCs w:val="28"/>
          <w:lang w:val="en-US" w:eastAsia="zh-CN"/>
        </w:rPr>
        <w:lastRenderedPageBreak/>
        <w:t>Binding affinity prediction for MAGE-A3 off-targets and HLA-A*02:01</w:t>
      </w:r>
    </w:p>
    <w:p w14:paraId="43F0C11D" w14:textId="66A43530" w:rsidR="00695BB3" w:rsidRPr="009044EC" w:rsidRDefault="00695BB3" w:rsidP="00695BB3">
      <w:pPr>
        <w:pStyle w:val="FirstParagraph"/>
      </w:pPr>
      <w:r w:rsidRPr="009044EC">
        <w:t>For each peptide identified by the two previous modules (FindTopes and MutaTopes), HLA-allele binding affinities and presentation were predicted with NetMHCpan (Figure </w:t>
      </w:r>
      <w:hyperlink w:anchor="fig:fig2">
        <w:r w:rsidRPr="009044EC">
          <w:rPr>
            <w:rStyle w:val="Hyperlink"/>
          </w:rPr>
          <w:t>2</w:t>
        </w:r>
      </w:hyperlink>
      <w:r w:rsidRPr="009044EC">
        <w:t xml:space="preserve">.D). Accordingly, 277 peptides were highly binders (mean KD = 28.3 nM), 444 medium binders (mean KD = 179 nM), low binders (mean KD = 1999 nM), and 373 random binders (mean KD = 14960 nM). As expected, the predicted affinity exposed the largest variation in peptides with mismatches at both anchor positions and backbone. Interestingly, the three peptides with mismatches at anchor positions showed also different binding, while </w:t>
      </w:r>
      <w:commentRangeStart w:id="40"/>
      <w:r w:rsidRPr="009044EC">
        <w:t>MAGEA12-KMAELVHFL and EPS8L2-SAAELVHFL</w:t>
      </w:r>
      <w:commentRangeEnd w:id="40"/>
      <w:r w:rsidR="009E4A8D" w:rsidRPr="009044EC">
        <w:rPr>
          <w:rStyle w:val="Kommentarzeichen"/>
          <w:sz w:val="24"/>
          <w:szCs w:val="24"/>
        </w:rPr>
        <w:commentReference w:id="40"/>
      </w:r>
      <w:r w:rsidRPr="009044EC">
        <w:t xml:space="preserve"> both showed high affinity (KD = 10.8, 29.5 nM respectively) showing a similar level to those who have intact anchor positions; on the other hand, PPP2R1B-GIAELVHFS was predicted to have moderate affinity (KD = 1313.3nM) </w:t>
      </w:r>
      <w:commentRangeStart w:id="41"/>
      <w:r w:rsidRPr="009044EC">
        <w:t>suggesting that the binding to HLA was compromised due to the mismatch at all classified anchor positions.</w:t>
      </w:r>
      <w:commentRangeEnd w:id="41"/>
      <w:r w:rsidR="009E4A8D" w:rsidRPr="009044EC">
        <w:rPr>
          <w:rStyle w:val="Kommentarzeichen"/>
          <w:sz w:val="24"/>
          <w:szCs w:val="24"/>
        </w:rPr>
        <w:commentReference w:id="41"/>
      </w:r>
    </w:p>
    <w:p w14:paraId="18DEE499" w14:textId="15C718B2" w:rsidR="00695BB3" w:rsidRPr="009044EC" w:rsidRDefault="00A60983" w:rsidP="00695BB3">
      <w:pPr>
        <w:pStyle w:val="Textkrper"/>
      </w:pPr>
      <w:r w:rsidRPr="00D977A5">
        <w:rPr>
          <w:noProof/>
        </w:rPr>
        <w:drawing>
          <wp:inline distT="0" distB="0" distL="0" distR="0" wp14:anchorId="120B2A5A" wp14:editId="2D0DDAAF">
            <wp:extent cx="6492240" cy="2254949"/>
            <wp:effectExtent l="0" t="0" r="0" b="0"/>
            <wp:docPr id="16288627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2779" name=""/>
                    <pic:cNvPicPr/>
                  </pic:nvPicPr>
                  <pic:blipFill>
                    <a:blip r:embed="rId16"/>
                    <a:stretch>
                      <a:fillRect/>
                    </a:stretch>
                  </pic:blipFill>
                  <pic:spPr>
                    <a:xfrm>
                      <a:off x="0" y="0"/>
                      <a:ext cx="6542004" cy="2272233"/>
                    </a:xfrm>
                    <a:prstGeom prst="rect">
                      <a:avLst/>
                    </a:prstGeom>
                  </pic:spPr>
                </pic:pic>
              </a:graphicData>
            </a:graphic>
          </wp:inline>
        </w:drawing>
      </w:r>
    </w:p>
    <w:p w14:paraId="06348AFE" w14:textId="449E935C" w:rsidR="00A60983" w:rsidRPr="009044EC" w:rsidRDefault="00A60983" w:rsidP="00514E6A">
      <w:pPr>
        <w:pStyle w:val="ImageCaption"/>
      </w:pPr>
      <w:r w:rsidRPr="009044EC">
        <w:rPr>
          <w:b/>
          <w:bCs/>
        </w:rPr>
        <w:t>Figure 3: Contextual evidence of MAGE-A3 off-targets derived by PrediTopes Bayesian framework. (A</w:t>
      </w:r>
      <w:r w:rsidRPr="009044EC">
        <w:rPr>
          <w:b/>
          <w:bCs/>
          <w:iCs/>
        </w:rPr>
        <w:t>)</w:t>
      </w:r>
      <w:r w:rsidRPr="009044EC">
        <w:rPr>
          <w:iCs/>
        </w:rPr>
        <w:t xml:space="preserve"> peptides with available experimental data according to PEPREP (in-house data base for pHLAs) and IEDB. Accordingly, </w:t>
      </w:r>
      <m:oMath>
        <m:r>
          <w:rPr>
            <w:rFonts w:ascii="Cambria Math" w:hAnsi="Cambria Math"/>
          </w:rPr>
          <m:t>80% (1168 of 1454)</m:t>
        </m:r>
      </m:oMath>
      <w:r w:rsidRPr="009044EC">
        <w:rPr>
          <w:iCs/>
        </w:rPr>
        <w:t xml:space="preserve"> of the predicted peptides have no previous record, indicating their potential for being novel off-targets. B) Comparison of mean and median data coverage across 259 unique protein-peptide pairs (2,198 total observations). C) peptides classification according to experimental evidence: four evidence tiers produced by the Bayesian framework, posterior probability shows appropriate separation</w:t>
      </w:r>
      <w:r w:rsidRPr="009044EC">
        <w:t>.</w:t>
      </w:r>
    </w:p>
    <w:p w14:paraId="255860CB" w14:textId="77777777" w:rsidR="00A60983" w:rsidRPr="009044EC" w:rsidRDefault="00A60983" w:rsidP="00695BB3">
      <w:pPr>
        <w:pStyle w:val="Textkrper"/>
      </w:pPr>
    </w:p>
    <w:p w14:paraId="668862FF" w14:textId="3A6EAC96" w:rsidR="00F85D85" w:rsidRPr="009044EC" w:rsidRDefault="006531FC">
      <w:pPr>
        <w:pStyle w:val="berschrift3"/>
      </w:pPr>
      <w:bookmarkStart w:id="42" w:name="X39adfa46521346e244d6abf2f09ac69c6dfeb78"/>
      <w:r w:rsidRPr="009044EC">
        <w:rPr>
          <w:b/>
          <w:bCs/>
        </w:rPr>
        <w:t xml:space="preserve">Evidence-based </w:t>
      </w:r>
      <w:r w:rsidR="00E9252B" w:rsidRPr="009044EC">
        <w:rPr>
          <w:b/>
          <w:bCs/>
        </w:rPr>
        <w:t>assessment</w:t>
      </w:r>
      <w:r w:rsidRPr="009044EC">
        <w:rPr>
          <w:b/>
          <w:bCs/>
        </w:rPr>
        <w:t xml:space="preserve"> of MAGE-A3 </w:t>
      </w:r>
      <w:r w:rsidR="00E9252B" w:rsidRPr="009044EC">
        <w:rPr>
          <w:b/>
          <w:bCs/>
        </w:rPr>
        <w:t xml:space="preserve">predicted </w:t>
      </w:r>
      <w:r w:rsidRPr="009044EC">
        <w:rPr>
          <w:b/>
          <w:bCs/>
        </w:rPr>
        <w:t>off-targets using PrediTopes</w:t>
      </w:r>
    </w:p>
    <w:p w14:paraId="6A509CD5" w14:textId="4B9A584C" w:rsidR="002A15D7" w:rsidRPr="009044EC" w:rsidRDefault="00C1780B">
      <w:pPr>
        <w:pStyle w:val="FirstParagraph"/>
      </w:pPr>
      <w:r w:rsidRPr="009044EC">
        <w:t>PrediTopes assigned evidence-based risk scores through Bayesian integration of experimental MHC data.</w:t>
      </w:r>
      <w:r w:rsidR="002A15D7" w:rsidRPr="009044EC">
        <w:t xml:space="preserve"> Only 25</w:t>
      </w:r>
      <w:r w:rsidR="008D238F" w:rsidRPr="009044EC">
        <w:t>9</w:t>
      </w:r>
      <w:r w:rsidR="002A15D7" w:rsidRPr="009044EC">
        <w:t xml:space="preserve"> were found in MHC databases (IEDB and PEPREP)</w:t>
      </w:r>
      <w:r w:rsidR="00A8573F" w:rsidRPr="009044EC">
        <w:t xml:space="preserve"> Figure 3.A</w:t>
      </w:r>
      <w:r w:rsidR="00047ABB" w:rsidRPr="009044EC">
        <w:t xml:space="preserve">, upon inspection, </w:t>
      </w:r>
      <w:r w:rsidR="00BD74DB" w:rsidRPr="009044EC">
        <w:t xml:space="preserve">peptide-level coverage distributions were right-skewed across all dimensions (Figure </w:t>
      </w:r>
      <w:r w:rsidR="0050145F" w:rsidRPr="009044EC">
        <w:t>3.B</w:t>
      </w:r>
      <w:r w:rsidR="00BD74DB" w:rsidRPr="009044EC">
        <w:t xml:space="preserve">). Mean values consistently exceeded medians: observations (8.49 vs. 3.0, +182.9%), diseases (2.57 vs. 1.0, +156.8%), and studies (4.22 vs. 2.0, +111.2%). This pattern indicates that while a minority of peptides are </w:t>
      </w:r>
      <w:r w:rsidR="00BD74DB" w:rsidRPr="009044EC">
        <w:lastRenderedPageBreak/>
        <w:t>extensively characterized, the typical peptide exhibits limited coverage</w:t>
      </w:r>
      <w:r w:rsidR="0050145F" w:rsidRPr="009044EC">
        <w:t xml:space="preserve">, </w:t>
      </w:r>
      <w:r w:rsidR="00BD74DB" w:rsidRPr="009044EC">
        <w:t xml:space="preserve">appearing in a single disease, tested with two HLA alleles, and examined in two studies. </w:t>
      </w:r>
    </w:p>
    <w:p w14:paraId="3A03F0C4" w14:textId="23C4A4AB" w:rsidR="00E71242" w:rsidRPr="009044EC" w:rsidRDefault="00E00029">
      <w:pPr>
        <w:pStyle w:val="FirstParagraph"/>
      </w:pPr>
      <w:r w:rsidRPr="009044EC">
        <w:t>Using the Bayesian framework (see methods),</w:t>
      </w:r>
      <w:r w:rsidR="00C1780B" w:rsidRPr="009044EC">
        <w:t xml:space="preserve"> </w:t>
      </w:r>
      <w:r w:rsidRPr="009044EC">
        <w:t>o</w:t>
      </w:r>
      <w:r w:rsidR="00C1780B" w:rsidRPr="009044EC">
        <w:t xml:space="preserve">f the 1454 candidates, 159 peptides (11%) were classified as high evidence (mean posterior probability = 99.7%, SD = 0.19), 99 peptides (7%) as </w:t>
      </w:r>
      <w:r w:rsidR="00E71242" w:rsidRPr="009044EC">
        <w:t>moderate</w:t>
      </w:r>
      <w:r w:rsidR="00C1780B" w:rsidRPr="009044EC">
        <w:t xml:space="preserve"> evidence (mean = 64.3%), 1 peptide (&lt;1%) as low evidence (31.0%), and 1,195 peptides (82%) as very low evidence (mean = 23.1%) (Figure 3</w:t>
      </w:r>
      <w:r w:rsidR="00610E2F" w:rsidRPr="009044EC">
        <w:t>.</w:t>
      </w:r>
      <w:r w:rsidR="00DB7089" w:rsidRPr="009044EC">
        <w:t>C</w:t>
      </w:r>
      <w:r w:rsidR="00C1780B" w:rsidRPr="009044EC">
        <w:t xml:space="preserve">). </w:t>
      </w:r>
      <w:r w:rsidR="00E71242" w:rsidRPr="009044EC">
        <w:t xml:space="preserve">Interestingly, all SNP-derived peptides were in the very low evidence tier. </w:t>
      </w:r>
    </w:p>
    <w:p w14:paraId="21DED668" w14:textId="6D06D41B" w:rsidR="00C1780B" w:rsidRDefault="00C1780B">
      <w:pPr>
        <w:pStyle w:val="FirstParagraph"/>
      </w:pPr>
      <w:r w:rsidRPr="009044EC">
        <w:t>These scores reflect the strength of prior experimental support for peptide-HLA pre</w:t>
      </w:r>
      <w:r w:rsidR="001351BE" w:rsidRPr="009044EC">
        <w:t>sence</w:t>
      </w:r>
      <w:r w:rsidRPr="009044EC">
        <w:t xml:space="preserve"> based on allele specificity, binding affinity, tissue context, and study quality.</w:t>
      </w:r>
    </w:p>
    <w:p w14:paraId="19B23208" w14:textId="1FDC96CE" w:rsidR="00C3458F" w:rsidRPr="009044EC" w:rsidRDefault="00F5640B" w:rsidP="00514E6A">
      <w:pPr>
        <w:pStyle w:val="Textkrper"/>
      </w:pPr>
      <w:r w:rsidRPr="009044EC">
        <w:t>The discrete tier structure reflects categorical database evidence: peptides sharing identical evidence profiles produce identical posteriors (e.g., 99 peptides at 64.3%, all with predicted + intermediate binding + Class I). These scores represent evidence-based rankings for prioritization rather than calibrated immunogenicity probabilities.</w:t>
      </w:r>
    </w:p>
    <w:p w14:paraId="3F21EC27" w14:textId="77777777" w:rsidR="000E5DEF" w:rsidRPr="009044EC" w:rsidRDefault="00DF4B44">
      <w:pPr>
        <w:pStyle w:val="Textkrper"/>
        <w:rPr>
          <w:b/>
          <w:bCs/>
        </w:rPr>
      </w:pPr>
      <w:r w:rsidRPr="009044EC">
        <w:rPr>
          <w:b/>
          <w:bCs/>
        </w:rPr>
        <w:t>Sequence-based evidence aggregation and protein context provided by PrediTopes are critical for accurate peptide off-target assessment</w:t>
      </w:r>
      <w:r w:rsidR="00594797" w:rsidRPr="009044EC">
        <w:rPr>
          <w:b/>
          <w:bCs/>
        </w:rPr>
        <w:t xml:space="preserve">. </w:t>
      </w:r>
    </w:p>
    <w:p w14:paraId="712DF141" w14:textId="4E093AEC" w:rsidR="00F85D85" w:rsidRPr="009044EC" w:rsidRDefault="00BC66F8">
      <w:pPr>
        <w:pStyle w:val="Textkrper"/>
      </w:pPr>
      <w:r w:rsidRPr="009044EC">
        <w:t xml:space="preserve">Peptide-centric approaches, such as MHC and T-cell epitope predictors (e.g., MHCflurry, NetMHCpan, MixMHCpred), typically consider each peptide sequence as an independent entity, aggregating experimental evidence solely by sequence identity. This </w:t>
      </w:r>
      <w:r w:rsidR="00E00993" w:rsidRPr="009044EC">
        <w:t>approach</w:t>
      </w:r>
      <w:r w:rsidRPr="009044EC">
        <w:t xml:space="preserve">, while widely </w:t>
      </w:r>
      <w:r w:rsidR="00D90A31" w:rsidRPr="009044EC">
        <w:t>adopted,</w:t>
      </w:r>
      <w:r w:rsidRPr="009044EC">
        <w:t xml:space="preserve"> may overlook potential differences arising from distinct protein contexts. To evaluate the impact of this assumption, we examined 94 peptide sequences that appeared in multiple proteins within our dataset. Most sequence-identical peptides (84/94, 89%) lacked experimental validation for any protein source. Among the 10 with available data, four exhibited differing confidence classifications depending on the associated protein (Supplementary Table 4). For example, KVDEAVAVL received High evidence for PABP1/PABP4 but Very Low for PABP3, while AVHELGHAL showed Medium evidence for MMP14 but Very Low for MMP15/16/24 demonstrating that experimental validation is protein-</w:t>
      </w:r>
      <w:r w:rsidR="00594797" w:rsidRPr="009044EC">
        <w:t xml:space="preserve">context </w:t>
      </w:r>
      <w:r w:rsidRPr="009044EC">
        <w:t xml:space="preserve">specific and non-transferable across </w:t>
      </w:r>
      <w:r w:rsidR="006B224A" w:rsidRPr="009044EC">
        <w:t>peptide</w:t>
      </w:r>
      <w:r w:rsidR="00DF4B44" w:rsidRPr="009044EC">
        <w:t xml:space="preserve"> </w:t>
      </w:r>
      <w:r w:rsidRPr="009044EC">
        <w:t xml:space="preserve">homologs. </w:t>
      </w:r>
      <w:commentRangeStart w:id="43"/>
      <w:r w:rsidRPr="009044EC">
        <w:t>These findings highlight that sequence-based evidence aggregation, as commonly implemented risks inappropriate confidence inflation for unvalidated protein contexts.</w:t>
      </w:r>
      <w:commentRangeEnd w:id="43"/>
      <w:r w:rsidR="009E4A8D" w:rsidRPr="009044EC">
        <w:rPr>
          <w:rStyle w:val="Kommentarzeichen"/>
          <w:sz w:val="24"/>
          <w:szCs w:val="24"/>
        </w:rPr>
        <w:commentReference w:id="43"/>
      </w:r>
    </w:p>
    <w:p w14:paraId="1508841A" w14:textId="38D9F3B3" w:rsidR="00F85D85" w:rsidRPr="009044EC" w:rsidRDefault="00BC66F8">
      <w:pPr>
        <w:pStyle w:val="Textkrper"/>
      </w:pPr>
      <w:r w:rsidRPr="009044EC">
        <w:rPr>
          <w:b/>
          <w:bCs/>
        </w:rPr>
        <w:t>Contextual evidence</w:t>
      </w:r>
      <w:r w:rsidR="006B224A" w:rsidRPr="009044EC">
        <w:rPr>
          <w:b/>
          <w:bCs/>
        </w:rPr>
        <w:t xml:space="preserve"> from PrediTopes</w:t>
      </w:r>
      <w:r w:rsidRPr="009044EC">
        <w:rPr>
          <w:b/>
          <w:bCs/>
        </w:rPr>
        <w:t xml:space="preserve"> distinguishes sequence-identical therapeutic target from potential off-target</w:t>
      </w:r>
      <w:r w:rsidRPr="009044EC">
        <w:t xml:space="preserve"> The therapeutic target, MAGE-A3 (P43357), shares an identical peptide sequence with MAGE-A9 (P43362), a potential cross-reactive off-target</w:t>
      </w:r>
      <w:r w:rsidR="007F0B85" w:rsidRPr="009044EC">
        <w:t xml:space="preserve"> [CITE]</w:t>
      </w:r>
      <w:r w:rsidRPr="009044EC">
        <w:t xml:space="preserve">. Sequence-based methods (similarity scoring, structural prediction, physicochemical properties) cannot distinguish these peptides. However, our evidence-based framework differentiated them substantially (LR products: 10,000 vs 270) based on experimental validation contexts, i.e., the information that could be found for each: MAGE-A3 was seen in experimental assays in normal tissue with strong binding to HLA-A*02:01, while MAGE-A9 demonstrated intermediate binding with the same allele exclusively in cancer contexts. Both achieved High evidence classifications, but with 37-fold difference in cumulative evidence strength reflecting distinct experimental profiles. </w:t>
      </w:r>
      <w:commentRangeStart w:id="44"/>
      <w:r w:rsidRPr="009044EC">
        <w:t xml:space="preserve">This demonstrates how context-aware evidence aggregation provides discriminatory power beyond sequence-level analysis, </w:t>
      </w:r>
      <w:r w:rsidRPr="009044EC">
        <w:lastRenderedPageBreak/>
        <w:t xml:space="preserve">enabling informed prioritization even among structurally identical epitopes </w:t>
      </w:r>
      <w:commentRangeEnd w:id="44"/>
      <w:r w:rsidR="009E4A8D" w:rsidRPr="009044EC">
        <w:rPr>
          <w:rStyle w:val="Kommentarzeichen"/>
          <w:sz w:val="24"/>
          <w:szCs w:val="24"/>
        </w:rPr>
        <w:commentReference w:id="44"/>
      </w:r>
      <w:r w:rsidRPr="009044EC">
        <w:t>(Supplementary Table 4).</w:t>
      </w:r>
    </w:p>
    <w:p w14:paraId="48F77F9A" w14:textId="77777777" w:rsidR="00A86874" w:rsidRPr="009044EC" w:rsidRDefault="00A86874">
      <w:pPr>
        <w:pStyle w:val="Textkrper"/>
      </w:pPr>
    </w:p>
    <w:p w14:paraId="76F7DBCA" w14:textId="51E99738" w:rsidR="00FD3D26" w:rsidRPr="009044EC" w:rsidRDefault="00FD3D26" w:rsidP="00A86874">
      <w:pPr>
        <w:pStyle w:val="berschrift2"/>
        <w:rPr>
          <w:b/>
          <w:bCs/>
        </w:rPr>
      </w:pPr>
      <w:r w:rsidRPr="00D977A5">
        <w:rPr>
          <w:noProof/>
        </w:rPr>
        <w:drawing>
          <wp:inline distT="0" distB="0" distL="0" distR="0" wp14:anchorId="6B830F5D" wp14:editId="6E7A6A48">
            <wp:extent cx="5731510" cy="3378200"/>
            <wp:effectExtent l="0" t="0" r="0" b="0"/>
            <wp:docPr id="529942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2316" name=""/>
                    <pic:cNvPicPr/>
                  </pic:nvPicPr>
                  <pic:blipFill>
                    <a:blip r:embed="rId17"/>
                    <a:stretch>
                      <a:fillRect/>
                    </a:stretch>
                  </pic:blipFill>
                  <pic:spPr>
                    <a:xfrm>
                      <a:off x="0" y="0"/>
                      <a:ext cx="5731510" cy="3378200"/>
                    </a:xfrm>
                    <a:prstGeom prst="rect">
                      <a:avLst/>
                    </a:prstGeom>
                  </pic:spPr>
                </pic:pic>
              </a:graphicData>
            </a:graphic>
          </wp:inline>
        </w:drawing>
      </w:r>
    </w:p>
    <w:p w14:paraId="1689AE87" w14:textId="77777777" w:rsidR="00FD3D26" w:rsidRPr="009044EC" w:rsidRDefault="00FD3D26" w:rsidP="00FD3D26">
      <w:pPr>
        <w:pStyle w:val="ImageCaption"/>
      </w:pPr>
      <w:r w:rsidRPr="009044EC">
        <w:rPr>
          <w:b/>
          <w:bCs/>
        </w:rPr>
        <w:t>Figure 4: Predicted MAGE-A3 off-targets ranked by AnnoTopes Bi-feature and Multi-feature scores</w:t>
      </w:r>
    </w:p>
    <w:p w14:paraId="372DD9F3" w14:textId="4543D3F2" w:rsidR="00FD3D26" w:rsidRPr="009044EC" w:rsidRDefault="00FD3D26" w:rsidP="00BD3AF2">
      <w:pPr>
        <w:pStyle w:val="ImageCaption"/>
      </w:pPr>
      <w:r w:rsidRPr="009044EC">
        <w:t>A) Cumulative Distribution Function (CDF) of Bi-features score stratified by risk rank (High, Moderate, Low) according to k-mean method, and anchor status (Intact, Both Anchor, and Backbone). Peptides with mismatches at anchor positions (n=3) were excluded due to small sample size. Dashed lines indicate 50th and 90th percentiles. B) Multi-feature score categories according to k-mean method, accordingly 25% of the peptides (n = 361) were considered highly similar to the target by sequence properties. C) histograms of Bi-features and Multi-features score</w:t>
      </w:r>
      <w:r w:rsidR="00F4279F" w:rsidRPr="009044EC">
        <w:t>s</w:t>
      </w:r>
      <w:r w:rsidRPr="009044EC">
        <w:t xml:space="preserve"> across all off-target peptides. Low correlation (</w:t>
      </w:r>
      <m:oMath>
        <m:r>
          <w:rPr>
            <w:rFonts w:ascii="Cambria Math" w:hAnsi="Cambria Math"/>
          </w:rPr>
          <m:t>ρ=0.19</m:t>
        </m:r>
      </m:oMath>
      <w:r w:rsidRPr="009044EC">
        <w:t>) demonstrates orthogonal risk dimensions</w:t>
      </w:r>
      <w:r w:rsidR="00C27ACB" w:rsidRPr="009044EC">
        <w:t>.</w:t>
      </w:r>
      <w:r w:rsidRPr="009044EC">
        <w:t xml:space="preserve"> D) Scatter plot comparing the ranked Bi-features and Multi-features scores stratified by Bayesian evidence-levels, peptides in category Low (n =1) were excluded due to small size. High</w:t>
      </w:r>
      <w:r w:rsidR="00E23CBD" w:rsidRPr="009044EC">
        <w:t xml:space="preserve"> </w:t>
      </w:r>
      <w:r w:rsidR="001E0F31" w:rsidRPr="009044EC">
        <w:t>evidence panel</w:t>
      </w:r>
      <w:r w:rsidR="00E23CBD" w:rsidRPr="009044EC">
        <w:t>, known space,</w:t>
      </w:r>
      <w:r w:rsidR="001E0F31" w:rsidRPr="009044EC">
        <w:t xml:space="preserve"> </w:t>
      </w:r>
      <w:r w:rsidR="005E33FF" w:rsidRPr="009044EC">
        <w:t>shows more structured distribution with reasonable agreement between Bi-and Multi-feature scor</w:t>
      </w:r>
      <w:r w:rsidR="00103B6A" w:rsidRPr="009044EC">
        <w:t>es</w:t>
      </w:r>
      <w:r w:rsidR="008A5526" w:rsidRPr="009044EC">
        <w:t xml:space="preserve">. </w:t>
      </w:r>
      <w:r w:rsidR="003D4322" w:rsidRPr="009044EC">
        <w:t>Moderate evidence panel shows more scattered</w:t>
      </w:r>
      <w:r w:rsidR="002B5754" w:rsidRPr="009044EC">
        <w:t xml:space="preserve"> and wider spread from </w:t>
      </w:r>
      <w:r w:rsidR="00363CD1" w:rsidRPr="009044EC">
        <w:t>diagonal. Very Low evidence, unkno</w:t>
      </w:r>
      <w:r w:rsidR="00721910" w:rsidRPr="009044EC">
        <w:t>w</w:t>
      </w:r>
      <w:r w:rsidR="00363CD1" w:rsidRPr="009044EC">
        <w:t>n</w:t>
      </w:r>
      <w:r w:rsidR="00721910" w:rsidRPr="009044EC">
        <w:t xml:space="preserve"> space, </w:t>
      </w:r>
      <w:r w:rsidR="004B24F0" w:rsidRPr="009044EC">
        <w:t xml:space="preserve">highly dispersed with off-diagonal </w:t>
      </w:r>
      <w:r w:rsidR="002677D1" w:rsidRPr="009044EC">
        <w:t>scatter as the two scores show more independence</w:t>
      </w:r>
      <w:r w:rsidRPr="009044EC">
        <w:t>.</w:t>
      </w:r>
    </w:p>
    <w:p w14:paraId="5DCDB662" w14:textId="77777777" w:rsidR="00FD3D26" w:rsidRPr="009044EC" w:rsidRDefault="00FD3D26" w:rsidP="00BD3AF2">
      <w:pPr>
        <w:pStyle w:val="Textkrper"/>
      </w:pPr>
    </w:p>
    <w:p w14:paraId="05635F8C" w14:textId="77CC62D1" w:rsidR="00A86874" w:rsidRPr="009044EC" w:rsidRDefault="00A86874" w:rsidP="00A86874">
      <w:pPr>
        <w:pStyle w:val="berschrift2"/>
        <w:rPr>
          <w:b/>
          <w:bCs/>
        </w:rPr>
      </w:pPr>
      <w:r w:rsidRPr="009044EC">
        <w:rPr>
          <w:b/>
          <w:bCs/>
        </w:rPr>
        <w:t xml:space="preserve">AnnoTopes: Integrated </w:t>
      </w:r>
      <w:r w:rsidR="002A658C" w:rsidRPr="009044EC">
        <w:rPr>
          <w:b/>
          <w:bCs/>
        </w:rPr>
        <w:t>a</w:t>
      </w:r>
      <w:r w:rsidRPr="009044EC">
        <w:rPr>
          <w:b/>
          <w:bCs/>
        </w:rPr>
        <w:t xml:space="preserve">nnotation and </w:t>
      </w:r>
      <w:r w:rsidR="002A658C" w:rsidRPr="009044EC">
        <w:rPr>
          <w:b/>
          <w:bCs/>
        </w:rPr>
        <w:t>f</w:t>
      </w:r>
      <w:r w:rsidRPr="009044EC">
        <w:rPr>
          <w:b/>
          <w:bCs/>
        </w:rPr>
        <w:t xml:space="preserve">eature-based </w:t>
      </w:r>
      <w:r w:rsidR="002A658C" w:rsidRPr="009044EC">
        <w:rPr>
          <w:b/>
          <w:bCs/>
        </w:rPr>
        <w:t>o</w:t>
      </w:r>
      <w:r w:rsidRPr="009044EC">
        <w:rPr>
          <w:b/>
          <w:bCs/>
        </w:rPr>
        <w:t xml:space="preserve">ff-target </w:t>
      </w:r>
      <w:r w:rsidR="002A658C" w:rsidRPr="009044EC">
        <w:rPr>
          <w:b/>
          <w:bCs/>
        </w:rPr>
        <w:t>r</w:t>
      </w:r>
      <w:r w:rsidRPr="009044EC">
        <w:rPr>
          <w:b/>
          <w:bCs/>
        </w:rPr>
        <w:t>anking</w:t>
      </w:r>
    </w:p>
    <w:p w14:paraId="2654D377" w14:textId="5DA539A4" w:rsidR="00F11BB7" w:rsidRPr="009044EC" w:rsidRDefault="00A86874" w:rsidP="00BD3AF2">
      <w:pPr>
        <w:pStyle w:val="Textkrper"/>
        <w:rPr>
          <w:b/>
          <w:bCs/>
        </w:rPr>
      </w:pPr>
      <w:r w:rsidRPr="009044EC">
        <w:t xml:space="preserve">A key question is whether a single metric could capture the diverse features that influence peptide cross-reactivity. If the different scores were fully correlated, this would suggest that one score alone is sufficient to describe off-target potential. To </w:t>
      </w:r>
      <w:r w:rsidRPr="009044EC">
        <w:lastRenderedPageBreak/>
        <w:t>explore this, we implemented three complementary scoring strategies: Bayesian evidence from PrediTopes, Bi- feature and Multi-feature scores from AnnoTopes (see Methods 2.8.2). Together, these metrics enable a multidimensional assessment, allowing us to systematically compare peptides in terms of both overall composition and TCR-facing structural characteristics.</w:t>
      </w:r>
      <w:bookmarkStart w:id="45" w:name="X1ea54c21eecf459061be6101efcc77f13b82e86"/>
      <w:bookmarkStart w:id="46" w:name="magea3-off-target-candidates-ranking"/>
      <w:bookmarkEnd w:id="39"/>
      <w:bookmarkEnd w:id="42"/>
    </w:p>
    <w:p w14:paraId="7BEBD2C5" w14:textId="0FF8C55D" w:rsidR="006F2E41" w:rsidRPr="009044EC" w:rsidRDefault="006F2E41">
      <w:pPr>
        <w:pStyle w:val="FirstParagraph"/>
        <w:rPr>
          <w:rFonts w:eastAsiaTheme="majorEastAsia" w:cstheme="majorBidi"/>
          <w:b/>
          <w:bCs/>
          <w:color w:val="0F4761" w:themeColor="accent1" w:themeShade="BF"/>
          <w:sz w:val="28"/>
          <w:szCs w:val="28"/>
        </w:rPr>
      </w:pPr>
      <w:r w:rsidRPr="009044EC">
        <w:rPr>
          <w:rFonts w:eastAsiaTheme="majorEastAsia" w:cstheme="majorBidi"/>
          <w:b/>
          <w:bCs/>
          <w:color w:val="0F4761" w:themeColor="accent1" w:themeShade="BF"/>
          <w:sz w:val="28"/>
          <w:szCs w:val="28"/>
        </w:rPr>
        <w:t>Feature-driven Ranking of MAGE-A3 predicted off-target</w:t>
      </w:r>
      <w:r w:rsidR="0053520E" w:rsidRPr="009044EC">
        <w:rPr>
          <w:rFonts w:eastAsiaTheme="majorEastAsia" w:cstheme="majorBidi"/>
          <w:b/>
          <w:bCs/>
          <w:color w:val="0F4761" w:themeColor="accent1" w:themeShade="BF"/>
          <w:sz w:val="28"/>
          <w:szCs w:val="28"/>
        </w:rPr>
        <w:t>s</w:t>
      </w:r>
    </w:p>
    <w:p w14:paraId="6D9EF172" w14:textId="44E6CEBB" w:rsidR="00F0675C" w:rsidRPr="009044EC" w:rsidRDefault="00C24AC4">
      <w:pPr>
        <w:pStyle w:val="FirstParagraph"/>
      </w:pPr>
      <w:r w:rsidRPr="009044EC">
        <w:rPr>
          <w:b/>
          <w:bCs/>
        </w:rPr>
        <w:t xml:space="preserve">Ranking </w:t>
      </w:r>
      <w:r w:rsidR="00EB1A6D" w:rsidRPr="009044EC">
        <w:rPr>
          <w:b/>
          <w:bCs/>
        </w:rPr>
        <w:t xml:space="preserve">MAGE-A3 predicted off-targets with </w:t>
      </w:r>
      <w:r w:rsidR="00F0675C" w:rsidRPr="009044EC">
        <w:rPr>
          <w:b/>
          <w:bCs/>
        </w:rPr>
        <w:t xml:space="preserve">Bi-feature </w:t>
      </w:r>
      <w:r w:rsidR="00EB1A6D" w:rsidRPr="009044EC">
        <w:rPr>
          <w:b/>
          <w:bCs/>
        </w:rPr>
        <w:t>score</w:t>
      </w:r>
    </w:p>
    <w:p w14:paraId="3DBE8FBC" w14:textId="4A3415D0" w:rsidR="00F85D85" w:rsidRPr="009044EC" w:rsidRDefault="001569B5">
      <w:pPr>
        <w:pStyle w:val="FirstParagraph"/>
      </w:pPr>
      <w:r w:rsidRPr="009044EC">
        <w:t xml:space="preserve">We first applied a simplified two-component score combining sequence similarity (BLOSUM62) and predicted MHC affinity (Methods 5.4.1). This approach identified </w:t>
      </w:r>
      <w:commentRangeStart w:id="47"/>
      <w:commentRangeStart w:id="48"/>
      <w:r w:rsidR="00BC66F8" w:rsidRPr="009044EC">
        <w:t>three risk categories: high risk (n=299, median score = 0.64), medium risk (n=557, median score = 0.44), and low risk (n=598, median score = 0.16) (Figure </w:t>
      </w:r>
      <w:hyperlink w:anchor="fig:fig3">
        <w:r w:rsidR="00F769B1" w:rsidRPr="009044EC">
          <w:rPr>
            <w:rStyle w:val="Hyperlink"/>
          </w:rPr>
          <w:t>4</w:t>
        </w:r>
      </w:hyperlink>
      <w:r w:rsidR="00BC66F8" w:rsidRPr="009044EC">
        <w:t>.</w:t>
      </w:r>
      <w:r w:rsidR="00F769B1" w:rsidRPr="009044EC">
        <w:t>A</w:t>
      </w:r>
      <w:r w:rsidR="00BC66F8" w:rsidRPr="009044EC">
        <w:t xml:space="preserve">). </w:t>
      </w:r>
      <w:commentRangeEnd w:id="47"/>
      <w:r w:rsidR="009E4A8D" w:rsidRPr="009044EC">
        <w:rPr>
          <w:rStyle w:val="Kommentarzeichen"/>
          <w:sz w:val="24"/>
          <w:szCs w:val="24"/>
        </w:rPr>
        <w:commentReference w:id="47"/>
      </w:r>
      <w:commentRangeEnd w:id="48"/>
      <w:r w:rsidR="00954922" w:rsidRPr="009044EC">
        <w:rPr>
          <w:rStyle w:val="Kommentarzeichen"/>
          <w:sz w:val="24"/>
          <w:szCs w:val="24"/>
        </w:rPr>
        <w:commentReference w:id="48"/>
      </w:r>
      <w:r w:rsidR="00BC66F8" w:rsidRPr="009044EC">
        <w:t xml:space="preserve">SNPs-derived peptides were also represented across all risk categories: high risk (n=26, median score = 0.67), medium risk (n=59, median score = 0.44), and low risk (n=65, median score = 0.14). Peptides classified as high-risk exhibited both strong predicted HLA binding affinity to HLA-A*02:01 (median affinity: 30 nM) and </w:t>
      </w:r>
      <w:r w:rsidR="00F979BD" w:rsidRPr="009044EC">
        <w:t xml:space="preserve">moderate </w:t>
      </w:r>
      <w:r w:rsidR="00BC66F8" w:rsidRPr="009044EC">
        <w:t xml:space="preserve">to high BLOSUM62 sequence similarity to MAGEA3 target (median similarity score: 21). Notably, 2/3 peptides with mismatches at the anchors demonstrated strong MHC binding affinity (KD </w:t>
      </w:r>
      <m:oMath>
        <m:r>
          <m:rPr>
            <m:sty m:val="p"/>
          </m:rPr>
          <w:rPr>
            <w:rFonts w:ascii="Cambria Math" w:hAnsi="Cambria Math"/>
          </w:rPr>
          <m:t>&lt;</m:t>
        </m:r>
      </m:oMath>
      <w:r w:rsidR="00BC66F8" w:rsidRPr="009044EC">
        <w:t xml:space="preserve"> 30nM), comparable to intact anchor peptides. </w:t>
      </w:r>
      <w:commentRangeStart w:id="49"/>
      <w:r w:rsidR="00BC66F8" w:rsidRPr="009044EC">
        <w:t>This finding underscores the limitation of relying solely on structural classifications and supports the use of integrated functional scores.</w:t>
      </w:r>
      <w:commentRangeEnd w:id="49"/>
      <w:r w:rsidR="000C234A" w:rsidRPr="009044EC">
        <w:rPr>
          <w:rStyle w:val="Kommentarzeichen"/>
          <w:sz w:val="24"/>
          <w:szCs w:val="24"/>
        </w:rPr>
        <w:commentReference w:id="49"/>
      </w:r>
      <w:r w:rsidR="00BC66F8" w:rsidRPr="009044EC">
        <w:t xml:space="preserve"> </w:t>
      </w:r>
    </w:p>
    <w:p w14:paraId="5180D292" w14:textId="4928A051" w:rsidR="00F85D85" w:rsidRPr="009044EC" w:rsidRDefault="00BC66F8">
      <w:pPr>
        <w:pStyle w:val="Textkrper"/>
      </w:pPr>
      <w:r w:rsidRPr="009044EC">
        <w:t xml:space="preserve">We then checked whether our ranking method captures biologically relevant off-targets, </w:t>
      </w:r>
      <w:r w:rsidR="00AB3ECD" w:rsidRPr="009044EC">
        <w:t xml:space="preserve">by </w:t>
      </w:r>
      <w:r w:rsidRPr="009044EC">
        <w:t>exami</w:t>
      </w:r>
      <w:r w:rsidR="00AB3ECD" w:rsidRPr="009044EC">
        <w:t xml:space="preserve">ning </w:t>
      </w:r>
      <w:r w:rsidRPr="009044EC">
        <w:t xml:space="preserve">the scores assigned to </w:t>
      </w:r>
      <w:r w:rsidR="000B3EE7" w:rsidRPr="009044EC">
        <w:t xml:space="preserve">the </w:t>
      </w:r>
      <w:r w:rsidRPr="009044EC">
        <w:t xml:space="preserve">18 previously reported/validated off-target peptides. Among these known peptides, 17 peptides were classified as high risk and 1 as </w:t>
      </w:r>
      <w:r w:rsidR="006371DF" w:rsidRPr="009044EC">
        <w:t xml:space="preserve">moderate </w:t>
      </w:r>
      <w:r w:rsidRPr="009044EC">
        <w:t xml:space="preserve">risk. Specifically, the rank score of MAGEA9 was 1 as it has the exact same target sequence; </w:t>
      </w:r>
      <w:r w:rsidR="00672008" w:rsidRPr="009044EC">
        <w:t>peptides previously implicated in fatal neurotoxic cases</w:t>
      </w:r>
      <w:r w:rsidR="00930299" w:rsidRPr="009044EC">
        <w:t xml:space="preserve">, </w:t>
      </w:r>
      <w:r w:rsidR="00672008" w:rsidRPr="009044EC">
        <w:t>EPS8L2 and MAGEA12</w:t>
      </w:r>
      <w:r w:rsidR="00930299" w:rsidRPr="009044EC">
        <w:t xml:space="preserve">, </w:t>
      </w:r>
      <w:r w:rsidR="00672008" w:rsidRPr="009044EC">
        <w:t>received slightly lower scores (0.90 and 0.87, respectively) due to reduced similarity and affinity relative to MAGEA3</w:t>
      </w:r>
      <w:r w:rsidRPr="009044EC">
        <w:t xml:space="preserve">. Notably, PPP2R1B was the only peptide from the known list and the only peptide </w:t>
      </w:r>
      <w:r w:rsidR="000C5D0F" w:rsidRPr="009044EC">
        <w:t xml:space="preserve">in the whole </w:t>
      </w:r>
      <w:r w:rsidR="004C2149" w:rsidRPr="009044EC">
        <w:t>predicted space</w:t>
      </w:r>
      <w:r w:rsidR="000C5D0F" w:rsidRPr="009044EC">
        <w:t xml:space="preserve"> </w:t>
      </w:r>
      <w:r w:rsidRPr="009044EC">
        <w:t xml:space="preserve">that, has three mismatches exclusively at the anchor positions, was assigned a moderate risk 0.47 demonstrating that the Bi-feature score was sensitive to mismatches that compromise the forming of pHLA. </w:t>
      </w:r>
      <w:r w:rsidR="0004448A" w:rsidRPr="009044EC">
        <w:t>This distribution demonstrates that the Bi-feature score effectively prioritizes peptides with established off-target potential, correctly identifying 17/18 (94%) known off-targets as high risk.</w:t>
      </w:r>
    </w:p>
    <w:p w14:paraId="3620D0D2" w14:textId="77777777" w:rsidR="00712775" w:rsidRPr="009044EC" w:rsidRDefault="00712775">
      <w:pPr>
        <w:pStyle w:val="Textkrper"/>
      </w:pPr>
    </w:p>
    <w:p w14:paraId="557D27E1" w14:textId="369B139A" w:rsidR="00A34794" w:rsidRPr="009044EC" w:rsidRDefault="0021131F" w:rsidP="00A34794">
      <w:pPr>
        <w:pStyle w:val="Textkrper"/>
        <w:spacing w:before="120" w:after="120"/>
        <w:rPr>
          <w:b/>
          <w:bCs/>
        </w:rPr>
      </w:pPr>
      <w:r w:rsidRPr="009044EC">
        <w:rPr>
          <w:b/>
          <w:bCs/>
        </w:rPr>
        <w:t xml:space="preserve">Ranking MAGE-A3 predicted off-targets with </w:t>
      </w:r>
      <w:r w:rsidR="00BC66F8" w:rsidRPr="009044EC">
        <w:rPr>
          <w:b/>
          <w:bCs/>
        </w:rPr>
        <w:t>Multi-feature</w:t>
      </w:r>
      <w:r w:rsidRPr="009044EC">
        <w:rPr>
          <w:b/>
          <w:bCs/>
        </w:rPr>
        <w:t xml:space="preserve"> score</w:t>
      </w:r>
    </w:p>
    <w:p w14:paraId="4B478F8A" w14:textId="22B150D9" w:rsidR="009E1C13" w:rsidRPr="009044EC" w:rsidRDefault="00BC66F8" w:rsidP="00A34794">
      <w:pPr>
        <w:pStyle w:val="Textkrper"/>
        <w:spacing w:before="120" w:after="120"/>
      </w:pPr>
      <w:r w:rsidRPr="009044EC">
        <w:br/>
      </w:r>
      <w:r w:rsidR="00757CEC" w:rsidRPr="009044EC">
        <w:t>To capture dimensions beyond sequence and binding, we computed eight physicochemical properties weighted by mismatch location (Methods 5.4.2). Feature weights were adjusted based on anchor and backbone integrity</w:t>
      </w:r>
      <w:r w:rsidR="005957D9" w:rsidRPr="009044EC">
        <w:t xml:space="preserve"> (Methods: TPT)</w:t>
      </w:r>
      <w:r w:rsidR="00757CEC" w:rsidRPr="009044EC">
        <w:t xml:space="preserve">: when anchors were intact (n=265, ~18%), TCR-facing backbone features received 3-fold weight, as HLA presentation is maintained and TCR recognition dominates; when only anchors contained mismatches (n=3, 0.2%), global properties were prioritized; for peptides with mixed mismatches (n=1,186, ~82%), equal weights were applied. </w:t>
      </w:r>
    </w:p>
    <w:p w14:paraId="61EF6BE7" w14:textId="77777777" w:rsidR="009E1C13" w:rsidRPr="009044EC" w:rsidRDefault="00757CEC" w:rsidP="00A34794">
      <w:pPr>
        <w:pStyle w:val="Textkrper"/>
        <w:spacing w:before="120" w:after="120"/>
      </w:pPr>
      <w:r w:rsidRPr="009044EC">
        <w:lastRenderedPageBreak/>
        <w:t xml:space="preserve">K-means clustering (k=3) of multi-feature distances yielded three categories: High </w:t>
      </w:r>
      <w:r w:rsidR="00121CFE" w:rsidRPr="009044EC">
        <w:t>s</w:t>
      </w:r>
      <w:r w:rsidRPr="009044EC">
        <w:t xml:space="preserve">imilarity (n=361, mean distance = 0.75), Moderate </w:t>
      </w:r>
      <w:r w:rsidR="00121CFE" w:rsidRPr="009044EC">
        <w:t>s</w:t>
      </w:r>
      <w:r w:rsidRPr="009044EC">
        <w:t xml:space="preserve">imilarity (n=758, mean = 0.58), and Low </w:t>
      </w:r>
      <w:r w:rsidR="00121CFE" w:rsidRPr="009044EC">
        <w:t>s</w:t>
      </w:r>
      <w:r w:rsidRPr="009044EC">
        <w:t xml:space="preserve">imilarity (n=335, mean = 0.39) (Figure 4B). </w:t>
      </w:r>
    </w:p>
    <w:p w14:paraId="5B4B0BC9" w14:textId="212E4B1B" w:rsidR="00B82B9B" w:rsidRPr="009044EC" w:rsidRDefault="00757CEC" w:rsidP="006C4DE3">
      <w:pPr>
        <w:pStyle w:val="StandardWeb"/>
        <w:rPr>
          <w:lang w:val="en-US"/>
        </w:rPr>
      </w:pPr>
      <w:r w:rsidRPr="009044EC">
        <w:rPr>
          <w:lang w:val="en-US"/>
        </w:rPr>
        <w:t xml:space="preserve">Among the 18 known off-targets, </w:t>
      </w:r>
      <w:r w:rsidR="002B7C06" w:rsidRPr="009044EC">
        <w:rPr>
          <w:lang w:val="en-US"/>
        </w:rPr>
        <w:t>1</w:t>
      </w:r>
      <w:r w:rsidR="00892074" w:rsidRPr="009044EC">
        <w:rPr>
          <w:lang w:val="en-US"/>
        </w:rPr>
        <w:t>5</w:t>
      </w:r>
      <w:r w:rsidRPr="009044EC">
        <w:rPr>
          <w:lang w:val="en-US"/>
        </w:rPr>
        <w:t xml:space="preserve"> were classified as high similarity</w:t>
      </w:r>
      <w:r w:rsidR="002B7C06" w:rsidRPr="009044EC">
        <w:rPr>
          <w:lang w:val="en-US"/>
        </w:rPr>
        <w:t xml:space="preserve"> and three</w:t>
      </w:r>
      <w:r w:rsidRPr="009044EC">
        <w:rPr>
          <w:lang w:val="en-US"/>
        </w:rPr>
        <w:t xml:space="preserve"> as moderate</w:t>
      </w:r>
      <w:r w:rsidR="002B7C06" w:rsidRPr="009044EC">
        <w:rPr>
          <w:lang w:val="en-US"/>
        </w:rPr>
        <w:t xml:space="preserve">. </w:t>
      </w:r>
      <w:r w:rsidR="00B82B9B" w:rsidRPr="009044EC">
        <w:rPr>
          <w:lang w:val="en-US"/>
        </w:rPr>
        <w:t xml:space="preserve">Notably, PPP2R1B, which has mismatches exclusively at anchor positions, ranked as moderate risk by Bi-feature score (0.45) but was classified as high similarity by Multi-feature analysis (0.78) due to fully conserved backbone physicochemical properties. Conversely, two peptides with intact anchors but backbone mismatches showed the opposite pattern: </w:t>
      </w:r>
      <w:r w:rsidR="007A4273" w:rsidRPr="009044EC">
        <w:rPr>
          <w:lang w:val="en-US"/>
        </w:rPr>
        <w:t xml:space="preserve">P43360_KVAKLVHFL </w:t>
      </w:r>
      <w:r w:rsidR="00B82B9B" w:rsidRPr="009044EC">
        <w:rPr>
          <w:lang w:val="en-US"/>
        </w:rPr>
        <w:t xml:space="preserve">and </w:t>
      </w:r>
      <w:r w:rsidR="00BB3047" w:rsidRPr="009044EC">
        <w:rPr>
          <w:lang w:val="en-US"/>
        </w:rPr>
        <w:t xml:space="preserve">Q9NUL7_KVAELVHIL </w:t>
      </w:r>
      <w:r w:rsidR="00B82B9B" w:rsidRPr="009044EC">
        <w:rPr>
          <w:lang w:val="en-US"/>
        </w:rPr>
        <w:t>ranked as high risk by Bi-feature scoring but were classified as moderate similarity by Multi-feature analysis, reflecting compromised TCR-facing residues despite maintained HLA binding capacity. This demonstrates that Multi-feature scoring captures TCR recognition potential beyond sequence similarity and binding affinity alone.</w:t>
      </w:r>
    </w:p>
    <w:p w14:paraId="2B9639B5" w14:textId="07881BFB" w:rsidR="007F17EA" w:rsidRPr="009044EC" w:rsidRDefault="007F17EA">
      <w:pPr>
        <w:pStyle w:val="Textkrper"/>
        <w:rPr>
          <w:rFonts w:eastAsia="Times New Roman" w:cs="Times New Roman"/>
          <w:b/>
          <w:bCs/>
          <w:lang w:eastAsia="de-DE"/>
        </w:rPr>
      </w:pPr>
      <w:r w:rsidRPr="009044EC">
        <w:rPr>
          <w:rFonts w:eastAsia="Times New Roman" w:cs="Times New Roman"/>
          <w:b/>
          <w:bCs/>
          <w:lang w:eastAsia="de-DE"/>
        </w:rPr>
        <w:t xml:space="preserve">AnnoTopes and PrediTopes </w:t>
      </w:r>
      <w:r w:rsidR="008D6758" w:rsidRPr="009044EC">
        <w:rPr>
          <w:rFonts w:eastAsia="Times New Roman" w:cs="Times New Roman"/>
          <w:b/>
          <w:bCs/>
          <w:lang w:eastAsia="de-DE"/>
        </w:rPr>
        <w:t xml:space="preserve">scores </w:t>
      </w:r>
      <w:r w:rsidRPr="009044EC">
        <w:rPr>
          <w:rFonts w:eastAsia="Times New Roman" w:cs="Times New Roman"/>
          <w:b/>
          <w:bCs/>
          <w:lang w:eastAsia="de-DE"/>
        </w:rPr>
        <w:t>complement each other</w:t>
      </w:r>
    </w:p>
    <w:p w14:paraId="3F69F878" w14:textId="58D57115" w:rsidR="007F17EA" w:rsidRPr="009044EC" w:rsidRDefault="007F17EA">
      <w:pPr>
        <w:pStyle w:val="Textkrper"/>
        <w:rPr>
          <w:rFonts w:eastAsia="Times New Roman" w:cs="Times New Roman"/>
          <w:lang w:eastAsia="de-DE"/>
        </w:rPr>
      </w:pPr>
      <w:r w:rsidRPr="009044EC">
        <w:rPr>
          <w:rFonts w:eastAsia="Times New Roman" w:cs="Times New Roman"/>
          <w:lang w:eastAsia="de-DE"/>
        </w:rPr>
        <w:t xml:space="preserve">We then proceeded to compare the three </w:t>
      </w:r>
      <w:r w:rsidR="00AA0CAE" w:rsidRPr="009044EC">
        <w:rPr>
          <w:rFonts w:eastAsia="Times New Roman" w:cs="Times New Roman"/>
          <w:lang w:eastAsia="de-DE"/>
        </w:rPr>
        <w:t>scores</w:t>
      </w:r>
      <w:r w:rsidR="00D02107" w:rsidRPr="009044EC">
        <w:rPr>
          <w:rFonts w:eastAsia="Times New Roman" w:cs="Times New Roman"/>
          <w:lang w:eastAsia="de-DE"/>
        </w:rPr>
        <w:t xml:space="preserve">, the PrediTopes Bayesian framework for evidence-level </w:t>
      </w:r>
      <w:r w:rsidR="001445EC" w:rsidRPr="009044EC">
        <w:rPr>
          <w:rFonts w:eastAsia="Times New Roman" w:cs="Times New Roman"/>
          <w:lang w:eastAsia="de-DE"/>
        </w:rPr>
        <w:t xml:space="preserve">assessment, the AnnoTopes Bi-feature </w:t>
      </w:r>
      <w:r w:rsidR="0070263D" w:rsidRPr="009044EC">
        <w:rPr>
          <w:rFonts w:eastAsia="Times New Roman" w:cs="Times New Roman"/>
          <w:lang w:eastAsia="de-DE"/>
        </w:rPr>
        <w:t xml:space="preserve">score </w:t>
      </w:r>
      <w:r w:rsidR="001445EC" w:rsidRPr="009044EC">
        <w:rPr>
          <w:rFonts w:eastAsia="Times New Roman" w:cs="Times New Roman"/>
          <w:lang w:eastAsia="de-DE"/>
        </w:rPr>
        <w:t>for functional assessment and finally</w:t>
      </w:r>
      <w:r w:rsidR="0070263D" w:rsidRPr="009044EC">
        <w:rPr>
          <w:rFonts w:eastAsia="Times New Roman" w:cs="Times New Roman"/>
          <w:lang w:eastAsia="de-DE"/>
        </w:rPr>
        <w:t>, AnnoTopes Multi-feature score for sequence similarity.</w:t>
      </w:r>
    </w:p>
    <w:p w14:paraId="0B627310" w14:textId="77777777" w:rsidR="00BD6700" w:rsidRPr="009044EC" w:rsidRDefault="00A46FCE">
      <w:pPr>
        <w:pStyle w:val="Textkrper"/>
      </w:pPr>
      <w:r w:rsidRPr="009044EC">
        <w:rPr>
          <w:rFonts w:eastAsia="Times New Roman" w:cs="Times New Roman"/>
          <w:lang w:eastAsia="de-DE"/>
        </w:rPr>
        <w:t xml:space="preserve">Comparing </w:t>
      </w:r>
      <w:r w:rsidR="00B938C0" w:rsidRPr="009044EC">
        <w:rPr>
          <w:rFonts w:eastAsia="Times New Roman" w:cs="Times New Roman"/>
          <w:lang w:eastAsia="de-DE"/>
        </w:rPr>
        <w:t xml:space="preserve">Bi-feature and Multi-feature scores </w:t>
      </w:r>
      <w:r w:rsidR="00B938C0" w:rsidRPr="009044EC">
        <w:t xml:space="preserve">showed weak pairwise correlations (Spearman </w:t>
      </w:r>
      <m:oMath>
        <m:r>
          <w:rPr>
            <w:rFonts w:ascii="Cambria Math" w:hAnsi="Cambria Math"/>
          </w:rPr>
          <m:t>ρ</m:t>
        </m:r>
        <m:r>
          <m:rPr>
            <m:sty m:val="p"/>
          </m:rPr>
          <w:rPr>
            <w:rFonts w:ascii="Cambria Math" w:hAnsi="Cambria Math"/>
          </w:rPr>
          <m:t>=</m:t>
        </m:r>
        <m:r>
          <w:rPr>
            <w:rFonts w:ascii="Cambria Math" w:hAnsi="Cambria Math"/>
          </w:rPr>
          <m:t>0.19</m:t>
        </m:r>
      </m:oMath>
      <w:r w:rsidR="00B938C0" w:rsidRPr="009044EC">
        <w:t>), confirming they capture distinct dimensions of off-target risk (Figure </w:t>
      </w:r>
      <w:r w:rsidR="00B938C0" w:rsidRPr="009044EC">
        <w:rPr>
          <w:i/>
        </w:rPr>
        <w:t>4</w:t>
      </w:r>
      <w:r w:rsidR="00B938C0" w:rsidRPr="009044EC">
        <w:t xml:space="preserve">.C). </w:t>
      </w:r>
      <w:r w:rsidRPr="009044EC">
        <w:t>This weak correlation reflects their complementary focus: Bi-feature prioritizes sequence conservation and binding strength, while Multi-feature emphasizes physicochemical properties relevant to TCR recognition regardless of sequence identity.</w:t>
      </w:r>
      <w:r w:rsidR="00BD6700" w:rsidRPr="009044EC">
        <w:t xml:space="preserve"> </w:t>
      </w:r>
    </w:p>
    <w:p w14:paraId="075C290D" w14:textId="237AAAB1" w:rsidR="00CC22B4" w:rsidRPr="009044EC" w:rsidRDefault="00C850F7" w:rsidP="00BD6700">
      <w:pPr>
        <w:pStyle w:val="Textkrper"/>
        <w:rPr>
          <w:rFonts w:eastAsia="Times New Roman" w:cs="Times New Roman"/>
          <w:lang w:eastAsia="de-DE"/>
        </w:rPr>
      </w:pPr>
      <w:r w:rsidRPr="009044EC">
        <w:t>However</w:t>
      </w:r>
      <w:r w:rsidR="00BD6700" w:rsidRPr="009044EC">
        <w:t xml:space="preserve">, </w:t>
      </w:r>
      <w:r w:rsidR="00683A40" w:rsidRPr="009044EC">
        <w:t>th</w:t>
      </w:r>
      <w:r w:rsidR="00630135" w:rsidRPr="009044EC">
        <w:t>e</w:t>
      </w:r>
      <w:r w:rsidR="00F769B1" w:rsidRPr="009044EC">
        <w:rPr>
          <w:rFonts w:eastAsia="Times New Roman" w:cs="Times New Roman"/>
          <w:lang w:eastAsia="de-DE"/>
        </w:rPr>
        <w:t xml:space="preserve"> relationship varied substantially across Bayesian evidence categories (Figure 4.D). Peptides with high experimental evidence (n=159) showed moderate concordance between scoring metrics (Spearman ρ = 0.</w:t>
      </w:r>
      <w:r w:rsidR="00751AF6" w:rsidRPr="009044EC">
        <w:rPr>
          <w:rFonts w:eastAsia="Times New Roman" w:cs="Times New Roman"/>
          <w:lang w:eastAsia="de-DE"/>
        </w:rPr>
        <w:t>4</w:t>
      </w:r>
      <w:r w:rsidR="00EE7D16" w:rsidRPr="009044EC">
        <w:rPr>
          <w:rFonts w:eastAsia="Times New Roman" w:cs="Times New Roman"/>
          <w:lang w:eastAsia="de-DE"/>
        </w:rPr>
        <w:t>2</w:t>
      </w:r>
      <w:r w:rsidR="00F769B1" w:rsidRPr="009044EC">
        <w:rPr>
          <w:rFonts w:eastAsia="Times New Roman" w:cs="Times New Roman"/>
          <w:lang w:eastAsia="de-DE"/>
        </w:rPr>
        <w:t>), with representation across the full similarity spectrum. In contrast, peptides with very low evidence (n=1,195) displayed greater scatter and lower correlation (ρ = 0.</w:t>
      </w:r>
      <w:r w:rsidR="00EE7D16" w:rsidRPr="009044EC">
        <w:rPr>
          <w:rFonts w:eastAsia="Times New Roman" w:cs="Times New Roman"/>
          <w:lang w:eastAsia="de-DE"/>
        </w:rPr>
        <w:t>15</w:t>
      </w:r>
      <w:r w:rsidR="00F769B1" w:rsidRPr="009044EC">
        <w:rPr>
          <w:rFonts w:eastAsia="Times New Roman" w:cs="Times New Roman"/>
          <w:lang w:eastAsia="de-DE"/>
        </w:rPr>
        <w:t xml:space="preserve">), occupying a broader and less structured region of feature space. </w:t>
      </w:r>
      <w:commentRangeStart w:id="50"/>
      <w:r w:rsidR="00F769B1" w:rsidRPr="009044EC">
        <w:rPr>
          <w:rFonts w:eastAsia="Times New Roman" w:cs="Times New Roman"/>
          <w:lang w:eastAsia="de-DE"/>
        </w:rPr>
        <w:t>This pattern reflects the inherent sampling bias in experimental MHC databases toward peptides with particular sequence and binding characteristics, while the majority of potential off-target space remains experimentally uncharacterized.</w:t>
      </w:r>
      <w:commentRangeEnd w:id="50"/>
      <w:r w:rsidR="009F6172" w:rsidRPr="009044EC">
        <w:rPr>
          <w:rStyle w:val="Kommentarzeichen"/>
          <w:rFonts w:eastAsia="Times New Roman" w:cs="Times New Roman"/>
          <w:sz w:val="24"/>
          <w:szCs w:val="24"/>
          <w:lang w:eastAsia="de-DE"/>
        </w:rPr>
        <w:commentReference w:id="50"/>
      </w:r>
      <w:r w:rsidR="009A4C00" w:rsidRPr="009044EC">
        <w:rPr>
          <w:rFonts w:eastAsia="Times New Roman" w:cs="Times New Roman"/>
          <w:lang w:eastAsia="de-DE"/>
        </w:rPr>
        <w:t xml:space="preserve"> </w:t>
      </w:r>
    </w:p>
    <w:p w14:paraId="0CAA327E" w14:textId="5042E012" w:rsidR="001F3F9B" w:rsidRPr="009044EC" w:rsidRDefault="009A4C00" w:rsidP="00BD6700">
      <w:pPr>
        <w:pStyle w:val="Textkrper"/>
        <w:rPr>
          <w:rFonts w:eastAsia="Times New Roman" w:cs="Times New Roman"/>
          <w:lang w:eastAsia="de-DE"/>
        </w:rPr>
      </w:pPr>
      <w:r w:rsidRPr="009044EC">
        <w:rPr>
          <w:rFonts w:eastAsia="Times New Roman" w:cs="Times New Roman"/>
          <w:lang w:eastAsia="de-DE"/>
        </w:rPr>
        <w:t xml:space="preserve">To illustrate this pattern further, </w:t>
      </w:r>
      <w:r w:rsidR="001360CE" w:rsidRPr="009044EC">
        <w:rPr>
          <w:rFonts w:eastAsia="Times New Roman" w:cs="Times New Roman"/>
          <w:lang w:eastAsia="de-DE"/>
        </w:rPr>
        <w:t>table [</w:t>
      </w:r>
      <w:r w:rsidRPr="009044EC">
        <w:rPr>
          <w:rFonts w:eastAsia="Times New Roman" w:cs="Times New Roman"/>
          <w:lang w:eastAsia="de-DE"/>
        </w:rPr>
        <w:t>table 4] shows</w:t>
      </w:r>
      <w:r w:rsidR="003428C1" w:rsidRPr="009044EC">
        <w:rPr>
          <w:rFonts w:eastAsia="Times New Roman" w:cs="Times New Roman"/>
          <w:lang w:eastAsia="de-DE"/>
        </w:rPr>
        <w:t xml:space="preserve"> </w:t>
      </w:r>
      <w:r w:rsidR="00DA0961" w:rsidRPr="009044EC">
        <w:rPr>
          <w:rFonts w:eastAsia="Times New Roman" w:cs="Times New Roman"/>
          <w:lang w:eastAsia="de-DE"/>
        </w:rPr>
        <w:t>the Bayesian evidence categories</w:t>
      </w:r>
      <w:r w:rsidR="00BA6FF9" w:rsidRPr="009044EC">
        <w:rPr>
          <w:rFonts w:eastAsia="Times New Roman" w:cs="Times New Roman"/>
          <w:lang w:eastAsia="de-DE"/>
        </w:rPr>
        <w:t xml:space="preserve">. High evidence peptides, i.e., known peptides, </w:t>
      </w:r>
      <w:r w:rsidR="004D17E7" w:rsidRPr="009044EC">
        <w:rPr>
          <w:rFonts w:eastAsia="Times New Roman" w:cs="Times New Roman"/>
          <w:lang w:eastAsia="de-DE"/>
        </w:rPr>
        <w:t xml:space="preserve">exhibited significantly higher Bi-feature score (mean 0.548, SD = 0.188) </w:t>
      </w:r>
      <w:r w:rsidR="004248FA" w:rsidRPr="009044EC">
        <w:rPr>
          <w:rFonts w:eastAsia="Times New Roman" w:cs="Times New Roman"/>
          <w:lang w:eastAsia="de-DE"/>
        </w:rPr>
        <w:t xml:space="preserve">compared to very low evidence peptides, </w:t>
      </w:r>
      <w:r w:rsidR="0033440A">
        <w:rPr>
          <w:rFonts w:eastAsia="Times New Roman" w:cs="Times New Roman"/>
          <w:lang w:eastAsia="de-DE"/>
        </w:rPr>
        <w:t>predicted-only</w:t>
      </w:r>
      <w:r w:rsidR="0033440A" w:rsidRPr="009044EC">
        <w:rPr>
          <w:rFonts w:eastAsia="Times New Roman" w:cs="Times New Roman"/>
          <w:lang w:eastAsia="de-DE"/>
        </w:rPr>
        <w:t xml:space="preserve"> </w:t>
      </w:r>
      <w:r w:rsidR="004248FA" w:rsidRPr="009044EC">
        <w:rPr>
          <w:rFonts w:eastAsia="Times New Roman" w:cs="Times New Roman"/>
          <w:lang w:eastAsia="de-DE"/>
        </w:rPr>
        <w:t>peptides (mean = 0.34</w:t>
      </w:r>
      <w:r w:rsidR="00CB00E5" w:rsidRPr="009044EC">
        <w:rPr>
          <w:rFonts w:eastAsia="Times New Roman" w:cs="Times New Roman"/>
          <w:lang w:eastAsia="de-DE"/>
        </w:rPr>
        <w:t>1, SD = 0.192</w:t>
      </w:r>
      <w:r w:rsidR="004248FA" w:rsidRPr="009044EC">
        <w:rPr>
          <w:rFonts w:eastAsia="Times New Roman" w:cs="Times New Roman"/>
          <w:lang w:eastAsia="de-DE"/>
        </w:rPr>
        <w:t>)</w:t>
      </w:r>
      <w:r w:rsidR="00CB00E5" w:rsidRPr="009044EC">
        <w:rPr>
          <w:rFonts w:eastAsia="Times New Roman" w:cs="Times New Roman"/>
          <w:lang w:eastAsia="de-DE"/>
        </w:rPr>
        <w:t>, reflecting the enrichment of sequence-similar, high-affinity binders in experimental databases</w:t>
      </w:r>
      <w:r w:rsidR="00D238F5" w:rsidRPr="009044EC">
        <w:rPr>
          <w:rFonts w:eastAsia="Times New Roman" w:cs="Times New Roman"/>
          <w:lang w:eastAsia="de-DE"/>
        </w:rPr>
        <w:t>.</w:t>
      </w:r>
      <w:r w:rsidR="00767591" w:rsidRPr="009044EC">
        <w:rPr>
          <w:rFonts w:eastAsia="Times New Roman" w:cs="Times New Roman"/>
          <w:lang w:eastAsia="de-DE"/>
        </w:rPr>
        <w:t xml:space="preserve"> </w:t>
      </w:r>
    </w:p>
    <w:p w14:paraId="4C01D08E" w14:textId="377415C7" w:rsidR="0018184E" w:rsidRPr="009044EC" w:rsidRDefault="00F5204D">
      <w:pPr>
        <w:pStyle w:val="Textkrper"/>
        <w:rPr>
          <w:rFonts w:eastAsia="Times New Roman" w:cs="Times New Roman"/>
          <w:lang w:eastAsia="de-DE"/>
        </w:rPr>
      </w:pPr>
      <w:r w:rsidRPr="009044EC">
        <w:t>Critically, Multi-feature scoring remained nearly consistent across evidence levels (High: 0.586, Medium: 0.583, Very Low: 0.572), indicating that physicochemical similarity is distributed independently of experimental characterization. This suggests Multi-feature analysis can identify off-target candidates in unexplored sequence space that would be deprioritized by experimental-data-dependent or sequence-similarity-based approaches alone.</w:t>
      </w:r>
    </w:p>
    <w:p w14:paraId="39D057F5" w14:textId="543231C3" w:rsidR="0070263D" w:rsidRPr="009044EC" w:rsidRDefault="00F81537">
      <w:pPr>
        <w:pStyle w:val="Textkrper"/>
        <w:rPr>
          <w:rFonts w:eastAsia="Times New Roman" w:cs="Times New Roman"/>
          <w:lang w:eastAsia="de-DE"/>
        </w:rPr>
      </w:pPr>
      <w:r w:rsidRPr="009044EC">
        <w:lastRenderedPageBreak/>
        <w:t>Notably, most intact-anchor peptides (n=200) lacked experimental evidence yet showed Multi-feature similarity comparable to known off-targets, suggesting unexplored cross-reactivity candidates.</w:t>
      </w:r>
      <w:r w:rsidR="001360CE" w:rsidRPr="009044EC">
        <w:rPr>
          <w:rFonts w:eastAsia="Times New Roman" w:cs="Times New Roman"/>
          <w:lang w:eastAsia="de-DE"/>
        </w:rPr>
        <w:t xml:space="preserve"> </w:t>
      </w:r>
      <w:r w:rsidR="001F64BD" w:rsidRPr="009044EC">
        <w:rPr>
          <w:rFonts w:eastAsia="Times New Roman" w:cs="Times New Roman"/>
          <w:lang w:eastAsia="de-DE"/>
        </w:rPr>
        <w:t xml:space="preserve"> </w:t>
      </w:r>
    </w:p>
    <w:p w14:paraId="70E89428" w14:textId="2077F5B9" w:rsidR="00F92BEE" w:rsidRPr="009044EC" w:rsidRDefault="00F92BEE">
      <w:pPr>
        <w:pStyle w:val="Textkrper"/>
        <w:rPr>
          <w:rFonts w:eastAsia="Times New Roman" w:cs="Times New Roman"/>
          <w:i/>
          <w:iCs/>
          <w:lang w:eastAsia="de-DE"/>
        </w:rPr>
      </w:pPr>
      <w:r w:rsidRPr="009044EC">
        <w:rPr>
          <w:rFonts w:eastAsia="Times New Roman" w:cs="Times New Roman"/>
          <w:i/>
          <w:iCs/>
          <w:lang w:eastAsia="de-DE"/>
        </w:rPr>
        <w:t xml:space="preserve">Table 4: </w:t>
      </w:r>
      <w:r w:rsidR="00782FBB" w:rsidRPr="009044EC">
        <w:rPr>
          <w:rFonts w:eastAsia="Times New Roman" w:cs="Times New Roman"/>
          <w:i/>
          <w:iCs/>
          <w:lang w:eastAsia="de-DE"/>
        </w:rPr>
        <w:t>Risk categories quantification</w:t>
      </w:r>
      <w:r w:rsidR="001211CD" w:rsidRPr="009044EC">
        <w:rPr>
          <w:rFonts w:eastAsia="Times New Roman" w:cs="Times New Roman"/>
          <w:i/>
          <w:iCs/>
          <w:lang w:eastAsia="de-DE"/>
        </w:rPr>
        <w:t>: comparison between well</w:t>
      </w:r>
      <w:r w:rsidR="009D297A" w:rsidRPr="009044EC">
        <w:rPr>
          <w:rFonts w:eastAsia="Times New Roman" w:cs="Times New Roman"/>
          <w:i/>
          <w:iCs/>
          <w:lang w:eastAsia="de-DE"/>
        </w:rPr>
        <w:t xml:space="preserve">-characterized and unknown peptides using </w:t>
      </w:r>
      <w:r w:rsidR="00BD3BE9" w:rsidRPr="009044EC">
        <w:rPr>
          <w:rFonts w:eastAsia="Times New Roman" w:cs="Times New Roman"/>
          <w:i/>
          <w:iCs/>
          <w:lang w:eastAsia="de-DE"/>
        </w:rPr>
        <w:t>AnnoTopes, PrediTopes and TPT metrics</w:t>
      </w:r>
      <w:r w:rsidR="00E41378" w:rsidRPr="009044EC">
        <w:rPr>
          <w:rFonts w:eastAsia="Times New Roman" w:cs="Times New Roman"/>
          <w:i/>
          <w:iCs/>
          <w:lang w:eastAsia="de-DE"/>
        </w:rPr>
        <w:t>, followed by classification of the known off-targets in MAGEA3 context.</w:t>
      </w:r>
    </w:p>
    <w:tbl>
      <w:tblPr>
        <w:tblStyle w:val="Gitternetztabelle1hell"/>
        <w:tblW w:w="0" w:type="auto"/>
        <w:jc w:val="center"/>
        <w:tblLook w:val="04A0" w:firstRow="1" w:lastRow="0" w:firstColumn="1" w:lastColumn="0" w:noHBand="0" w:noVBand="1"/>
      </w:tblPr>
      <w:tblGrid>
        <w:gridCol w:w="1501"/>
        <w:gridCol w:w="1672"/>
        <w:gridCol w:w="2603"/>
        <w:gridCol w:w="1563"/>
        <w:gridCol w:w="1677"/>
      </w:tblGrid>
      <w:tr w:rsidR="006A7C06" w:rsidRPr="009044EC" w14:paraId="37F15456" w14:textId="77777777" w:rsidTr="005B1862">
        <w:trPr>
          <w:cnfStyle w:val="100000000000" w:firstRow="1" w:lastRow="0" w:firstColumn="0" w:lastColumn="0" w:oddVBand="0" w:evenVBand="0" w:oddHBand="0" w:evenHBand="0" w:firstRowFirstColumn="0" w:firstRowLastColumn="0" w:lastRowFirstColumn="0" w:lastRowLastColumn="0"/>
          <w:trHeight w:val="801"/>
          <w:jc w:val="center"/>
        </w:trPr>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621BA36F" w14:textId="3399EAA6" w:rsidR="00D944F7" w:rsidRPr="009044EC" w:rsidRDefault="00FF407B" w:rsidP="0044222E">
            <w:pPr>
              <w:pStyle w:val="Textkrper"/>
              <w:jc w:val="center"/>
              <w:rPr>
                <w:rFonts w:eastAsia="Times New Roman" w:cs="Times New Roman"/>
                <w:lang w:eastAsia="de-DE"/>
              </w:rPr>
            </w:pPr>
            <w:r w:rsidRPr="009044EC">
              <w:rPr>
                <w:rFonts w:eastAsia="Times New Roman" w:cs="Times New Roman"/>
                <w:lang w:eastAsia="de-DE"/>
              </w:rPr>
              <w:t xml:space="preserve">metric </w:t>
            </w:r>
          </w:p>
        </w:tc>
        <w:tc>
          <w:tcPr>
            <w:tcW w:w="2692" w:type="dxa"/>
            <w:vAlign w:val="center"/>
          </w:tcPr>
          <w:p w14:paraId="6CAB22E4" w14:textId="77777777" w:rsidR="00D944F7" w:rsidRPr="009044EC" w:rsidRDefault="00D944F7" w:rsidP="0044222E">
            <w:pPr>
              <w:pStyle w:val="Textkrpe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de-DE"/>
              </w:rPr>
            </w:pPr>
            <w:r w:rsidRPr="009044EC">
              <w:rPr>
                <w:rFonts w:eastAsia="Times New Roman" w:cs="Times New Roman"/>
                <w:lang w:eastAsia="de-DE"/>
              </w:rPr>
              <w:t>High evidence peptides</w:t>
            </w:r>
          </w:p>
          <w:p w14:paraId="5959D5C7" w14:textId="7F9C5CB6" w:rsidR="00D944F7" w:rsidRPr="009044EC" w:rsidRDefault="00D944F7" w:rsidP="0044222E">
            <w:pPr>
              <w:pStyle w:val="Textkrpe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w:t>
            </w:r>
            <w:r w:rsidR="00624306" w:rsidRPr="009044EC">
              <w:rPr>
                <w:rFonts w:eastAsia="Times New Roman" w:cs="Times New Roman"/>
                <w:lang w:eastAsia="de-DE"/>
              </w:rPr>
              <w:t xml:space="preserve">n = 159. </w:t>
            </w:r>
            <w:r w:rsidRPr="009044EC">
              <w:rPr>
                <w:rFonts w:eastAsia="Times New Roman" w:cs="Times New Roman"/>
                <w:lang w:eastAsia="de-DE"/>
              </w:rPr>
              <w:t>~11%)</w:t>
            </w:r>
          </w:p>
        </w:tc>
        <w:tc>
          <w:tcPr>
            <w:tcW w:w="1586" w:type="dxa"/>
            <w:vAlign w:val="center"/>
          </w:tcPr>
          <w:p w14:paraId="13D911D0" w14:textId="0EE0D7B0" w:rsidR="00D944F7" w:rsidRPr="009044EC" w:rsidRDefault="00D944F7" w:rsidP="0099142A">
            <w:pPr>
              <w:pStyle w:val="Textkrpe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 xml:space="preserve">Medium </w:t>
            </w:r>
            <w:r w:rsidR="00856BA7" w:rsidRPr="009044EC">
              <w:rPr>
                <w:rFonts w:eastAsia="Times New Roman" w:cs="Times New Roman"/>
                <w:lang w:eastAsia="de-DE"/>
              </w:rPr>
              <w:t>evidence</w:t>
            </w:r>
            <w:r w:rsidRPr="009044EC">
              <w:rPr>
                <w:rFonts w:eastAsia="Times New Roman" w:cs="Times New Roman"/>
                <w:lang w:eastAsia="de-DE"/>
              </w:rPr>
              <w:t xml:space="preserve"> (</w:t>
            </w:r>
            <w:r w:rsidR="00624306" w:rsidRPr="009044EC">
              <w:rPr>
                <w:rFonts w:eastAsia="Times New Roman" w:cs="Times New Roman"/>
                <w:lang w:eastAsia="de-DE"/>
              </w:rPr>
              <w:t xml:space="preserve">n = </w:t>
            </w:r>
            <w:r w:rsidR="006B711C" w:rsidRPr="009044EC">
              <w:rPr>
                <w:rFonts w:eastAsia="Times New Roman" w:cs="Times New Roman"/>
                <w:lang w:eastAsia="de-DE"/>
              </w:rPr>
              <w:t>99</w:t>
            </w:r>
            <w:r w:rsidR="00624306" w:rsidRPr="009044EC">
              <w:rPr>
                <w:rFonts w:eastAsia="Times New Roman" w:cs="Times New Roman"/>
                <w:lang w:eastAsia="de-DE"/>
              </w:rPr>
              <w:t xml:space="preserve">, </w:t>
            </w:r>
            <w:r w:rsidR="00856BA7" w:rsidRPr="009044EC">
              <w:rPr>
                <w:rFonts w:eastAsia="Times New Roman" w:cs="Times New Roman"/>
                <w:lang w:eastAsia="de-DE"/>
              </w:rPr>
              <w:t>7%</w:t>
            </w:r>
            <w:r w:rsidRPr="009044EC">
              <w:rPr>
                <w:rFonts w:eastAsia="Times New Roman" w:cs="Times New Roman"/>
                <w:lang w:eastAsia="de-DE"/>
              </w:rPr>
              <w:t>)</w:t>
            </w:r>
          </w:p>
        </w:tc>
        <w:tc>
          <w:tcPr>
            <w:tcW w:w="1728" w:type="dxa"/>
            <w:vAlign w:val="center"/>
          </w:tcPr>
          <w:p w14:paraId="1157EB13" w14:textId="170E1F72" w:rsidR="00D944F7" w:rsidRPr="009044EC" w:rsidRDefault="00D944F7" w:rsidP="0044222E">
            <w:pPr>
              <w:pStyle w:val="Textkrpe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de-DE"/>
              </w:rPr>
            </w:pPr>
            <w:r w:rsidRPr="009044EC">
              <w:rPr>
                <w:rFonts w:eastAsia="Times New Roman" w:cs="Times New Roman"/>
                <w:lang w:eastAsia="de-DE"/>
              </w:rPr>
              <w:t>Very Low</w:t>
            </w:r>
          </w:p>
          <w:p w14:paraId="666B282E" w14:textId="315E50F3" w:rsidR="00D944F7" w:rsidRPr="009044EC" w:rsidRDefault="00D944F7" w:rsidP="0044222E">
            <w:pPr>
              <w:pStyle w:val="Textkrpe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w:t>
            </w:r>
            <w:r w:rsidR="006B711C" w:rsidRPr="009044EC">
              <w:rPr>
                <w:rFonts w:eastAsia="Times New Roman" w:cs="Times New Roman"/>
                <w:lang w:eastAsia="de-DE"/>
              </w:rPr>
              <w:t xml:space="preserve">n = 1195, </w:t>
            </w:r>
            <w:r w:rsidRPr="009044EC">
              <w:rPr>
                <w:rFonts w:eastAsia="Times New Roman" w:cs="Times New Roman"/>
                <w:lang w:eastAsia="de-DE"/>
              </w:rPr>
              <w:t>~82%)</w:t>
            </w:r>
          </w:p>
        </w:tc>
      </w:tr>
      <w:tr w:rsidR="00AC1337" w:rsidRPr="009044EC" w14:paraId="0B159E6B" w14:textId="77777777" w:rsidTr="005B1862">
        <w:trPr>
          <w:trHeight w:val="411"/>
          <w:jc w:val="center"/>
        </w:trPr>
        <w:tc>
          <w:tcPr>
            <w:cnfStyle w:val="001000000000" w:firstRow="0" w:lastRow="0" w:firstColumn="1" w:lastColumn="0" w:oddVBand="0" w:evenVBand="0" w:oddHBand="0" w:evenHBand="0" w:firstRowFirstColumn="0" w:firstRowLastColumn="0" w:lastRowFirstColumn="0" w:lastRowLastColumn="0"/>
            <w:tcW w:w="9227" w:type="dxa"/>
            <w:gridSpan w:val="5"/>
            <w:vAlign w:val="center"/>
          </w:tcPr>
          <w:p w14:paraId="1D596F75" w14:textId="7D9587A6" w:rsidR="00AC1337" w:rsidRPr="009044EC" w:rsidRDefault="00AC1337" w:rsidP="0044222E">
            <w:pPr>
              <w:pStyle w:val="Textkrper"/>
              <w:jc w:val="center"/>
              <w:rPr>
                <w:rFonts w:eastAsia="Times New Roman" w:cs="Times New Roman"/>
                <w:lang w:eastAsia="de-DE"/>
              </w:rPr>
            </w:pPr>
            <w:r w:rsidRPr="009044EC">
              <w:rPr>
                <w:rFonts w:eastAsia="Times New Roman" w:cs="Times New Roman"/>
                <w:lang w:eastAsia="de-DE"/>
              </w:rPr>
              <w:t>Predicted off-targets</w:t>
            </w:r>
            <w:r w:rsidR="00E254F7" w:rsidRPr="009044EC">
              <w:rPr>
                <w:rFonts w:eastAsia="Times New Roman" w:cs="Times New Roman"/>
                <w:lang w:eastAsia="de-DE"/>
              </w:rPr>
              <w:t xml:space="preserve"> (1454)</w:t>
            </w:r>
          </w:p>
        </w:tc>
      </w:tr>
      <w:tr w:rsidR="006A7C06" w:rsidRPr="009044EC" w14:paraId="736C6EB4" w14:textId="77777777" w:rsidTr="005B1862">
        <w:trPr>
          <w:trHeight w:val="411"/>
          <w:jc w:val="center"/>
        </w:trPr>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403D4919" w14:textId="53531E96" w:rsidR="00D944F7" w:rsidRPr="009044EC" w:rsidRDefault="00D944F7" w:rsidP="0044222E">
            <w:pPr>
              <w:pStyle w:val="Textkrper"/>
              <w:jc w:val="center"/>
              <w:rPr>
                <w:rFonts w:eastAsia="Times New Roman" w:cs="Times New Roman"/>
                <w:lang w:eastAsia="de-DE"/>
              </w:rPr>
            </w:pPr>
            <w:r w:rsidRPr="009044EC">
              <w:rPr>
                <w:rFonts w:eastAsia="Times New Roman" w:cs="Times New Roman"/>
                <w:lang w:eastAsia="de-DE"/>
              </w:rPr>
              <w:t>Mean Bi-feature score</w:t>
            </w:r>
            <w:r w:rsidR="00FF407B" w:rsidRPr="009044EC">
              <w:rPr>
                <w:rFonts w:eastAsia="Times New Roman" w:cs="Times New Roman"/>
                <w:lang w:eastAsia="de-DE"/>
              </w:rPr>
              <w:t xml:space="preserve"> (SD)</w:t>
            </w:r>
          </w:p>
        </w:tc>
        <w:tc>
          <w:tcPr>
            <w:tcW w:w="2692" w:type="dxa"/>
            <w:vAlign w:val="center"/>
          </w:tcPr>
          <w:p w14:paraId="0A2A2677" w14:textId="3AB577DC" w:rsidR="00D944F7" w:rsidRPr="009044EC" w:rsidRDefault="00D944F7"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0.548</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c>
          <w:tcPr>
            <w:tcW w:w="1586" w:type="dxa"/>
            <w:vAlign w:val="center"/>
          </w:tcPr>
          <w:p w14:paraId="027235FE" w14:textId="3C5C471C" w:rsidR="00D944F7" w:rsidRPr="009044EC" w:rsidRDefault="00856BA7" w:rsidP="0099142A">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0.47</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c>
          <w:tcPr>
            <w:tcW w:w="1728" w:type="dxa"/>
            <w:vAlign w:val="center"/>
          </w:tcPr>
          <w:p w14:paraId="0E1269AB" w14:textId="59E2CE81" w:rsidR="00D944F7" w:rsidRPr="009044EC" w:rsidRDefault="00D944F7"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0.34</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r>
      <w:tr w:rsidR="006A7C06" w:rsidRPr="009044EC" w14:paraId="4D1945E6" w14:textId="77777777" w:rsidTr="005B1862">
        <w:trPr>
          <w:trHeight w:val="606"/>
          <w:jc w:val="center"/>
        </w:trPr>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21DFE854" w14:textId="50FC1224" w:rsidR="00D944F7" w:rsidRPr="009044EC" w:rsidRDefault="00D944F7" w:rsidP="0044222E">
            <w:pPr>
              <w:pStyle w:val="Textkrper"/>
              <w:jc w:val="center"/>
              <w:rPr>
                <w:rFonts w:eastAsia="Times New Roman" w:cs="Times New Roman"/>
                <w:lang w:eastAsia="de-DE"/>
              </w:rPr>
            </w:pPr>
            <w:r w:rsidRPr="009044EC">
              <w:rPr>
                <w:rFonts w:eastAsia="Times New Roman" w:cs="Times New Roman"/>
                <w:lang w:eastAsia="de-DE"/>
              </w:rPr>
              <w:t>Mean Multi-feature score</w:t>
            </w:r>
            <w:r w:rsidR="00FF407B" w:rsidRPr="009044EC">
              <w:rPr>
                <w:rFonts w:eastAsia="Times New Roman" w:cs="Times New Roman"/>
                <w:lang w:eastAsia="de-DE"/>
              </w:rPr>
              <w:t xml:space="preserve"> (SD)</w:t>
            </w:r>
          </w:p>
        </w:tc>
        <w:tc>
          <w:tcPr>
            <w:tcW w:w="2692" w:type="dxa"/>
            <w:vAlign w:val="center"/>
          </w:tcPr>
          <w:p w14:paraId="25E09870" w14:textId="25F5C947" w:rsidR="00D944F7" w:rsidRPr="009044EC" w:rsidRDefault="00D944F7"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0.59</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c>
          <w:tcPr>
            <w:tcW w:w="1586" w:type="dxa"/>
            <w:vAlign w:val="center"/>
          </w:tcPr>
          <w:p w14:paraId="51F22145" w14:textId="795D1DE2" w:rsidR="00D944F7" w:rsidRPr="009044EC" w:rsidRDefault="004D35BC" w:rsidP="0099142A">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w:t>
            </w:r>
            <w:r w:rsidR="001F5998" w:rsidRPr="009044EC">
              <w:rPr>
                <w:rFonts w:eastAsia="Times New Roman" w:cs="Times New Roman"/>
                <w:lang w:eastAsia="de-DE"/>
              </w:rPr>
              <w:t>58</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c>
          <w:tcPr>
            <w:tcW w:w="1728" w:type="dxa"/>
            <w:vAlign w:val="center"/>
          </w:tcPr>
          <w:p w14:paraId="3444C3D3" w14:textId="340DB762" w:rsidR="00D944F7" w:rsidRPr="009044EC" w:rsidRDefault="00D944F7"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0.57</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r>
      <w:tr w:rsidR="006A7C06" w:rsidRPr="009044EC" w14:paraId="7C632C8B" w14:textId="77777777" w:rsidTr="005B1862">
        <w:trPr>
          <w:trHeight w:val="421"/>
          <w:jc w:val="center"/>
        </w:trPr>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26ADA0A1" w14:textId="32DAB378" w:rsidR="00D944F7" w:rsidRPr="009044EC" w:rsidRDefault="00D944F7" w:rsidP="0044222E">
            <w:pPr>
              <w:pStyle w:val="Textkrper"/>
              <w:jc w:val="center"/>
              <w:rPr>
                <w:rFonts w:eastAsia="Times New Roman" w:cs="Times New Roman"/>
                <w:lang w:eastAsia="de-DE"/>
              </w:rPr>
            </w:pPr>
            <w:r w:rsidRPr="009044EC">
              <w:rPr>
                <w:rFonts w:eastAsia="Times New Roman" w:cs="Times New Roman"/>
                <w:lang w:eastAsia="de-DE"/>
              </w:rPr>
              <w:t>Anchor is intact</w:t>
            </w:r>
            <w:r w:rsidR="00EE7AF8" w:rsidRPr="009044EC">
              <w:rPr>
                <w:rFonts w:eastAsia="Times New Roman" w:cs="Times New Roman"/>
                <w:lang w:eastAsia="de-DE"/>
              </w:rPr>
              <w:t>, n (%)</w:t>
            </w:r>
          </w:p>
        </w:tc>
        <w:tc>
          <w:tcPr>
            <w:tcW w:w="2692" w:type="dxa"/>
            <w:vAlign w:val="center"/>
          </w:tcPr>
          <w:p w14:paraId="6DF817C7" w14:textId="490C6AC0" w:rsidR="00D944F7" w:rsidRPr="009044EC" w:rsidRDefault="00D944F7"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39</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c>
          <w:tcPr>
            <w:tcW w:w="1586" w:type="dxa"/>
            <w:vAlign w:val="center"/>
          </w:tcPr>
          <w:p w14:paraId="51C76460" w14:textId="2DB2BDA9" w:rsidR="00D944F7" w:rsidRPr="009044EC" w:rsidRDefault="001F5998" w:rsidP="0099142A">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26</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c>
          <w:tcPr>
            <w:tcW w:w="1728" w:type="dxa"/>
            <w:vAlign w:val="center"/>
          </w:tcPr>
          <w:p w14:paraId="61B51E95" w14:textId="558F1F63" w:rsidR="00D944F7" w:rsidRPr="009044EC" w:rsidRDefault="00D944F7"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200</w:t>
            </w:r>
            <w:r w:rsidR="006D7274" w:rsidRPr="009044EC">
              <w:rPr>
                <w:rFonts w:eastAsia="Times New Roman" w:cs="Times New Roman"/>
                <w:lang w:eastAsia="de-DE"/>
              </w:rPr>
              <w:t xml:space="preserve"> (</w:t>
            </w:r>
            <w:r w:rsidR="005D2205" w:rsidRPr="009044EC">
              <w:rPr>
                <w:rFonts w:eastAsia="Times New Roman" w:cs="Times New Roman"/>
                <w:lang w:eastAsia="de-DE"/>
              </w:rPr>
              <w:t>X</w:t>
            </w:r>
            <w:r w:rsidR="006D7274" w:rsidRPr="009044EC">
              <w:rPr>
                <w:rFonts w:eastAsia="Times New Roman" w:cs="Times New Roman"/>
                <w:lang w:eastAsia="de-DE"/>
              </w:rPr>
              <w:t>)</w:t>
            </w:r>
          </w:p>
        </w:tc>
      </w:tr>
      <w:tr w:rsidR="00AC1337" w:rsidRPr="009044EC" w14:paraId="2D0E7FED" w14:textId="77777777" w:rsidTr="005B1862">
        <w:trPr>
          <w:trHeight w:val="421"/>
          <w:jc w:val="center"/>
        </w:trPr>
        <w:tc>
          <w:tcPr>
            <w:cnfStyle w:val="001000000000" w:firstRow="0" w:lastRow="0" w:firstColumn="1" w:lastColumn="0" w:oddVBand="0" w:evenVBand="0" w:oddHBand="0" w:evenHBand="0" w:firstRowFirstColumn="0" w:firstRowLastColumn="0" w:lastRowFirstColumn="0" w:lastRowLastColumn="0"/>
            <w:tcW w:w="9227" w:type="dxa"/>
            <w:gridSpan w:val="5"/>
            <w:vAlign w:val="center"/>
          </w:tcPr>
          <w:p w14:paraId="36A32D52" w14:textId="12C4488C" w:rsidR="00AC1337" w:rsidRPr="009044EC" w:rsidRDefault="00DB432D" w:rsidP="0044222E">
            <w:pPr>
              <w:pStyle w:val="Textkrper"/>
              <w:jc w:val="center"/>
              <w:rPr>
                <w:rFonts w:eastAsia="Times New Roman" w:cs="Times New Roman"/>
                <w:lang w:eastAsia="de-DE"/>
              </w:rPr>
            </w:pPr>
            <w:r w:rsidRPr="009044EC">
              <w:rPr>
                <w:rFonts w:eastAsia="Times New Roman" w:cs="Times New Roman"/>
                <w:lang w:eastAsia="de-DE"/>
              </w:rPr>
              <w:t>MAGEA3 known peptides/off-targets (n = 18)</w:t>
            </w:r>
          </w:p>
        </w:tc>
      </w:tr>
      <w:tr w:rsidR="0052186A" w:rsidRPr="009044EC" w14:paraId="43BC7FD4" w14:textId="77777777" w:rsidTr="005B1862">
        <w:trPr>
          <w:trHeight w:val="60"/>
          <w:jc w:val="center"/>
        </w:trPr>
        <w:tc>
          <w:tcPr>
            <w:cnfStyle w:val="001000000000" w:firstRow="0" w:lastRow="0" w:firstColumn="1" w:lastColumn="0" w:oddVBand="0" w:evenVBand="0" w:oddHBand="0" w:evenHBand="0" w:firstRowFirstColumn="0" w:firstRowLastColumn="0" w:lastRowFirstColumn="0" w:lastRowLastColumn="0"/>
            <w:tcW w:w="1519" w:type="dxa"/>
            <w:vAlign w:val="center"/>
          </w:tcPr>
          <w:p w14:paraId="0782C85A" w14:textId="436503DA" w:rsidR="0052186A" w:rsidRPr="009044EC" w:rsidRDefault="0052186A" w:rsidP="0044222E">
            <w:pPr>
              <w:pStyle w:val="Textkrper"/>
              <w:jc w:val="center"/>
              <w:rPr>
                <w:rFonts w:eastAsia="Times New Roman" w:cs="Times New Roman"/>
                <w:lang w:eastAsia="de-DE"/>
              </w:rPr>
            </w:pPr>
            <w:r w:rsidRPr="009044EC">
              <w:rPr>
                <w:rFonts w:eastAsia="Times New Roman" w:cs="Times New Roman"/>
                <w:lang w:eastAsia="de-DE"/>
              </w:rPr>
              <w:t>Bi</w:t>
            </w:r>
            <w:r w:rsidR="006F5220" w:rsidRPr="009044EC">
              <w:rPr>
                <w:rFonts w:eastAsia="Times New Roman" w:cs="Times New Roman"/>
                <w:lang w:eastAsia="de-DE"/>
              </w:rPr>
              <w:t>-feature</w:t>
            </w:r>
          </w:p>
        </w:tc>
        <w:tc>
          <w:tcPr>
            <w:tcW w:w="1702" w:type="dxa"/>
            <w:vAlign w:val="center"/>
          </w:tcPr>
          <w:p w14:paraId="09340F43" w14:textId="2FC1B637" w:rsidR="0052186A" w:rsidRPr="009044EC" w:rsidRDefault="0052186A"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lang w:eastAsia="de-DE"/>
              </w:rPr>
            </w:pPr>
            <w:r w:rsidRPr="009044EC">
              <w:rPr>
                <w:rFonts w:eastAsia="Times New Roman" w:cs="Times New Roman"/>
                <w:b/>
                <w:bCs/>
                <w:lang w:eastAsia="de-DE"/>
              </w:rPr>
              <w:t>Multi</w:t>
            </w:r>
            <w:r w:rsidR="006F5220" w:rsidRPr="009044EC">
              <w:rPr>
                <w:rFonts w:eastAsia="Times New Roman" w:cs="Times New Roman"/>
                <w:b/>
                <w:bCs/>
                <w:lang w:eastAsia="de-DE"/>
              </w:rPr>
              <w:t>-feature</w:t>
            </w:r>
            <w:r w:rsidRPr="009044EC">
              <w:rPr>
                <w:rFonts w:eastAsia="Times New Roman" w:cs="Times New Roman"/>
                <w:b/>
                <w:bCs/>
                <w:lang w:eastAsia="de-DE"/>
              </w:rPr>
              <w:t xml:space="preserve"> </w:t>
            </w:r>
          </w:p>
        </w:tc>
        <w:tc>
          <w:tcPr>
            <w:tcW w:w="2692" w:type="dxa"/>
            <w:vAlign w:val="center"/>
          </w:tcPr>
          <w:p w14:paraId="2D3A3FA7" w14:textId="21F3C1A2" w:rsidR="0052186A" w:rsidRPr="009044EC" w:rsidRDefault="0052186A"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lang w:eastAsia="de-DE"/>
              </w:rPr>
            </w:pPr>
            <w:r w:rsidRPr="009044EC">
              <w:rPr>
                <w:rFonts w:eastAsia="Times New Roman" w:cs="Times New Roman"/>
                <w:b/>
                <w:bCs/>
                <w:lang w:eastAsia="de-DE"/>
              </w:rPr>
              <w:t>N = 10</w:t>
            </w:r>
          </w:p>
        </w:tc>
        <w:tc>
          <w:tcPr>
            <w:tcW w:w="1586" w:type="dxa"/>
            <w:vAlign w:val="center"/>
          </w:tcPr>
          <w:p w14:paraId="2EA8B9FE" w14:textId="6F13DEB2" w:rsidR="0052186A" w:rsidRPr="009044EC" w:rsidRDefault="0052186A" w:rsidP="0099142A">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lang w:eastAsia="de-DE"/>
              </w:rPr>
            </w:pPr>
            <w:r w:rsidRPr="009044EC">
              <w:rPr>
                <w:rFonts w:eastAsia="Times New Roman" w:cs="Times New Roman"/>
                <w:b/>
                <w:bCs/>
                <w:lang w:eastAsia="de-DE"/>
              </w:rPr>
              <w:t>N = 3</w:t>
            </w:r>
          </w:p>
        </w:tc>
        <w:tc>
          <w:tcPr>
            <w:tcW w:w="1728" w:type="dxa"/>
            <w:vAlign w:val="center"/>
          </w:tcPr>
          <w:p w14:paraId="19F41453" w14:textId="1A175D10" w:rsidR="0052186A" w:rsidRPr="009044EC" w:rsidRDefault="0052186A"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lang w:eastAsia="de-DE"/>
              </w:rPr>
            </w:pPr>
            <w:r w:rsidRPr="009044EC">
              <w:rPr>
                <w:rFonts w:eastAsia="Times New Roman" w:cs="Times New Roman"/>
                <w:b/>
                <w:bCs/>
                <w:lang w:eastAsia="de-DE"/>
              </w:rPr>
              <w:t>N = 5</w:t>
            </w:r>
          </w:p>
        </w:tc>
      </w:tr>
      <w:tr w:rsidR="009044EC" w:rsidRPr="009044EC" w14:paraId="65EED40C" w14:textId="77777777" w:rsidTr="005B1862">
        <w:trPr>
          <w:trHeight w:val="60"/>
          <w:jc w:val="center"/>
        </w:trPr>
        <w:tc>
          <w:tcPr>
            <w:cnfStyle w:val="001000000000" w:firstRow="0" w:lastRow="0" w:firstColumn="1" w:lastColumn="0" w:oddVBand="0" w:evenVBand="0" w:oddHBand="0" w:evenHBand="0" w:firstRowFirstColumn="0" w:firstRowLastColumn="0" w:lastRowFirstColumn="0" w:lastRowLastColumn="0"/>
            <w:tcW w:w="1519" w:type="dxa"/>
            <w:vAlign w:val="center"/>
          </w:tcPr>
          <w:p w14:paraId="60C15D62" w14:textId="2397569D" w:rsidR="0052186A" w:rsidRPr="009044EC" w:rsidRDefault="0052186A" w:rsidP="0044222E">
            <w:pPr>
              <w:pStyle w:val="Textkrper"/>
              <w:jc w:val="center"/>
              <w:rPr>
                <w:rFonts w:eastAsia="Times New Roman" w:cs="Times New Roman"/>
                <w:b w:val="0"/>
                <w:bCs w:val="0"/>
                <w:lang w:eastAsia="de-DE"/>
              </w:rPr>
            </w:pPr>
            <w:r w:rsidRPr="009044EC">
              <w:rPr>
                <w:rFonts w:eastAsia="Times New Roman" w:cs="Times New Roman"/>
                <w:b w:val="0"/>
                <w:bCs w:val="0"/>
                <w:lang w:eastAsia="de-DE"/>
              </w:rPr>
              <w:t xml:space="preserve">High </w:t>
            </w:r>
          </w:p>
        </w:tc>
        <w:tc>
          <w:tcPr>
            <w:tcW w:w="1702" w:type="dxa"/>
            <w:vAlign w:val="center"/>
          </w:tcPr>
          <w:p w14:paraId="18568BD7" w14:textId="2472A17F" w:rsidR="0052186A" w:rsidRPr="009044EC" w:rsidRDefault="0052186A"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 xml:space="preserve">High </w:t>
            </w:r>
          </w:p>
        </w:tc>
        <w:tc>
          <w:tcPr>
            <w:tcW w:w="2692" w:type="dxa"/>
            <w:vAlign w:val="center"/>
          </w:tcPr>
          <w:p w14:paraId="4B3F68EF" w14:textId="7F60BE72" w:rsidR="0052186A" w:rsidRPr="009044EC" w:rsidRDefault="0052186A"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8</w:t>
            </w:r>
          </w:p>
        </w:tc>
        <w:tc>
          <w:tcPr>
            <w:tcW w:w="1586" w:type="dxa"/>
            <w:vAlign w:val="center"/>
          </w:tcPr>
          <w:p w14:paraId="5AA96AA5" w14:textId="011B9931" w:rsidR="0052186A" w:rsidRPr="009044EC" w:rsidRDefault="0052186A" w:rsidP="0099142A">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2</w:t>
            </w:r>
          </w:p>
        </w:tc>
        <w:tc>
          <w:tcPr>
            <w:tcW w:w="1728" w:type="dxa"/>
            <w:vAlign w:val="center"/>
          </w:tcPr>
          <w:p w14:paraId="306D2345" w14:textId="14B44011" w:rsidR="0052186A" w:rsidRPr="009044EC" w:rsidRDefault="0052186A" w:rsidP="0044222E">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4</w:t>
            </w:r>
          </w:p>
        </w:tc>
      </w:tr>
      <w:tr w:rsidR="009044EC" w:rsidRPr="009044EC" w14:paraId="7F4141D7" w14:textId="77777777" w:rsidTr="005B1862">
        <w:trPr>
          <w:trHeight w:val="225"/>
          <w:jc w:val="center"/>
        </w:trPr>
        <w:tc>
          <w:tcPr>
            <w:cnfStyle w:val="001000000000" w:firstRow="0" w:lastRow="0" w:firstColumn="1" w:lastColumn="0" w:oddVBand="0" w:evenVBand="0" w:oddHBand="0" w:evenHBand="0" w:firstRowFirstColumn="0" w:firstRowLastColumn="0" w:lastRowFirstColumn="0" w:lastRowLastColumn="0"/>
            <w:tcW w:w="1519" w:type="dxa"/>
            <w:vAlign w:val="center"/>
          </w:tcPr>
          <w:p w14:paraId="33BB8D1D" w14:textId="13AD1C3E" w:rsidR="0052186A" w:rsidRPr="009044EC" w:rsidRDefault="0052186A" w:rsidP="00270692">
            <w:pPr>
              <w:pStyle w:val="Textkrper"/>
              <w:jc w:val="center"/>
              <w:rPr>
                <w:rFonts w:eastAsia="Times New Roman" w:cs="Times New Roman"/>
                <w:b w:val="0"/>
                <w:bCs w:val="0"/>
                <w:lang w:eastAsia="de-DE"/>
              </w:rPr>
            </w:pPr>
            <w:r w:rsidRPr="009044EC">
              <w:rPr>
                <w:rFonts w:eastAsia="Times New Roman" w:cs="Times New Roman"/>
                <w:b w:val="0"/>
                <w:bCs w:val="0"/>
                <w:lang w:eastAsia="de-DE"/>
              </w:rPr>
              <w:t xml:space="preserve">High </w:t>
            </w:r>
          </w:p>
        </w:tc>
        <w:tc>
          <w:tcPr>
            <w:tcW w:w="1702" w:type="dxa"/>
            <w:vAlign w:val="center"/>
          </w:tcPr>
          <w:p w14:paraId="4FFB3DA2" w14:textId="4CF1666A" w:rsidR="0052186A" w:rsidRPr="009044EC" w:rsidRDefault="0052186A" w:rsidP="00270692">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 xml:space="preserve">Moderate </w:t>
            </w:r>
          </w:p>
        </w:tc>
        <w:tc>
          <w:tcPr>
            <w:tcW w:w="2692" w:type="dxa"/>
            <w:vAlign w:val="center"/>
          </w:tcPr>
          <w:p w14:paraId="74784EC8" w14:textId="5F3ABE19" w:rsidR="0052186A" w:rsidRPr="009044EC" w:rsidRDefault="0052186A" w:rsidP="00270692">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2</w:t>
            </w:r>
          </w:p>
        </w:tc>
        <w:tc>
          <w:tcPr>
            <w:tcW w:w="1586" w:type="dxa"/>
            <w:vAlign w:val="center"/>
          </w:tcPr>
          <w:p w14:paraId="4673542E" w14:textId="461FE3A8" w:rsidR="0052186A" w:rsidRPr="009044EC" w:rsidRDefault="0052186A" w:rsidP="00270692">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1</w:t>
            </w:r>
          </w:p>
        </w:tc>
        <w:tc>
          <w:tcPr>
            <w:tcW w:w="1728" w:type="dxa"/>
            <w:vAlign w:val="center"/>
          </w:tcPr>
          <w:p w14:paraId="51713669" w14:textId="144B8B1A" w:rsidR="0052186A" w:rsidRPr="009044EC" w:rsidRDefault="0052186A" w:rsidP="00270692">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w:t>
            </w:r>
          </w:p>
        </w:tc>
      </w:tr>
      <w:tr w:rsidR="005B1862" w:rsidRPr="009044EC" w14:paraId="08D542D3" w14:textId="77777777" w:rsidTr="005B1862">
        <w:trPr>
          <w:trHeight w:val="60"/>
          <w:jc w:val="center"/>
        </w:trPr>
        <w:tc>
          <w:tcPr>
            <w:cnfStyle w:val="001000000000" w:firstRow="0" w:lastRow="0" w:firstColumn="1" w:lastColumn="0" w:oddVBand="0" w:evenVBand="0" w:oddHBand="0" w:evenHBand="0" w:firstRowFirstColumn="0" w:firstRowLastColumn="0" w:lastRowFirstColumn="0" w:lastRowLastColumn="0"/>
            <w:tcW w:w="1519" w:type="dxa"/>
            <w:vAlign w:val="center"/>
          </w:tcPr>
          <w:p w14:paraId="4A02D21C" w14:textId="400BEA3D" w:rsidR="0052186A" w:rsidRPr="009044EC" w:rsidRDefault="0052186A" w:rsidP="008A0DD1">
            <w:pPr>
              <w:pStyle w:val="Textkrper"/>
              <w:jc w:val="center"/>
              <w:rPr>
                <w:rFonts w:eastAsia="Times New Roman" w:cs="Times New Roman"/>
                <w:b w:val="0"/>
                <w:bCs w:val="0"/>
                <w:lang w:eastAsia="de-DE"/>
              </w:rPr>
            </w:pPr>
            <w:r w:rsidRPr="009044EC">
              <w:rPr>
                <w:rFonts w:eastAsia="Times New Roman" w:cs="Times New Roman"/>
                <w:b w:val="0"/>
                <w:bCs w:val="0"/>
                <w:lang w:eastAsia="de-DE"/>
              </w:rPr>
              <w:t xml:space="preserve">Moderate </w:t>
            </w:r>
          </w:p>
        </w:tc>
        <w:tc>
          <w:tcPr>
            <w:tcW w:w="1702" w:type="dxa"/>
            <w:vAlign w:val="center"/>
          </w:tcPr>
          <w:p w14:paraId="69435FAD" w14:textId="421CABF1" w:rsidR="0052186A" w:rsidRPr="009044EC" w:rsidRDefault="0052186A"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 xml:space="preserve">High </w:t>
            </w:r>
          </w:p>
        </w:tc>
        <w:tc>
          <w:tcPr>
            <w:tcW w:w="2692" w:type="dxa"/>
            <w:vAlign w:val="center"/>
          </w:tcPr>
          <w:p w14:paraId="58BA5214" w14:textId="2CCC7261" w:rsidR="0052186A" w:rsidRPr="009044EC" w:rsidRDefault="0052186A"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w:t>
            </w:r>
          </w:p>
        </w:tc>
        <w:tc>
          <w:tcPr>
            <w:tcW w:w="1586" w:type="dxa"/>
            <w:vAlign w:val="center"/>
          </w:tcPr>
          <w:p w14:paraId="7EEBA81F" w14:textId="5953956E" w:rsidR="0052186A" w:rsidRPr="009044EC" w:rsidRDefault="0052186A"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0</w:t>
            </w:r>
          </w:p>
        </w:tc>
        <w:tc>
          <w:tcPr>
            <w:tcW w:w="1728" w:type="dxa"/>
            <w:vAlign w:val="center"/>
          </w:tcPr>
          <w:p w14:paraId="319DABD1" w14:textId="59EC8227" w:rsidR="0052186A" w:rsidRPr="009044EC" w:rsidRDefault="0052186A"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1*</w:t>
            </w:r>
          </w:p>
        </w:tc>
      </w:tr>
      <w:tr w:rsidR="006F5220" w:rsidRPr="009044EC" w14:paraId="265EA82D" w14:textId="77777777" w:rsidTr="006F5220">
        <w:trPr>
          <w:trHeight w:val="421"/>
          <w:jc w:val="center"/>
        </w:trPr>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0D4563D2" w14:textId="24EF325A" w:rsidR="00D87156" w:rsidRPr="009044EC" w:rsidRDefault="00AD76DA" w:rsidP="008A0DD1">
            <w:pPr>
              <w:pStyle w:val="Textkrper"/>
              <w:jc w:val="center"/>
              <w:rPr>
                <w:rFonts w:eastAsia="Times New Roman" w:cs="Times New Roman"/>
                <w:lang w:eastAsia="de-DE"/>
              </w:rPr>
            </w:pPr>
            <w:r w:rsidRPr="009044EC">
              <w:rPr>
                <w:rFonts w:eastAsia="Times New Roman" w:cs="Times New Roman"/>
                <w:lang w:eastAsia="de-DE"/>
              </w:rPr>
              <w:t>At least two scores are high</w:t>
            </w:r>
          </w:p>
        </w:tc>
        <w:tc>
          <w:tcPr>
            <w:tcW w:w="2692" w:type="dxa"/>
            <w:vAlign w:val="center"/>
          </w:tcPr>
          <w:p w14:paraId="3A13167A" w14:textId="5CE2A52E" w:rsidR="00D87156" w:rsidRPr="009044EC" w:rsidRDefault="00C12C6F"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10/18 (</w:t>
            </w:r>
            <w:r w:rsidR="00092F08" w:rsidRPr="009044EC">
              <w:rPr>
                <w:rFonts w:eastAsia="Times New Roman" w:cs="Times New Roman"/>
                <w:lang w:eastAsia="de-DE"/>
              </w:rPr>
              <w:t>55.6%</w:t>
            </w:r>
            <w:r w:rsidRPr="009044EC">
              <w:rPr>
                <w:rFonts w:eastAsia="Times New Roman" w:cs="Times New Roman"/>
                <w:lang w:eastAsia="de-DE"/>
              </w:rPr>
              <w:t>)</w:t>
            </w:r>
          </w:p>
        </w:tc>
        <w:tc>
          <w:tcPr>
            <w:tcW w:w="1586" w:type="dxa"/>
            <w:vAlign w:val="center"/>
          </w:tcPr>
          <w:p w14:paraId="09522017" w14:textId="394EE1E6" w:rsidR="00D87156" w:rsidRPr="009044EC" w:rsidRDefault="00314E3B"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2/18 (</w:t>
            </w:r>
            <w:r w:rsidR="009D3063" w:rsidRPr="009044EC">
              <w:rPr>
                <w:rFonts w:eastAsia="Times New Roman" w:cs="Times New Roman"/>
                <w:lang w:eastAsia="de-DE"/>
              </w:rPr>
              <w:t>11%</w:t>
            </w:r>
            <w:r w:rsidRPr="009044EC">
              <w:rPr>
                <w:rFonts w:eastAsia="Times New Roman" w:cs="Times New Roman"/>
                <w:lang w:eastAsia="de-DE"/>
              </w:rPr>
              <w:t>)</w:t>
            </w:r>
          </w:p>
        </w:tc>
        <w:tc>
          <w:tcPr>
            <w:tcW w:w="1728" w:type="dxa"/>
            <w:vAlign w:val="center"/>
          </w:tcPr>
          <w:p w14:paraId="2EA5B6B2" w14:textId="5D566F62" w:rsidR="00D87156" w:rsidRPr="009044EC" w:rsidRDefault="009D3063" w:rsidP="008A0DD1">
            <w:pPr>
              <w:pStyle w:val="Textkrpe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de-DE"/>
              </w:rPr>
            </w:pPr>
            <w:r w:rsidRPr="009044EC">
              <w:rPr>
                <w:rFonts w:eastAsia="Times New Roman" w:cs="Times New Roman"/>
                <w:lang w:eastAsia="de-DE"/>
              </w:rPr>
              <w:t>4/18 (22%)</w:t>
            </w:r>
          </w:p>
        </w:tc>
      </w:tr>
      <w:tr w:rsidR="00DC725C" w:rsidRPr="009044EC" w14:paraId="62A5E66C" w14:textId="77777777" w:rsidTr="00AE6C1B">
        <w:trPr>
          <w:trHeight w:val="421"/>
          <w:jc w:val="center"/>
        </w:trPr>
        <w:tc>
          <w:tcPr>
            <w:cnfStyle w:val="001000000000" w:firstRow="0" w:lastRow="0" w:firstColumn="1" w:lastColumn="0" w:oddVBand="0" w:evenVBand="0" w:oddHBand="0" w:evenHBand="0" w:firstRowFirstColumn="0" w:firstRowLastColumn="0" w:lastRowFirstColumn="0" w:lastRowLastColumn="0"/>
            <w:tcW w:w="9227" w:type="dxa"/>
            <w:gridSpan w:val="5"/>
            <w:vAlign w:val="center"/>
          </w:tcPr>
          <w:p w14:paraId="66E15E1E" w14:textId="3D18362B" w:rsidR="008C5B7B" w:rsidRPr="009044EC" w:rsidRDefault="00DC725C" w:rsidP="008C5B7B">
            <w:pPr>
              <w:pStyle w:val="Textkrper"/>
              <w:rPr>
                <w:rFonts w:eastAsia="Times New Roman" w:cs="Times New Roman"/>
                <w:i/>
                <w:iCs/>
                <w:sz w:val="22"/>
                <w:szCs w:val="22"/>
                <w:lang w:eastAsia="de-DE"/>
              </w:rPr>
            </w:pPr>
            <w:r w:rsidRPr="009044EC">
              <w:rPr>
                <w:rFonts w:eastAsia="Times New Roman" w:cs="Times New Roman"/>
                <w:b w:val="0"/>
                <w:bCs w:val="0"/>
                <w:i/>
                <w:iCs/>
                <w:sz w:val="22"/>
                <w:szCs w:val="22"/>
                <w:lang w:eastAsia="de-DE"/>
              </w:rPr>
              <w:t>*PP2R1B:</w:t>
            </w:r>
            <w:r w:rsidR="00E51C9A" w:rsidRPr="009044EC">
              <w:rPr>
                <w:rFonts w:eastAsia="Times New Roman" w:cs="Times New Roman"/>
                <w:b w:val="0"/>
                <w:bCs w:val="0"/>
                <w:i/>
                <w:iCs/>
                <w:sz w:val="22"/>
                <w:szCs w:val="22"/>
                <w:lang w:eastAsia="de-DE"/>
              </w:rPr>
              <w:t xml:space="preserve"> </w:t>
            </w:r>
            <w:r w:rsidRPr="009044EC">
              <w:rPr>
                <w:rFonts w:eastAsia="Times New Roman" w:cs="Times New Roman"/>
                <w:b w:val="0"/>
                <w:bCs w:val="0"/>
                <w:i/>
                <w:iCs/>
                <w:sz w:val="22"/>
                <w:szCs w:val="22"/>
                <w:lang w:eastAsia="de-DE"/>
              </w:rPr>
              <w:t xml:space="preserve">the only known off-target </w:t>
            </w:r>
            <w:r w:rsidR="00040D89" w:rsidRPr="009044EC">
              <w:rPr>
                <w:rFonts w:eastAsia="Times New Roman" w:cs="Times New Roman"/>
                <w:b w:val="0"/>
                <w:bCs w:val="0"/>
                <w:i/>
                <w:iCs/>
                <w:sz w:val="22"/>
                <w:szCs w:val="22"/>
                <w:lang w:eastAsia="de-DE"/>
              </w:rPr>
              <w:t>in MAGEA3 context</w:t>
            </w:r>
            <w:r w:rsidR="008C5B7B" w:rsidRPr="009044EC">
              <w:rPr>
                <w:rFonts w:eastAsia="Times New Roman" w:cs="Times New Roman"/>
                <w:b w:val="0"/>
                <w:bCs w:val="0"/>
                <w:i/>
                <w:iCs/>
                <w:sz w:val="22"/>
                <w:szCs w:val="22"/>
                <w:lang w:eastAsia="de-DE"/>
              </w:rPr>
              <w:t xml:space="preserve"> with mismatches exclusively at anchor positions</w:t>
            </w:r>
            <w:r w:rsidR="00040D89" w:rsidRPr="009044EC">
              <w:rPr>
                <w:rFonts w:eastAsia="Times New Roman" w:cs="Times New Roman"/>
                <w:b w:val="0"/>
                <w:bCs w:val="0"/>
                <w:i/>
                <w:iCs/>
                <w:sz w:val="22"/>
                <w:szCs w:val="22"/>
                <w:lang w:eastAsia="de-DE"/>
              </w:rPr>
              <w:t xml:space="preserve">, yet no </w:t>
            </w:r>
            <w:r w:rsidR="008C5B7B" w:rsidRPr="009044EC">
              <w:rPr>
                <w:rFonts w:eastAsia="Times New Roman" w:cs="Times New Roman"/>
                <w:b w:val="0"/>
                <w:bCs w:val="0"/>
                <w:i/>
                <w:iCs/>
                <w:sz w:val="22"/>
                <w:szCs w:val="22"/>
                <w:lang w:eastAsia="de-DE"/>
              </w:rPr>
              <w:t xml:space="preserve">available experimental data was found </w:t>
            </w:r>
          </w:p>
          <w:p w14:paraId="40D91275" w14:textId="0F400B9C" w:rsidR="00E254F7" w:rsidRPr="009044EC" w:rsidRDefault="00680ABB" w:rsidP="008C5B7B">
            <w:pPr>
              <w:pStyle w:val="Textkrper"/>
              <w:rPr>
                <w:rFonts w:eastAsia="Times New Roman" w:cs="Times New Roman"/>
                <w:b w:val="0"/>
                <w:bCs w:val="0"/>
                <w:i/>
                <w:iCs/>
                <w:sz w:val="22"/>
                <w:szCs w:val="22"/>
                <w:lang w:eastAsia="de-DE"/>
              </w:rPr>
            </w:pPr>
            <w:r w:rsidRPr="009044EC">
              <w:rPr>
                <w:rFonts w:eastAsia="Times New Roman" w:cs="Times New Roman"/>
                <w:b w:val="0"/>
                <w:bCs w:val="0"/>
                <w:i/>
                <w:iCs/>
                <w:sz w:val="22"/>
                <w:szCs w:val="22"/>
                <w:lang w:eastAsia="de-DE"/>
              </w:rPr>
              <w:t xml:space="preserve">The low category was removed due to small size (n =1) and </w:t>
            </w:r>
            <w:r w:rsidR="00E41378" w:rsidRPr="009044EC">
              <w:rPr>
                <w:rFonts w:eastAsia="Times New Roman" w:cs="Times New Roman"/>
                <w:b w:val="0"/>
                <w:bCs w:val="0"/>
                <w:i/>
                <w:iCs/>
                <w:sz w:val="22"/>
                <w:szCs w:val="22"/>
                <w:lang w:eastAsia="de-DE"/>
              </w:rPr>
              <w:t>this peptide is not in the 18 known peptides</w:t>
            </w:r>
          </w:p>
        </w:tc>
      </w:tr>
    </w:tbl>
    <w:p w14:paraId="0A81F7EA" w14:textId="77777777" w:rsidR="00497FF1" w:rsidRPr="009044EC" w:rsidRDefault="00497FF1">
      <w:pPr>
        <w:pStyle w:val="Textkrper"/>
        <w:rPr>
          <w:rFonts w:eastAsia="Times New Roman" w:cs="Times New Roman"/>
          <w:lang w:eastAsia="de-DE"/>
        </w:rPr>
      </w:pPr>
    </w:p>
    <w:p w14:paraId="305F9182" w14:textId="1ADC7413" w:rsidR="008A73BE" w:rsidRPr="009044EC" w:rsidRDefault="00EC26DE">
      <w:pPr>
        <w:pStyle w:val="Textkrper"/>
        <w:rPr>
          <w:rFonts w:eastAsia="Times New Roman" w:cs="Times New Roman"/>
          <w:lang w:eastAsia="de-DE"/>
        </w:rPr>
      </w:pPr>
      <w:r w:rsidRPr="009044EC">
        <w:rPr>
          <w:b/>
          <w:bCs/>
        </w:rPr>
        <w:t xml:space="preserve">Case1 </w:t>
      </w:r>
      <w:r w:rsidR="00601074" w:rsidRPr="009044EC">
        <w:rPr>
          <w:b/>
          <w:bCs/>
        </w:rPr>
        <w:t xml:space="preserve">- </w:t>
      </w:r>
      <w:r w:rsidR="00EF24AB" w:rsidRPr="009044EC">
        <w:rPr>
          <w:b/>
          <w:bCs/>
        </w:rPr>
        <w:t xml:space="preserve">High Bi-feature, </w:t>
      </w:r>
      <w:r w:rsidR="008A73BE" w:rsidRPr="009044EC">
        <w:rPr>
          <w:b/>
          <w:bCs/>
        </w:rPr>
        <w:t xml:space="preserve">High Contextual evidence, </w:t>
      </w:r>
      <w:r w:rsidR="00EF24AB" w:rsidRPr="009044EC">
        <w:rPr>
          <w:b/>
          <w:bCs/>
        </w:rPr>
        <w:t>Low Multi-feature (n=32):</w:t>
      </w:r>
      <w:r w:rsidR="00EF24AB" w:rsidRPr="009044EC">
        <w:t xml:space="preserve"> Functional binders with divergent physiochemistry peptide Q15546-KVVELFFYL exemplifies this pattern. Despite intact anchors and nearly identical binding affinity to </w:t>
      </w:r>
      <w:r w:rsidR="00EF24AB" w:rsidRPr="009044EC">
        <w:lastRenderedPageBreak/>
        <w:t xml:space="preserve">the target (KD = 14.8 vs. 14.4 nM), this peptide received a low Multi-feature score (0.369) due to divergent backbone hydrophobicity (backbone GRAVY = -1.007 vs. target's +0.983). The Bi-feature approach correctly prioritized this peptide (BLOSUM62 = 23, affinity = 14.8 nM), demonstrating that strong HLA binding can occur despite substantial physicochemical differences. </w:t>
      </w:r>
      <w:commentRangeStart w:id="51"/>
      <w:r w:rsidR="00EF24AB" w:rsidRPr="009044EC">
        <w:t>This case highlights the risk of over-weighting physicochemical features when functional binding is maintained.</w:t>
      </w:r>
      <w:commentRangeEnd w:id="51"/>
      <w:r w:rsidR="00A65377" w:rsidRPr="00FB425D">
        <w:rPr>
          <w:rStyle w:val="Kommentarzeichen"/>
          <w:sz w:val="24"/>
          <w:szCs w:val="24"/>
        </w:rPr>
        <w:commentReference w:id="51"/>
      </w:r>
      <w:r w:rsidR="00A65377" w:rsidRPr="00FB425D">
        <w:t xml:space="preserve"> </w:t>
      </w:r>
    </w:p>
    <w:p w14:paraId="572955C1" w14:textId="18ACA60C" w:rsidR="000F1442" w:rsidRPr="009044EC" w:rsidRDefault="00601074">
      <w:pPr>
        <w:pStyle w:val="Textkrper"/>
      </w:pPr>
      <w:r w:rsidRPr="009044EC">
        <w:rPr>
          <w:b/>
          <w:bCs/>
        </w:rPr>
        <w:t>Case2 - Low Bi-feature, High Multi-feature (n=125):</w:t>
      </w:r>
      <w:r w:rsidRPr="009044EC">
        <w:t xml:space="preserve"> Physicochemical preservation with weak binding Conversely, peptides Q9UII4-LVAELVGYR and Q9BZ81-KVGLLEQFL illustrate Multi-feature's discriminative power. Despite identical sequence similarity (BLOSUM62 = 18), these peptides exhibited a 5-fold difference in HLA binding affinity (2414 vs. 11598 nM). The Bi-feature score, dominated by poor affinity for both peptides, could not distinguish them. In contrast, Multi-feature scoring correctly prioritized the functionally superior peptide based on anchor position integrity and physicochemical preservation, despite its less favorable backbone hydrophobicity profile (Supplementary Table XX). </w:t>
      </w:r>
      <w:commentRangeStart w:id="52"/>
      <w:r w:rsidRPr="009044EC">
        <w:t>This demonstrates that physicochemical features can capture binding potential not fully reflected in predicted affinity values.</w:t>
      </w:r>
      <w:commentRangeEnd w:id="52"/>
      <w:r w:rsidR="00726DDB" w:rsidRPr="009044EC">
        <w:rPr>
          <w:rStyle w:val="Kommentarzeichen"/>
          <w:sz w:val="24"/>
          <w:szCs w:val="24"/>
        </w:rPr>
        <w:commentReference w:id="52"/>
      </w:r>
      <w:r w:rsidR="009949E7" w:rsidRPr="009044EC">
        <w:t xml:space="preserve"> These two peptides are considered unknown due to lacking experimental evidence. </w:t>
      </w:r>
    </w:p>
    <w:p w14:paraId="670A0F5D" w14:textId="5710B7CA" w:rsidR="000F1442" w:rsidRPr="009044EC" w:rsidRDefault="000F1442">
      <w:pPr>
        <w:pStyle w:val="Textkrper"/>
      </w:pPr>
      <w:r w:rsidRPr="009044EC">
        <w:t>To guide practical application of these complementary scoring approaches, we propose a decision framework that integrates the three metrics based on experimental goals and risk tolerance (</w:t>
      </w:r>
      <w:r w:rsidR="00F43B10" w:rsidRPr="009044EC">
        <w:t xml:space="preserve">see Methods, </w:t>
      </w:r>
      <w:r w:rsidRPr="009044EC">
        <w:t xml:space="preserve">Table </w:t>
      </w:r>
      <w:r w:rsidR="00F43B10" w:rsidRPr="009044EC">
        <w:t>1</w:t>
      </w:r>
      <w:r w:rsidRPr="009044EC">
        <w:t>).</w:t>
      </w:r>
      <w:r w:rsidR="00FF2E51" w:rsidRPr="009044EC">
        <w:t xml:space="preserve"> </w:t>
      </w:r>
    </w:p>
    <w:p w14:paraId="48FC4111" w14:textId="77777777" w:rsidR="000F1442" w:rsidRPr="009044EC" w:rsidRDefault="000F1442">
      <w:pPr>
        <w:pStyle w:val="Textkrper"/>
        <w:rPr>
          <w:rFonts w:ascii="Times New Roman" w:eastAsia="Times New Roman" w:hAnsi="Times New Roman" w:cs="Times New Roman"/>
          <w:b/>
          <w:bCs/>
          <w:lang w:eastAsia="de-DE"/>
        </w:rPr>
      </w:pPr>
    </w:p>
    <w:p w14:paraId="6D9C0E21" w14:textId="4EA1B979" w:rsidR="00F85D85" w:rsidRPr="009044EC" w:rsidRDefault="00645070">
      <w:pPr>
        <w:pStyle w:val="berschrift2"/>
      </w:pPr>
      <w:bookmarkStart w:id="53" w:name="validation"/>
      <w:bookmarkEnd w:id="45"/>
      <w:bookmarkEnd w:id="46"/>
      <w:r w:rsidRPr="009044EC">
        <w:t xml:space="preserve">Case Study: MAGE-A3 as a </w:t>
      </w:r>
      <w:r w:rsidR="00351BA0" w:rsidRPr="009044EC">
        <w:t>t</w:t>
      </w:r>
      <w:r w:rsidRPr="009044EC">
        <w:t xml:space="preserve">est </w:t>
      </w:r>
      <w:r w:rsidR="00351BA0" w:rsidRPr="009044EC">
        <w:t>c</w:t>
      </w:r>
      <w:r w:rsidRPr="009044EC">
        <w:t>ase for EpiTox-</w:t>
      </w:r>
      <w:r w:rsidR="00351BA0" w:rsidRPr="009044EC">
        <w:t>b</w:t>
      </w:r>
      <w:r w:rsidRPr="009044EC">
        <w:t xml:space="preserve">ased TCRm </w:t>
      </w:r>
      <w:r w:rsidR="00351BA0" w:rsidRPr="009044EC">
        <w:t>o</w:t>
      </w:r>
      <w:r w:rsidRPr="009044EC">
        <w:t>ff-</w:t>
      </w:r>
      <w:r w:rsidR="00351BA0" w:rsidRPr="009044EC">
        <w:t>t</w:t>
      </w:r>
      <w:r w:rsidRPr="009044EC">
        <w:t xml:space="preserve">arget </w:t>
      </w:r>
      <w:r w:rsidR="00351BA0" w:rsidRPr="009044EC">
        <w:t>r</w:t>
      </w:r>
      <w:r w:rsidRPr="009044EC">
        <w:t xml:space="preserve">isk </w:t>
      </w:r>
      <w:r w:rsidR="00351BA0" w:rsidRPr="009044EC">
        <w:t>a</w:t>
      </w:r>
      <w:r w:rsidRPr="009044EC">
        <w:t>ssessment</w:t>
      </w:r>
    </w:p>
    <w:p w14:paraId="7E5EA82D" w14:textId="77777777" w:rsidR="000F68C4" w:rsidRPr="009044EC" w:rsidRDefault="000F68C4" w:rsidP="000F68C4">
      <w:pPr>
        <w:pStyle w:val="font-claude-response-body"/>
        <w:rPr>
          <w:rFonts w:asciiTheme="minorHAnsi" w:hAnsiTheme="minorHAnsi"/>
          <w:lang w:val="en-US"/>
        </w:rPr>
      </w:pPr>
      <w:r w:rsidRPr="009044EC">
        <w:rPr>
          <w:rFonts w:asciiTheme="minorHAnsi" w:hAnsiTheme="minorHAnsi"/>
          <w:lang w:val="en-US"/>
        </w:rPr>
        <w:t xml:space="preserve">We applied the EpiTox workflow to the same anti-MAGE-A3 TCRm </w:t>
      </w:r>
      <w:r w:rsidRPr="00D977A5">
        <w:rPr>
          <w:rFonts w:asciiTheme="minorHAnsi" w:hAnsiTheme="minorHAnsi"/>
          <w:highlight w:val="yellow"/>
          <w:lang w:val="en-US"/>
        </w:rPr>
        <w:t>(VR-xx)</w:t>
      </w:r>
      <w:r w:rsidRPr="009044EC">
        <w:rPr>
          <w:rFonts w:asciiTheme="minorHAnsi" w:hAnsiTheme="minorHAnsi"/>
          <w:lang w:val="en-US"/>
        </w:rPr>
        <w:t xml:space="preserve"> that was used in the clinical studies to demonstrate its utility for comprehensive off-target safety evaluation [CITE the patent]. Given that incomplete off-target characterization contributed to fatal toxicities in previous MAGE-A3–directed clinical trials, this case provided a critical test of EpiTox's ability to identify physiologically relevant cross-reactive peptides through integrated sequence similarity and multi-layered evidence assessment.</w:t>
      </w:r>
    </w:p>
    <w:p w14:paraId="1066C31B" w14:textId="2EFD07D9" w:rsidR="000F68C4" w:rsidRPr="009044EC" w:rsidRDefault="000F68C4" w:rsidP="000F68C4">
      <w:pPr>
        <w:pStyle w:val="font-claude-response-body"/>
        <w:rPr>
          <w:rFonts w:asciiTheme="minorHAnsi" w:hAnsiTheme="minorHAnsi"/>
          <w:lang w:val="en-US"/>
        </w:rPr>
      </w:pPr>
      <w:r w:rsidRPr="009044EC">
        <w:rPr>
          <w:rFonts w:asciiTheme="minorHAnsi" w:hAnsiTheme="minorHAnsi"/>
          <w:lang w:val="en-US"/>
        </w:rPr>
        <w:t xml:space="preserve">Figure </w:t>
      </w:r>
      <w:r w:rsidR="00702FF3" w:rsidRPr="009044EC">
        <w:rPr>
          <w:rFonts w:asciiTheme="minorHAnsi" w:hAnsiTheme="minorHAnsi"/>
          <w:lang w:val="en-US"/>
        </w:rPr>
        <w:t>5</w:t>
      </w:r>
      <w:r w:rsidRPr="009044EC">
        <w:rPr>
          <w:rFonts w:asciiTheme="minorHAnsi" w:hAnsiTheme="minorHAnsi"/>
          <w:lang w:val="en-US"/>
        </w:rPr>
        <w:t>.A illustrates the experimental workflow: starting from the target MAGE-A3 sequence and HLA-A*01 allele, we applied EpiTox to predict off-target peptides, applied our decision matrix to prioritize candidates for validation, and performed high-throughput screening to measure binding kinetics. While off-target landscapes are TCRm-specific and would differ with alternative antibodies, this case study demonstrates the workflow's systematic approach to safety assessment.</w:t>
      </w:r>
    </w:p>
    <w:p w14:paraId="7DE82A89" w14:textId="7253DD20" w:rsidR="006D6666" w:rsidRPr="009044EC" w:rsidRDefault="00BA78CE" w:rsidP="006D6666">
      <w:pPr>
        <w:pStyle w:val="Textkrper"/>
      </w:pPr>
      <w:r w:rsidRPr="00D977A5">
        <w:rPr>
          <w:noProof/>
        </w:rPr>
        <w:lastRenderedPageBreak/>
        <w:drawing>
          <wp:inline distT="0" distB="0" distL="0" distR="0" wp14:anchorId="165712A8" wp14:editId="5D5FC722">
            <wp:extent cx="5178582" cy="3022547"/>
            <wp:effectExtent l="0" t="0" r="0" b="0"/>
            <wp:docPr id="6" name="Grafik 5" descr="Ein Bild, das Screenshot, Text, Multimedia-Software, Software enthält.&#10;&#10;KI-generierte Inhalte können fehlerhaft sein.">
              <a:extLst xmlns:a="http://schemas.openxmlformats.org/drawingml/2006/main">
                <a:ext uri="{FF2B5EF4-FFF2-40B4-BE49-F238E27FC236}">
                  <a16:creationId xmlns:a16="http://schemas.microsoft.com/office/drawing/2014/main" id="{BFEDAC1A-55B5-1FDD-A123-24C1BABD52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descr="Ein Bild, das Screenshot, Text, Multimedia-Software, Software enthält.&#10;&#10;KI-generierte Inhalte können fehlerhaft sein.">
                      <a:extLst>
                        <a:ext uri="{FF2B5EF4-FFF2-40B4-BE49-F238E27FC236}">
                          <a16:creationId xmlns:a16="http://schemas.microsoft.com/office/drawing/2014/main" id="{BFEDAC1A-55B5-1FDD-A123-24C1BABD527E}"/>
                        </a:ext>
                      </a:extLst>
                    </pic:cNvPr>
                    <pic:cNvPicPr>
                      <a:picLocks noChangeAspect="1"/>
                    </pic:cNvPicPr>
                  </pic:nvPicPr>
                  <pic:blipFill>
                    <a:blip r:embed="rId18"/>
                    <a:srcRect b="60371"/>
                    <a:stretch>
                      <a:fillRect/>
                    </a:stretch>
                  </pic:blipFill>
                  <pic:spPr>
                    <a:xfrm>
                      <a:off x="0" y="0"/>
                      <a:ext cx="5239502" cy="3058104"/>
                    </a:xfrm>
                    <a:prstGeom prst="rect">
                      <a:avLst/>
                    </a:prstGeom>
                  </pic:spPr>
                </pic:pic>
              </a:graphicData>
            </a:graphic>
          </wp:inline>
        </w:drawing>
      </w:r>
    </w:p>
    <w:p w14:paraId="4A0FB5A8" w14:textId="1792C001" w:rsidR="00385184" w:rsidRPr="009044EC" w:rsidRDefault="00BA78CE" w:rsidP="00A67EC4">
      <w:pPr>
        <w:pStyle w:val="ImageCaption"/>
      </w:pPr>
      <w:r w:rsidRPr="009044EC">
        <w:rPr>
          <w:b/>
          <w:bCs/>
        </w:rPr>
        <w:t>Figure 5: Experimental evaluation of EpiTox predicted peptides</w:t>
      </w:r>
      <w:r w:rsidR="0068524D" w:rsidRPr="009044EC">
        <w:rPr>
          <w:b/>
          <w:bCs/>
        </w:rPr>
        <w:t xml:space="preserve"> </w:t>
      </w:r>
      <w:r w:rsidRPr="009044EC">
        <w:rPr>
          <w:sz w:val="22"/>
          <w:szCs w:val="22"/>
        </w:rPr>
        <w:t>A) Illustration of off-target prediction and validation. B) Proportions of predicted versus tested peptides across different classification categories. The stacked bar charts show the distribution of position-specific mismatch related to the target, experimental evidence levels, multi rank categories, and wildtype versus SNP-derived peptide status.</w:t>
      </w:r>
    </w:p>
    <w:p w14:paraId="17A86ED0" w14:textId="77777777" w:rsidR="00802223" w:rsidRPr="009044EC" w:rsidRDefault="00802223" w:rsidP="00802223">
      <w:pPr>
        <w:pStyle w:val="Textkrper"/>
      </w:pPr>
      <w:r w:rsidRPr="009044EC">
        <w:t xml:space="preserve">In total, 538 peptides were tested using our highSCORE assay (see </w:t>
      </w:r>
      <w:hyperlink w:anchor="score">
        <w:r w:rsidRPr="009044EC">
          <w:rPr>
            <w:rStyle w:val="Hyperlink"/>
          </w:rPr>
          <w:t>2.11</w:t>
        </w:r>
      </w:hyperlink>
      <w:r w:rsidRPr="009044EC">
        <w:t xml:space="preserve">), exceeding typical experimental validation in computational immunology studies (check selection strategy in Methods, Table </w:t>
      </w:r>
      <w:hyperlink w:anchor="decisionmatrix">
        <w:r w:rsidRPr="009044EC">
          <w:rPr>
            <w:rStyle w:val="Hyperlink"/>
          </w:rPr>
          <w:t>2.10</w:t>
        </w:r>
      </w:hyperlink>
      <w:r w:rsidRPr="009044EC">
        <w:t xml:space="preserve">). Of these, </w:t>
      </w:r>
      <w:commentRangeStart w:id="54"/>
      <w:r w:rsidRPr="009044EC">
        <w:t xml:space="preserve">171 with exactly one mismatch were generated from the positional scanning analysis </w:t>
      </w:r>
      <w:hyperlink w:anchor="xscan">
        <w:r w:rsidRPr="009044EC">
          <w:rPr>
            <w:rStyle w:val="Hyperlink"/>
          </w:rPr>
          <w:t>2.4</w:t>
        </w:r>
      </w:hyperlink>
      <w:commentRangeEnd w:id="54"/>
      <w:r w:rsidRPr="009044EC">
        <w:rPr>
          <w:rStyle w:val="Kommentarzeichen"/>
          <w:sz w:val="24"/>
          <w:szCs w:val="24"/>
        </w:rPr>
        <w:commentReference w:id="54"/>
      </w:r>
      <w:r w:rsidRPr="009044EC">
        <w:t>, of which 6 peptides were already predicted as off-targets candidates in the 1454 list. In the following sections, we will be discussing the remaining 373 peptides that EpiTox predicted, annotated, and ranked.</w:t>
      </w:r>
    </w:p>
    <w:p w14:paraId="6538C240" w14:textId="302B1E62" w:rsidR="00344FE2" w:rsidRDefault="00344FE2" w:rsidP="00344FE2">
      <w:pPr>
        <w:pStyle w:val="font-claude-response-body"/>
        <w:rPr>
          <w:rFonts w:asciiTheme="minorHAnsi" w:hAnsiTheme="minorHAnsi"/>
          <w:lang w:val="en-US"/>
        </w:rPr>
      </w:pPr>
      <w:commentRangeStart w:id="55"/>
      <w:r w:rsidRPr="009044EC">
        <w:rPr>
          <w:rFonts w:asciiTheme="minorHAnsi" w:hAnsiTheme="minorHAnsi"/>
          <w:lang w:val="en-US"/>
        </w:rPr>
        <w:t xml:space="preserve">Figure </w:t>
      </w:r>
      <w:r w:rsidR="00702FF3" w:rsidRPr="009044EC">
        <w:rPr>
          <w:rFonts w:asciiTheme="minorHAnsi" w:hAnsiTheme="minorHAnsi"/>
          <w:lang w:val="en-US"/>
        </w:rPr>
        <w:t>5</w:t>
      </w:r>
      <w:r w:rsidRPr="009044EC">
        <w:rPr>
          <w:rFonts w:asciiTheme="minorHAnsi" w:hAnsiTheme="minorHAnsi"/>
          <w:lang w:val="en-US"/>
        </w:rPr>
        <w:t>.B illustrates the experimental validation outcomes from our 373-peptide test set. Selection prioritized high-risk predictions to align with the project's therapeutic development strategy, while also including all 18 MAGEA3-context peptides.</w:t>
      </w:r>
      <w:r w:rsidR="00157F7F" w:rsidRPr="009044EC">
        <w:rPr>
          <w:rFonts w:asciiTheme="minorHAnsi" w:hAnsiTheme="minorHAnsi"/>
          <w:lang w:val="en-US"/>
        </w:rPr>
        <w:t xml:space="preserve"> </w:t>
      </w:r>
      <w:r w:rsidRPr="009044EC">
        <w:rPr>
          <w:rFonts w:asciiTheme="minorHAnsi" w:hAnsiTheme="minorHAnsi"/>
          <w:lang w:val="en-US"/>
        </w:rPr>
        <w:t>Despite this strategic focus, the test set captured substantial diversity across our prediction framework</w:t>
      </w:r>
      <w:r w:rsidR="00224F9B" w:rsidRPr="009044EC">
        <w:rPr>
          <w:rFonts w:asciiTheme="minorHAnsi" w:hAnsiTheme="minorHAnsi"/>
          <w:lang w:val="en-US"/>
        </w:rPr>
        <w:t xml:space="preserve">. </w:t>
      </w:r>
      <w:r w:rsidRPr="009044EC">
        <w:rPr>
          <w:rFonts w:asciiTheme="minorHAnsi" w:hAnsiTheme="minorHAnsi"/>
          <w:lang w:val="en-US"/>
        </w:rPr>
        <w:t>The pool included Bi-feature classifications (n = 299, 74.6% High risk), Multi-feature classifications (n = 135, 33.7% High risk), and Contextual evidence classifications (n = 259, 64.6% Very Low risk). This heterogeneity</w:t>
      </w:r>
      <w:r w:rsidR="00C5715C" w:rsidRPr="009044EC">
        <w:rPr>
          <w:rFonts w:asciiTheme="minorHAnsi" w:hAnsiTheme="minorHAnsi"/>
          <w:lang w:val="en-US"/>
        </w:rPr>
        <w:t xml:space="preserve">, </w:t>
      </w:r>
      <w:r w:rsidRPr="009044EC">
        <w:rPr>
          <w:rFonts w:asciiTheme="minorHAnsi" w:hAnsiTheme="minorHAnsi"/>
          <w:lang w:val="en-US"/>
        </w:rPr>
        <w:t>arising from the size and diverse nature of the selected peptides</w:t>
      </w:r>
      <w:r w:rsidR="00C5715C" w:rsidRPr="009044EC">
        <w:rPr>
          <w:rFonts w:asciiTheme="minorHAnsi" w:hAnsiTheme="minorHAnsi"/>
          <w:lang w:val="en-US"/>
        </w:rPr>
        <w:t xml:space="preserve">, </w:t>
      </w:r>
      <w:r w:rsidRPr="009044EC">
        <w:rPr>
          <w:rFonts w:asciiTheme="minorHAnsi" w:hAnsiTheme="minorHAnsi"/>
          <w:lang w:val="en-US"/>
        </w:rPr>
        <w:t>enabled comprehensive evaluation of our three scoring approaches and assessment of whether multi-dimensional prediction improves upon single-</w:t>
      </w:r>
      <w:r w:rsidR="00B477F8" w:rsidRPr="009044EC">
        <w:rPr>
          <w:rFonts w:asciiTheme="minorHAnsi" w:hAnsiTheme="minorHAnsi"/>
          <w:lang w:val="en-US"/>
        </w:rPr>
        <w:t xml:space="preserve">score </w:t>
      </w:r>
      <w:r w:rsidRPr="009044EC">
        <w:rPr>
          <w:rFonts w:asciiTheme="minorHAnsi" w:hAnsiTheme="minorHAnsi"/>
          <w:lang w:val="en-US"/>
        </w:rPr>
        <w:t>methods.</w:t>
      </w:r>
      <w:commentRangeEnd w:id="55"/>
      <w:r w:rsidR="0091356A">
        <w:rPr>
          <w:rStyle w:val="Kommentarzeichen"/>
          <w:rFonts w:asciiTheme="minorHAnsi" w:hAnsiTheme="minorHAnsi"/>
          <w:sz w:val="24"/>
          <w:szCs w:val="24"/>
          <w:lang w:val="en-US"/>
        </w:rPr>
        <w:commentReference w:id="55"/>
      </w:r>
    </w:p>
    <w:p w14:paraId="2552A5BB" w14:textId="196D6AE2" w:rsidR="000E1AB6" w:rsidRDefault="000E1AB6" w:rsidP="00344FE2">
      <w:pPr>
        <w:pStyle w:val="font-claude-response-body"/>
        <w:rPr>
          <w:rFonts w:asciiTheme="minorHAnsi" w:hAnsiTheme="minorHAnsi"/>
          <w:lang w:val="en-US"/>
        </w:rPr>
      </w:pPr>
      <w:r>
        <w:rPr>
          <w:rFonts w:asciiTheme="minorHAnsi" w:hAnsiTheme="minorHAnsi"/>
          <w:lang w:val="en-US"/>
        </w:rPr>
        <w:t xml:space="preserve">Table 6: </w:t>
      </w:r>
      <w:r w:rsidR="00FF53AB">
        <w:rPr>
          <w:rFonts w:asciiTheme="minorHAnsi" w:hAnsiTheme="minorHAnsi"/>
          <w:lang w:val="en-US"/>
        </w:rPr>
        <w:t xml:space="preserve">prioritization strategy validation </w:t>
      </w:r>
    </w:p>
    <w:tbl>
      <w:tblPr>
        <w:tblStyle w:val="TabellemithellemGitternetz"/>
        <w:tblW w:w="9804" w:type="dxa"/>
        <w:tblLook w:val="04A0" w:firstRow="1" w:lastRow="0" w:firstColumn="1" w:lastColumn="0" w:noHBand="0" w:noVBand="1"/>
      </w:tblPr>
      <w:tblGrid>
        <w:gridCol w:w="2674"/>
        <w:gridCol w:w="2143"/>
        <w:gridCol w:w="2426"/>
        <w:gridCol w:w="2561"/>
      </w:tblGrid>
      <w:tr w:rsidR="00D977A5" w14:paraId="0B31828C" w14:textId="645BEDD7" w:rsidTr="00D977A5">
        <w:trPr>
          <w:trHeight w:val="1007"/>
        </w:trPr>
        <w:tc>
          <w:tcPr>
            <w:tcW w:w="2674" w:type="dxa"/>
          </w:tcPr>
          <w:p w14:paraId="2FA16EE3" w14:textId="115C0765" w:rsidR="000E74DC" w:rsidRDefault="000E74DC" w:rsidP="00344FE2">
            <w:pPr>
              <w:pStyle w:val="font-claude-response-body"/>
              <w:rPr>
                <w:rFonts w:asciiTheme="minorHAnsi" w:hAnsiTheme="minorHAnsi"/>
                <w:lang w:val="en-US"/>
              </w:rPr>
            </w:pPr>
            <w:r>
              <w:rPr>
                <w:rFonts w:asciiTheme="minorHAnsi" w:hAnsiTheme="minorHAnsi"/>
                <w:lang w:val="en-US"/>
              </w:rPr>
              <w:t xml:space="preserve">Method </w:t>
            </w:r>
          </w:p>
        </w:tc>
        <w:tc>
          <w:tcPr>
            <w:tcW w:w="2143" w:type="dxa"/>
          </w:tcPr>
          <w:p w14:paraId="5F27D4D4" w14:textId="15567845" w:rsidR="000E74DC" w:rsidRDefault="000E74DC" w:rsidP="00344FE2">
            <w:pPr>
              <w:pStyle w:val="font-claude-response-body"/>
              <w:rPr>
                <w:rFonts w:asciiTheme="minorHAnsi" w:hAnsiTheme="minorHAnsi"/>
                <w:lang w:val="en-US"/>
              </w:rPr>
            </w:pPr>
            <w:r>
              <w:rPr>
                <w:rFonts w:asciiTheme="minorHAnsi" w:hAnsiTheme="minorHAnsi"/>
                <w:lang w:val="en-US"/>
              </w:rPr>
              <w:t>Binders captured</w:t>
            </w:r>
          </w:p>
        </w:tc>
        <w:tc>
          <w:tcPr>
            <w:tcW w:w="2426" w:type="dxa"/>
          </w:tcPr>
          <w:p w14:paraId="161CA51B" w14:textId="1CE54CF2" w:rsidR="000E74DC" w:rsidRDefault="000E74DC" w:rsidP="00344FE2">
            <w:pPr>
              <w:pStyle w:val="font-claude-response-body"/>
              <w:rPr>
                <w:rFonts w:asciiTheme="minorHAnsi" w:hAnsiTheme="minorHAnsi"/>
                <w:lang w:val="en-US"/>
              </w:rPr>
            </w:pPr>
            <w:r>
              <w:rPr>
                <w:rFonts w:asciiTheme="minorHAnsi" w:hAnsiTheme="minorHAnsi"/>
                <w:lang w:val="en-US"/>
              </w:rPr>
              <w:t>Unique binders*</w:t>
            </w:r>
          </w:p>
        </w:tc>
        <w:tc>
          <w:tcPr>
            <w:tcW w:w="2561" w:type="dxa"/>
          </w:tcPr>
          <w:p w14:paraId="35C04133" w14:textId="21F769CB" w:rsidR="000E74DC" w:rsidRDefault="000E74DC" w:rsidP="00344FE2">
            <w:pPr>
              <w:pStyle w:val="font-claude-response-body"/>
              <w:rPr>
                <w:rFonts w:asciiTheme="minorHAnsi" w:hAnsiTheme="minorHAnsi"/>
                <w:lang w:val="en-US"/>
              </w:rPr>
            </w:pPr>
            <w:r>
              <w:rPr>
                <w:rFonts w:asciiTheme="minorHAnsi" w:hAnsiTheme="minorHAnsi"/>
                <w:lang w:val="en-US"/>
              </w:rPr>
              <w:t xml:space="preserve">Selection rationale </w:t>
            </w:r>
          </w:p>
        </w:tc>
      </w:tr>
      <w:tr w:rsidR="00D977A5" w14:paraId="4CE16210" w14:textId="6023FF6B" w:rsidTr="00D977A5">
        <w:trPr>
          <w:trHeight w:val="479"/>
        </w:trPr>
        <w:tc>
          <w:tcPr>
            <w:tcW w:w="2674" w:type="dxa"/>
          </w:tcPr>
          <w:p w14:paraId="0569E7F7" w14:textId="07CF1646" w:rsidR="000E74DC" w:rsidRDefault="000E74DC" w:rsidP="00C82D61">
            <w:pPr>
              <w:pStyle w:val="font-claude-response-body"/>
              <w:rPr>
                <w:rFonts w:asciiTheme="minorHAnsi" w:hAnsiTheme="minorHAnsi"/>
                <w:lang w:val="en-US"/>
              </w:rPr>
            </w:pPr>
            <w:r>
              <w:rPr>
                <w:rFonts w:asciiTheme="minorHAnsi" w:hAnsiTheme="minorHAnsi"/>
                <w:lang w:val="en-US"/>
              </w:rPr>
              <w:t>Bi-feature (high)</w:t>
            </w:r>
          </w:p>
        </w:tc>
        <w:tc>
          <w:tcPr>
            <w:tcW w:w="2143" w:type="dxa"/>
          </w:tcPr>
          <w:p w14:paraId="4AF49D8F" w14:textId="2843E31C" w:rsidR="000E74DC" w:rsidRDefault="000E74DC" w:rsidP="00C82D61">
            <w:pPr>
              <w:pStyle w:val="font-claude-response-body"/>
              <w:rPr>
                <w:rFonts w:asciiTheme="minorHAnsi" w:hAnsiTheme="minorHAnsi"/>
                <w:lang w:val="en-US"/>
              </w:rPr>
            </w:pPr>
            <w:r>
              <w:rPr>
                <w:rFonts w:asciiTheme="minorHAnsi" w:hAnsiTheme="minorHAnsi"/>
                <w:lang w:val="en-US"/>
              </w:rPr>
              <w:t>35/37 (95%)</w:t>
            </w:r>
          </w:p>
        </w:tc>
        <w:tc>
          <w:tcPr>
            <w:tcW w:w="2426" w:type="dxa"/>
          </w:tcPr>
          <w:p w14:paraId="254D64F2" w14:textId="1EC97BE6" w:rsidR="000E74DC" w:rsidRDefault="0034531A" w:rsidP="00C82D61">
            <w:pPr>
              <w:pStyle w:val="font-claude-response-body"/>
              <w:rPr>
                <w:rFonts w:asciiTheme="minorHAnsi" w:hAnsiTheme="minorHAnsi"/>
                <w:lang w:val="en-US"/>
              </w:rPr>
            </w:pPr>
            <w:r>
              <w:rPr>
                <w:rFonts w:asciiTheme="minorHAnsi" w:hAnsiTheme="minorHAnsi"/>
                <w:lang w:val="en-US"/>
              </w:rPr>
              <w:t>12</w:t>
            </w:r>
          </w:p>
        </w:tc>
        <w:tc>
          <w:tcPr>
            <w:tcW w:w="2561" w:type="dxa"/>
          </w:tcPr>
          <w:p w14:paraId="600A9093" w14:textId="6132F59A" w:rsidR="000E74DC" w:rsidRDefault="000E74DC" w:rsidP="00C82D61">
            <w:pPr>
              <w:pStyle w:val="font-claude-response-body"/>
              <w:rPr>
                <w:rFonts w:asciiTheme="minorHAnsi" w:hAnsiTheme="minorHAnsi"/>
                <w:lang w:val="en-US"/>
              </w:rPr>
            </w:pPr>
            <w:r>
              <w:rPr>
                <w:rFonts w:asciiTheme="minorHAnsi" w:hAnsiTheme="minorHAnsi"/>
                <w:lang w:val="en-US"/>
              </w:rPr>
              <w:t xml:space="preserve">All </w:t>
            </w:r>
          </w:p>
        </w:tc>
      </w:tr>
      <w:tr w:rsidR="00D977A5" w14:paraId="2301AF65" w14:textId="77777777" w:rsidTr="00D977A5">
        <w:trPr>
          <w:trHeight w:val="1007"/>
        </w:trPr>
        <w:tc>
          <w:tcPr>
            <w:tcW w:w="2674" w:type="dxa"/>
          </w:tcPr>
          <w:p w14:paraId="770D2736" w14:textId="7EB6DD00" w:rsidR="000E74DC" w:rsidRDefault="000E74DC" w:rsidP="0018595A">
            <w:pPr>
              <w:pStyle w:val="font-claude-response-body"/>
              <w:rPr>
                <w:rFonts w:asciiTheme="minorHAnsi" w:hAnsiTheme="minorHAnsi"/>
                <w:lang w:val="en-US"/>
              </w:rPr>
            </w:pPr>
            <w:r>
              <w:rPr>
                <w:rFonts w:asciiTheme="minorHAnsi" w:hAnsiTheme="minorHAnsi"/>
                <w:lang w:val="en-US"/>
              </w:rPr>
              <w:lastRenderedPageBreak/>
              <w:t>Evidence-level (high)</w:t>
            </w:r>
          </w:p>
        </w:tc>
        <w:tc>
          <w:tcPr>
            <w:tcW w:w="2143" w:type="dxa"/>
          </w:tcPr>
          <w:p w14:paraId="4EA6413F" w14:textId="6CD04BA4" w:rsidR="000E74DC" w:rsidRDefault="000E74DC" w:rsidP="0018595A">
            <w:pPr>
              <w:pStyle w:val="font-claude-response-body"/>
              <w:rPr>
                <w:rFonts w:asciiTheme="minorHAnsi" w:hAnsiTheme="minorHAnsi"/>
                <w:lang w:val="en-US"/>
              </w:rPr>
            </w:pPr>
            <w:r>
              <w:rPr>
                <w:rFonts w:asciiTheme="minorHAnsi" w:hAnsiTheme="minorHAnsi"/>
                <w:lang w:val="en-US"/>
              </w:rPr>
              <w:t>19/37 (51%)</w:t>
            </w:r>
          </w:p>
        </w:tc>
        <w:tc>
          <w:tcPr>
            <w:tcW w:w="2426" w:type="dxa"/>
          </w:tcPr>
          <w:p w14:paraId="5B21E6AD" w14:textId="63FBDDD9" w:rsidR="000E74DC" w:rsidRDefault="000E1AB6" w:rsidP="0018595A">
            <w:pPr>
              <w:pStyle w:val="font-claude-response-body"/>
              <w:rPr>
                <w:rFonts w:asciiTheme="minorHAnsi" w:hAnsiTheme="minorHAnsi"/>
                <w:lang w:val="en-US"/>
              </w:rPr>
            </w:pPr>
            <w:r>
              <w:rPr>
                <w:rFonts w:asciiTheme="minorHAnsi" w:hAnsiTheme="minorHAnsi"/>
                <w:lang w:val="en-US"/>
              </w:rPr>
              <w:t>1</w:t>
            </w:r>
          </w:p>
        </w:tc>
        <w:tc>
          <w:tcPr>
            <w:tcW w:w="2561" w:type="dxa"/>
          </w:tcPr>
          <w:p w14:paraId="69740571" w14:textId="00560443" w:rsidR="000E74DC" w:rsidRDefault="000E74DC" w:rsidP="0018595A">
            <w:pPr>
              <w:pStyle w:val="font-claude-response-body"/>
              <w:rPr>
                <w:rFonts w:asciiTheme="minorHAnsi" w:hAnsiTheme="minorHAnsi"/>
                <w:lang w:val="en-US"/>
              </w:rPr>
            </w:pPr>
            <w:r>
              <w:rPr>
                <w:rFonts w:asciiTheme="minorHAnsi" w:hAnsiTheme="minorHAnsi"/>
                <w:lang w:val="en-US"/>
              </w:rPr>
              <w:t>63%</w:t>
            </w:r>
          </w:p>
        </w:tc>
      </w:tr>
      <w:tr w:rsidR="00D977A5" w14:paraId="63AED84A" w14:textId="7228BED3" w:rsidTr="00D977A5">
        <w:trPr>
          <w:trHeight w:val="1007"/>
        </w:trPr>
        <w:tc>
          <w:tcPr>
            <w:tcW w:w="2674" w:type="dxa"/>
          </w:tcPr>
          <w:p w14:paraId="7D7BE616" w14:textId="59DA2B83" w:rsidR="000E74DC" w:rsidRDefault="000E74DC" w:rsidP="0018595A">
            <w:pPr>
              <w:pStyle w:val="font-claude-response-body"/>
              <w:rPr>
                <w:rFonts w:asciiTheme="minorHAnsi" w:hAnsiTheme="minorHAnsi"/>
                <w:lang w:val="en-US"/>
              </w:rPr>
            </w:pPr>
            <w:r>
              <w:rPr>
                <w:rFonts w:asciiTheme="minorHAnsi" w:hAnsiTheme="minorHAnsi"/>
                <w:lang w:val="en-US"/>
              </w:rPr>
              <w:t>Multi-feature (high)</w:t>
            </w:r>
          </w:p>
        </w:tc>
        <w:tc>
          <w:tcPr>
            <w:tcW w:w="2143" w:type="dxa"/>
          </w:tcPr>
          <w:p w14:paraId="1536D7E0" w14:textId="51488B33" w:rsidR="000E74DC" w:rsidRDefault="000E74DC" w:rsidP="0018595A">
            <w:pPr>
              <w:pStyle w:val="font-claude-response-body"/>
              <w:rPr>
                <w:rFonts w:asciiTheme="minorHAnsi" w:hAnsiTheme="minorHAnsi"/>
                <w:lang w:val="en-US"/>
              </w:rPr>
            </w:pPr>
            <w:r>
              <w:rPr>
                <w:rFonts w:asciiTheme="minorHAnsi" w:hAnsiTheme="minorHAnsi"/>
                <w:lang w:val="en-US"/>
              </w:rPr>
              <w:t>11/37 (30%)</w:t>
            </w:r>
          </w:p>
        </w:tc>
        <w:tc>
          <w:tcPr>
            <w:tcW w:w="2426" w:type="dxa"/>
          </w:tcPr>
          <w:p w14:paraId="740465D8" w14:textId="05B38843" w:rsidR="000E74DC" w:rsidRDefault="000E1AB6" w:rsidP="0018595A">
            <w:pPr>
              <w:pStyle w:val="font-claude-response-body"/>
              <w:rPr>
                <w:rFonts w:asciiTheme="minorHAnsi" w:hAnsiTheme="minorHAnsi"/>
                <w:lang w:val="en-US"/>
              </w:rPr>
            </w:pPr>
            <w:r>
              <w:rPr>
                <w:rFonts w:asciiTheme="minorHAnsi" w:hAnsiTheme="minorHAnsi"/>
                <w:lang w:val="en-US"/>
              </w:rPr>
              <w:t>1</w:t>
            </w:r>
          </w:p>
        </w:tc>
        <w:tc>
          <w:tcPr>
            <w:tcW w:w="2561" w:type="dxa"/>
          </w:tcPr>
          <w:p w14:paraId="202D9DD0" w14:textId="005D8EDF" w:rsidR="000E74DC" w:rsidRDefault="000E74DC" w:rsidP="0018595A">
            <w:pPr>
              <w:pStyle w:val="font-claude-response-body"/>
              <w:rPr>
                <w:rFonts w:asciiTheme="minorHAnsi" w:hAnsiTheme="minorHAnsi"/>
                <w:lang w:val="en-US"/>
              </w:rPr>
            </w:pPr>
            <w:r>
              <w:rPr>
                <w:rFonts w:asciiTheme="minorHAnsi" w:hAnsiTheme="minorHAnsi"/>
                <w:lang w:val="en-US"/>
              </w:rPr>
              <w:t>38%</w:t>
            </w:r>
          </w:p>
        </w:tc>
      </w:tr>
      <w:tr w:rsidR="00D977A5" w14:paraId="1E88FF7C" w14:textId="7F6189C0" w:rsidTr="00D977A5">
        <w:trPr>
          <w:trHeight w:val="479"/>
        </w:trPr>
        <w:tc>
          <w:tcPr>
            <w:tcW w:w="2674" w:type="dxa"/>
          </w:tcPr>
          <w:p w14:paraId="6B7CCC5A" w14:textId="31322AB9" w:rsidR="000E74DC" w:rsidRDefault="000E74DC" w:rsidP="0018595A">
            <w:pPr>
              <w:pStyle w:val="font-claude-response-body"/>
              <w:rPr>
                <w:rFonts w:asciiTheme="minorHAnsi" w:hAnsiTheme="minorHAnsi"/>
                <w:lang w:val="en-US"/>
              </w:rPr>
            </w:pPr>
            <w:r>
              <w:rPr>
                <w:rFonts w:asciiTheme="minorHAnsi" w:hAnsiTheme="minorHAnsi"/>
                <w:lang w:val="en-US"/>
              </w:rPr>
              <w:t>All three (high)</w:t>
            </w:r>
          </w:p>
        </w:tc>
        <w:tc>
          <w:tcPr>
            <w:tcW w:w="2143" w:type="dxa"/>
          </w:tcPr>
          <w:p w14:paraId="2DB87828" w14:textId="0E1A64D9" w:rsidR="000E74DC" w:rsidRDefault="000E74DC" w:rsidP="0018595A">
            <w:pPr>
              <w:pStyle w:val="font-claude-response-body"/>
              <w:rPr>
                <w:rFonts w:asciiTheme="minorHAnsi" w:hAnsiTheme="minorHAnsi"/>
                <w:lang w:val="en-US"/>
              </w:rPr>
            </w:pPr>
            <w:r>
              <w:rPr>
                <w:rFonts w:asciiTheme="minorHAnsi" w:hAnsiTheme="minorHAnsi"/>
                <w:lang w:val="en-US"/>
              </w:rPr>
              <w:t>6/37 (16%)</w:t>
            </w:r>
          </w:p>
        </w:tc>
        <w:tc>
          <w:tcPr>
            <w:tcW w:w="2426" w:type="dxa"/>
          </w:tcPr>
          <w:p w14:paraId="18E659BF" w14:textId="18A145EB" w:rsidR="000E74DC" w:rsidRDefault="000E74DC" w:rsidP="0018595A">
            <w:pPr>
              <w:pStyle w:val="font-claude-response-body"/>
              <w:rPr>
                <w:rFonts w:asciiTheme="minorHAnsi" w:hAnsiTheme="minorHAnsi"/>
                <w:lang w:val="en-US"/>
              </w:rPr>
            </w:pPr>
            <w:r>
              <w:rPr>
                <w:rFonts w:asciiTheme="minorHAnsi" w:hAnsiTheme="minorHAnsi"/>
                <w:lang w:val="en-US"/>
              </w:rPr>
              <w:t>0</w:t>
            </w:r>
          </w:p>
        </w:tc>
        <w:tc>
          <w:tcPr>
            <w:tcW w:w="2561" w:type="dxa"/>
          </w:tcPr>
          <w:p w14:paraId="5BEE8615" w14:textId="77777777" w:rsidR="000E74DC" w:rsidRDefault="000E74DC" w:rsidP="0018595A">
            <w:pPr>
              <w:pStyle w:val="font-claude-response-body"/>
              <w:rPr>
                <w:rFonts w:asciiTheme="minorHAnsi" w:hAnsiTheme="minorHAnsi"/>
                <w:lang w:val="en-US"/>
              </w:rPr>
            </w:pPr>
          </w:p>
        </w:tc>
      </w:tr>
      <w:tr w:rsidR="00D977A5" w14:paraId="5B86B76C" w14:textId="1F203530" w:rsidTr="00D977A5">
        <w:trPr>
          <w:trHeight w:val="1007"/>
        </w:trPr>
        <w:tc>
          <w:tcPr>
            <w:tcW w:w="2674" w:type="dxa"/>
          </w:tcPr>
          <w:p w14:paraId="08BE0839" w14:textId="560BC33D" w:rsidR="000E74DC" w:rsidRDefault="000E74DC" w:rsidP="0018595A">
            <w:pPr>
              <w:pStyle w:val="font-claude-response-body"/>
              <w:rPr>
                <w:rFonts w:asciiTheme="minorHAnsi" w:hAnsiTheme="minorHAnsi"/>
                <w:lang w:val="en-US"/>
              </w:rPr>
            </w:pPr>
            <w:r>
              <w:rPr>
                <w:rFonts w:asciiTheme="minorHAnsi" w:hAnsiTheme="minorHAnsi"/>
                <w:lang w:val="en-US"/>
              </w:rPr>
              <w:t>At least one method (high)</w:t>
            </w:r>
          </w:p>
        </w:tc>
        <w:tc>
          <w:tcPr>
            <w:tcW w:w="2143" w:type="dxa"/>
          </w:tcPr>
          <w:p w14:paraId="7D4E33D1" w14:textId="5E90DBDC" w:rsidR="000E74DC" w:rsidRDefault="000E74DC" w:rsidP="0018595A">
            <w:pPr>
              <w:pStyle w:val="font-claude-response-body"/>
              <w:rPr>
                <w:rFonts w:asciiTheme="minorHAnsi" w:hAnsiTheme="minorHAnsi"/>
                <w:lang w:val="en-US"/>
              </w:rPr>
            </w:pPr>
            <w:r>
              <w:rPr>
                <w:rFonts w:asciiTheme="minorHAnsi" w:hAnsiTheme="minorHAnsi"/>
                <w:lang w:val="en-US"/>
              </w:rPr>
              <w:t>37/37 (100%)</w:t>
            </w:r>
          </w:p>
        </w:tc>
        <w:tc>
          <w:tcPr>
            <w:tcW w:w="2426" w:type="dxa"/>
          </w:tcPr>
          <w:p w14:paraId="3C26D336" w14:textId="57AB8475" w:rsidR="000E74DC" w:rsidRDefault="00B2423D" w:rsidP="0018595A">
            <w:pPr>
              <w:pStyle w:val="font-claude-response-body"/>
              <w:rPr>
                <w:rFonts w:asciiTheme="minorHAnsi" w:hAnsiTheme="minorHAnsi"/>
                <w:lang w:val="en-US"/>
              </w:rPr>
            </w:pPr>
            <w:r>
              <w:rPr>
                <w:rFonts w:asciiTheme="minorHAnsi" w:hAnsiTheme="minorHAnsi"/>
                <w:lang w:val="en-US"/>
              </w:rPr>
              <w:t>-</w:t>
            </w:r>
          </w:p>
        </w:tc>
        <w:tc>
          <w:tcPr>
            <w:tcW w:w="2561" w:type="dxa"/>
          </w:tcPr>
          <w:p w14:paraId="31A53CEB" w14:textId="77777777" w:rsidR="000E74DC" w:rsidRDefault="000E74DC" w:rsidP="0018595A">
            <w:pPr>
              <w:pStyle w:val="font-claude-response-body"/>
              <w:rPr>
                <w:rFonts w:asciiTheme="minorHAnsi" w:hAnsiTheme="minorHAnsi"/>
                <w:lang w:val="en-US"/>
              </w:rPr>
            </w:pPr>
          </w:p>
        </w:tc>
      </w:tr>
    </w:tbl>
    <w:p w14:paraId="19A7A28D" w14:textId="2495A884" w:rsidR="003E1A7E" w:rsidRPr="00D977A5" w:rsidRDefault="00A92DE7" w:rsidP="00344FE2">
      <w:pPr>
        <w:pStyle w:val="font-claude-response-body"/>
        <w:rPr>
          <w:rFonts w:asciiTheme="minorHAnsi" w:eastAsiaTheme="minorEastAsia" w:hAnsiTheme="minorHAnsi" w:cstheme="minorBidi"/>
          <w:lang w:val="en-US" w:eastAsia="zh-CN"/>
        </w:rPr>
      </w:pPr>
      <w:r w:rsidRPr="00D977A5">
        <w:rPr>
          <w:rFonts w:asciiTheme="minorHAnsi" w:eastAsiaTheme="minorEastAsia" w:hAnsiTheme="minorHAnsi" w:cstheme="minorBidi"/>
          <w:lang w:val="en-US" w:eastAsia="zh-CN"/>
        </w:rPr>
        <w:t>Our strategic selection identified 37 binders from 373 tested peptides (9.9%), representing substantial enrichment over proteome-wide baseline (~1-2%). This demonstrates effective prioritization for therapeutic development, where goal is maximizing yield from limited validation budget rather than unbiased proteome-wide performance assessment</w:t>
      </w:r>
    </w:p>
    <w:p w14:paraId="1E748096" w14:textId="192375C9" w:rsidR="006813EC" w:rsidRPr="009044EC" w:rsidRDefault="00385184" w:rsidP="00385184">
      <w:pPr>
        <w:pStyle w:val="Textkrper"/>
      </w:pPr>
      <w:r w:rsidRPr="009044EC">
        <w:t>In total, 37 peptides bound to the reference antibody. While 11 were previously disclosed as potential MAGEA3 off-targets</w:t>
      </w:r>
      <w:r w:rsidR="003F2C3C" w:rsidRPr="009044EC">
        <w:t xml:space="preserve"> [CITE]</w:t>
      </w:r>
      <w:r w:rsidRPr="009044EC">
        <w:t>, 26 were novel in this context. The binders, 1̃0% of tested peptides, were identified across multiple prediction strategies, validating the complementary nature of our multi-modal approach. Notably, PPP2R1B-GIAELVHFS was the only peptide in our panel with mismatches exclusively at the anchor positions (P1, P2, and P3), and it did not achieve a consensus rank within our three-level ranking system (</w:t>
      </w:r>
      <w:r w:rsidR="00296744">
        <w:t xml:space="preserve">Bi-feature = moderate, Multi-feature = </w:t>
      </w:r>
      <w:r w:rsidRPr="009044EC">
        <w:t xml:space="preserve">high, </w:t>
      </w:r>
      <w:r w:rsidR="00296744">
        <w:t>Evidence-level =</w:t>
      </w:r>
      <w:r w:rsidRPr="009044EC">
        <w:t xml:space="preserve"> very low). Experimental </w:t>
      </w:r>
      <w:r w:rsidR="00F30EE5">
        <w:t>evaluation</w:t>
      </w:r>
      <w:r w:rsidR="00F30EE5" w:rsidRPr="009044EC">
        <w:t xml:space="preserve"> </w:t>
      </w:r>
      <w:r w:rsidRPr="009044EC">
        <w:t xml:space="preserve">demonstrated that it </w:t>
      </w:r>
      <w:r w:rsidR="00296744">
        <w:t>did</w:t>
      </w:r>
      <w:r w:rsidR="00296744" w:rsidRPr="009044EC">
        <w:t xml:space="preserve"> </w:t>
      </w:r>
      <w:r w:rsidRPr="009044EC">
        <w:t xml:space="preserve">not bind to the antibody, </w:t>
      </w:r>
      <w:commentRangeStart w:id="56"/>
      <w:r w:rsidRPr="00F30EE5">
        <w:t>reinforcing our classification of binding positions and highlighting the critical role of positional context in experiment design.</w:t>
      </w:r>
      <w:commentRangeEnd w:id="56"/>
      <w:r w:rsidR="00F30EE5" w:rsidRPr="009044EC">
        <w:rPr>
          <w:rStyle w:val="Kommentarzeichen"/>
          <w:sz w:val="24"/>
          <w:szCs w:val="24"/>
        </w:rPr>
        <w:commentReference w:id="56"/>
      </w:r>
      <w:r w:rsidRPr="009044EC">
        <w:t xml:space="preserve"> </w:t>
      </w:r>
    </w:p>
    <w:p w14:paraId="22EEBCA6" w14:textId="66E4D355" w:rsidR="00385184" w:rsidRPr="009044EC" w:rsidRDefault="00385184" w:rsidP="00385184">
      <w:pPr>
        <w:pStyle w:val="Textkrper"/>
      </w:pPr>
      <w:r w:rsidRPr="009044EC">
        <w:t>Figure </w:t>
      </w:r>
      <w:hyperlink w:anchor="fig:fig4">
        <w:r w:rsidRPr="009044EC">
          <w:rPr>
            <w:rStyle w:val="Hyperlink"/>
          </w:rPr>
          <w:t>4</w:t>
        </w:r>
      </w:hyperlink>
      <w:r w:rsidRPr="009044EC">
        <w:t xml:space="preserve">.C shows the gene expression profiles of source proteins for all 37 confirmed binders relative to the target. The gene expression revealed an </w:t>
      </w:r>
      <w:r w:rsidR="00A82427" w:rsidRPr="009044EC">
        <w:t>instructive pattern</w:t>
      </w:r>
      <w:r w:rsidR="00A82427">
        <w:t>: the</w:t>
      </w:r>
      <w:r w:rsidR="00A82427" w:rsidRPr="009044EC">
        <w:t xml:space="preserve"> known </w:t>
      </w:r>
      <w:r w:rsidRPr="009044EC">
        <w:t xml:space="preserve">off-targets (n=11) predominantly showed target-like expression (7/11), while novel off-targets (n=26) were enriched for elevated expression (22/26, </w:t>
      </w:r>
      <m:oMath>
        <m:r>
          <m:rPr>
            <m:sty m:val="p"/>
          </m:rPr>
          <w:rPr>
            <w:rFonts w:ascii="Cambria Math" w:hAnsi="Cambria Math"/>
          </w:rPr>
          <m:t>≥</m:t>
        </m:r>
      </m:oMath>
      <w:r w:rsidRPr="009044EC">
        <w:t>2-fold). Critically, this distribution emerged because EpiTox applies expression as a post-prediction annotation rather than a selection criterion.</w:t>
      </w:r>
    </w:p>
    <w:p w14:paraId="1D9785F6" w14:textId="77777777" w:rsidR="00385184" w:rsidRPr="009044EC" w:rsidRDefault="00385184" w:rsidP="00A67EC4">
      <w:pPr>
        <w:pStyle w:val="Textkrper"/>
      </w:pPr>
    </w:p>
    <w:p w14:paraId="45FB0818" w14:textId="61188E7F" w:rsidR="00F85D85" w:rsidRPr="009044EC" w:rsidRDefault="00385184">
      <w:pPr>
        <w:pStyle w:val="CaptionedFigure"/>
      </w:pPr>
      <w:bookmarkStart w:id="57" w:name="fig:fig4"/>
      <w:r w:rsidRPr="00D977A5">
        <w:rPr>
          <w:noProof/>
        </w:rPr>
        <w:lastRenderedPageBreak/>
        <w:drawing>
          <wp:inline distT="0" distB="0" distL="0" distR="0" wp14:anchorId="448BAA71" wp14:editId="409BAE18">
            <wp:extent cx="5681133" cy="5051274"/>
            <wp:effectExtent l="0" t="0" r="0" b="0"/>
            <wp:docPr id="2102478736" name="Grafik 5" descr="Ein Bild, das Screenshot, Text, Multimedia-Software, Software enthält.&#10;&#10;KI-generierte Inhalte können fehlerhaft sein.">
              <a:extLst xmlns:a="http://schemas.openxmlformats.org/drawingml/2006/main">
                <a:ext uri="{FF2B5EF4-FFF2-40B4-BE49-F238E27FC236}">
                  <a16:creationId xmlns:a16="http://schemas.microsoft.com/office/drawing/2014/main" id="{F377FBFA-2957-50C8-D3D2-2244A6165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78736" name="Grafik 5" descr="Ein Bild, das Screenshot, Text, Multimedia-Software, Software enthält.&#10;&#10;KI-generierte Inhalte können fehlerhaft sein.">
                      <a:extLst>
                        <a:ext uri="{FF2B5EF4-FFF2-40B4-BE49-F238E27FC236}">
                          <a16:creationId xmlns:a16="http://schemas.microsoft.com/office/drawing/2014/main" id="{F377FBFA-2957-50C8-D3D2-2244A6165879}"/>
                        </a:ext>
                      </a:extLst>
                    </pic:cNvPr>
                    <pic:cNvPicPr>
                      <a:picLocks noChangeAspect="1"/>
                    </pic:cNvPicPr>
                  </pic:nvPicPr>
                  <pic:blipFill>
                    <a:blip r:embed="rId18"/>
                    <a:srcRect t="39630"/>
                    <a:stretch>
                      <a:fillRect/>
                    </a:stretch>
                  </pic:blipFill>
                  <pic:spPr>
                    <a:xfrm>
                      <a:off x="0" y="0"/>
                      <a:ext cx="5687702" cy="5057115"/>
                    </a:xfrm>
                    <a:prstGeom prst="rect">
                      <a:avLst/>
                    </a:prstGeom>
                  </pic:spPr>
                </pic:pic>
              </a:graphicData>
            </a:graphic>
          </wp:inline>
        </w:drawing>
      </w:r>
    </w:p>
    <w:p w14:paraId="518C6628" w14:textId="77777777" w:rsidR="003E67D0" w:rsidRPr="009044EC" w:rsidRDefault="00BC66F8">
      <w:pPr>
        <w:pStyle w:val="ImageCaption"/>
        <w:rPr>
          <w:b/>
          <w:bCs/>
          <w:sz w:val="22"/>
          <w:szCs w:val="22"/>
        </w:rPr>
      </w:pPr>
      <w:r w:rsidRPr="009044EC">
        <w:rPr>
          <w:sz w:val="22"/>
          <w:szCs w:val="22"/>
        </w:rPr>
        <w:t xml:space="preserve"> </w:t>
      </w:r>
      <w:r w:rsidR="00B6272B" w:rsidRPr="009044EC">
        <w:rPr>
          <w:b/>
          <w:bCs/>
          <w:sz w:val="22"/>
          <w:szCs w:val="22"/>
        </w:rPr>
        <w:t xml:space="preserve">Figure </w:t>
      </w:r>
      <w:r w:rsidR="00385184" w:rsidRPr="009044EC">
        <w:rPr>
          <w:b/>
          <w:bCs/>
          <w:sz w:val="22"/>
          <w:szCs w:val="22"/>
        </w:rPr>
        <w:t>6</w:t>
      </w:r>
      <w:r w:rsidR="00B6272B" w:rsidRPr="009044EC">
        <w:rPr>
          <w:b/>
          <w:bCs/>
          <w:sz w:val="22"/>
          <w:szCs w:val="22"/>
        </w:rPr>
        <w:t xml:space="preserve">: </w:t>
      </w:r>
      <w:r w:rsidR="00C96E95" w:rsidRPr="009044EC">
        <w:rPr>
          <w:b/>
          <w:bCs/>
          <w:sz w:val="22"/>
          <w:szCs w:val="22"/>
        </w:rPr>
        <w:t>Experimental evaluation of EpiTox predicted peptides</w:t>
      </w:r>
    </w:p>
    <w:p w14:paraId="09B9A682" w14:textId="39C4575E" w:rsidR="00F85D85" w:rsidRPr="009044EC" w:rsidRDefault="000E66B4">
      <w:pPr>
        <w:pStyle w:val="ImageCaption"/>
        <w:rPr>
          <w:sz w:val="22"/>
          <w:szCs w:val="22"/>
        </w:rPr>
      </w:pPr>
      <w:r w:rsidRPr="009044EC">
        <w:rPr>
          <w:sz w:val="22"/>
          <w:szCs w:val="22"/>
        </w:rPr>
        <w:t xml:space="preserve"> </w:t>
      </w:r>
      <w:r w:rsidR="006B594E" w:rsidRPr="009044EC">
        <w:rPr>
          <w:sz w:val="22"/>
          <w:szCs w:val="22"/>
        </w:rPr>
        <w:t>H</w:t>
      </w:r>
      <w:r w:rsidR="00BC66F8" w:rsidRPr="009044EC">
        <w:rPr>
          <w:sz w:val="22"/>
          <w:szCs w:val="22"/>
        </w:rPr>
        <w:t xml:space="preserve">eatmap showing gene expression profiles across multiple tissues for 37 binders according to highSCORE. Gene expression values are displayed as log2 fold-change relative to target expression in the tissue. Top annotations from outermost to heatmap: </w:t>
      </w:r>
      <w:r w:rsidR="003E67D0" w:rsidRPr="009044EC">
        <w:rPr>
          <w:sz w:val="22"/>
          <w:szCs w:val="22"/>
        </w:rPr>
        <w:t xml:space="preserve">known </w:t>
      </w:r>
      <w:r w:rsidR="00BC66F8" w:rsidRPr="009044EC">
        <w:rPr>
          <w:sz w:val="22"/>
          <w:szCs w:val="22"/>
        </w:rPr>
        <w:t>peptide</w:t>
      </w:r>
      <w:r w:rsidR="00CF535A" w:rsidRPr="009044EC">
        <w:rPr>
          <w:sz w:val="22"/>
          <w:szCs w:val="22"/>
        </w:rPr>
        <w:t>s</w:t>
      </w:r>
      <w:r w:rsidR="00BC66F8" w:rsidRPr="009044EC">
        <w:rPr>
          <w:sz w:val="22"/>
          <w:szCs w:val="22"/>
        </w:rPr>
        <w:t xml:space="preserve"> in MAGEA3 studies &amp; patent versus other; Off-targets mismatch profile at anchor position compared to the target; wildtype (WT) versus SNP-derived peptides; log2-transformed KD fold-change relative to target; negative values indicate lower binding affinity compared to target and </w:t>
      </w:r>
      <w:r w:rsidR="003E67D0" w:rsidRPr="009044EC">
        <w:rPr>
          <w:sz w:val="22"/>
          <w:szCs w:val="22"/>
        </w:rPr>
        <w:t>vice</w:t>
      </w:r>
      <w:r w:rsidR="00BC66F8" w:rsidRPr="009044EC">
        <w:rPr>
          <w:sz w:val="22"/>
          <w:szCs w:val="22"/>
        </w:rPr>
        <w:t xml:space="preserve"> versa; bar plot showing total gene expression (Total) summed across tissues per peptide. Bottom annotations: Bi-feature rank, Multi-feature rank, and Experimental Evidence.</w:t>
      </w:r>
    </w:p>
    <w:bookmarkEnd w:id="57"/>
    <w:p w14:paraId="434FD32D" w14:textId="7754C66F" w:rsidR="00F85D85" w:rsidRPr="00FD7A3C" w:rsidRDefault="00BC66F8">
      <w:pPr>
        <w:pStyle w:val="Textkrper"/>
      </w:pPr>
      <w:commentRangeStart w:id="58"/>
      <w:r w:rsidRPr="009044EC">
        <w:t>Sequence logo analysis of validated peptides, (Supplementary figure XX), reveals conservation patterns consistent with HLA-A*02 anchor requirements (positions 1-3, hydrophobic residues) and a putative antibody recognition motif at position 4 (acidic residue, E). Variable positions (5-8) suggest antibody tolerance for substitutions at peripheral contact sites. This pattern validates that EpiTox captures peptides with shared MHC presentation and cross-reactivity potential.</w:t>
      </w:r>
      <w:commentRangeEnd w:id="58"/>
      <w:r w:rsidR="00802223" w:rsidRPr="00FD7A3C">
        <w:rPr>
          <w:rStyle w:val="Kommentarzeichen"/>
          <w:sz w:val="24"/>
          <w:szCs w:val="24"/>
        </w:rPr>
        <w:commentReference w:id="58"/>
      </w:r>
    </w:p>
    <w:p w14:paraId="390F0DCE" w14:textId="6D06E46C" w:rsidR="00E12843" w:rsidRPr="009044EC" w:rsidRDefault="00E12843">
      <w:pPr>
        <w:pStyle w:val="Textkrper"/>
        <w:rPr>
          <w:i/>
          <w:iCs/>
        </w:rPr>
      </w:pPr>
      <w:r w:rsidRPr="009044EC">
        <w:rPr>
          <w:i/>
          <w:iCs/>
        </w:rPr>
        <w:t xml:space="preserve">Table </w:t>
      </w:r>
      <w:r w:rsidR="0077542F" w:rsidRPr="009044EC">
        <w:rPr>
          <w:i/>
          <w:iCs/>
        </w:rPr>
        <w:t>5: SNP-derived peptide ranked by different scores</w:t>
      </w:r>
    </w:p>
    <w:tbl>
      <w:tblPr>
        <w:tblStyle w:val="TabellemithellemGitternetz"/>
        <w:tblW w:w="0" w:type="auto"/>
        <w:tblInd w:w="108" w:type="dxa"/>
        <w:tblLook w:val="0020" w:firstRow="1" w:lastRow="0" w:firstColumn="0" w:lastColumn="0" w:noHBand="0" w:noVBand="0"/>
      </w:tblPr>
      <w:tblGrid>
        <w:gridCol w:w="1772"/>
        <w:gridCol w:w="692"/>
        <w:gridCol w:w="1211"/>
        <w:gridCol w:w="642"/>
      </w:tblGrid>
      <w:tr w:rsidR="004C3B91" w:rsidRPr="009044EC" w14:paraId="02B856C5" w14:textId="77777777" w:rsidTr="004C3B91">
        <w:tc>
          <w:tcPr>
            <w:tcW w:w="0" w:type="auto"/>
          </w:tcPr>
          <w:p w14:paraId="60F7AED0" w14:textId="77777777" w:rsidR="00E12843" w:rsidRPr="009044EC" w:rsidRDefault="00E12843" w:rsidP="00DA3410">
            <w:pPr>
              <w:pStyle w:val="Compact"/>
              <w:jc w:val="center"/>
            </w:pPr>
            <w:r w:rsidRPr="009044EC">
              <w:rPr>
                <w:b/>
                <w:bCs/>
              </w:rPr>
              <w:t>Multi-features</w:t>
            </w:r>
          </w:p>
        </w:tc>
        <w:tc>
          <w:tcPr>
            <w:tcW w:w="0" w:type="auto"/>
            <w:gridSpan w:val="3"/>
          </w:tcPr>
          <w:p w14:paraId="18FA4059" w14:textId="77777777" w:rsidR="00E12843" w:rsidRPr="009044EC" w:rsidRDefault="00E12843" w:rsidP="00DA3410">
            <w:pPr>
              <w:pStyle w:val="Compact"/>
              <w:jc w:val="center"/>
            </w:pPr>
            <w:r w:rsidRPr="009044EC">
              <w:rPr>
                <w:b/>
                <w:bCs/>
              </w:rPr>
              <w:t>Bi-features</w:t>
            </w:r>
          </w:p>
        </w:tc>
      </w:tr>
      <w:tr w:rsidR="004C3B91" w:rsidRPr="009044EC" w14:paraId="4C2D3035" w14:textId="77777777" w:rsidTr="004C3B91">
        <w:tc>
          <w:tcPr>
            <w:tcW w:w="0" w:type="auto"/>
          </w:tcPr>
          <w:p w14:paraId="73288887" w14:textId="77777777" w:rsidR="00E12843" w:rsidRPr="009044EC" w:rsidRDefault="00E12843" w:rsidP="00DA3410">
            <w:pPr>
              <w:pStyle w:val="Compact"/>
            </w:pPr>
            <w:r w:rsidRPr="009044EC">
              <w:lastRenderedPageBreak/>
              <w:t>2-4</w:t>
            </w:r>
          </w:p>
        </w:tc>
        <w:tc>
          <w:tcPr>
            <w:tcW w:w="0" w:type="auto"/>
          </w:tcPr>
          <w:p w14:paraId="750A89FE" w14:textId="77777777" w:rsidR="00E12843" w:rsidRPr="009044EC" w:rsidRDefault="00E12843" w:rsidP="00DA3410">
            <w:pPr>
              <w:pStyle w:val="Compact"/>
              <w:jc w:val="center"/>
            </w:pPr>
            <w:r w:rsidRPr="009044EC">
              <w:t>High</w:t>
            </w:r>
          </w:p>
        </w:tc>
        <w:tc>
          <w:tcPr>
            <w:tcW w:w="0" w:type="auto"/>
          </w:tcPr>
          <w:p w14:paraId="305CC525" w14:textId="77777777" w:rsidR="00E12843" w:rsidRPr="009044EC" w:rsidRDefault="00E12843" w:rsidP="00DA3410">
            <w:pPr>
              <w:pStyle w:val="Compact"/>
              <w:jc w:val="center"/>
            </w:pPr>
            <w:r w:rsidRPr="009044EC">
              <w:t>Moderate</w:t>
            </w:r>
          </w:p>
        </w:tc>
        <w:tc>
          <w:tcPr>
            <w:tcW w:w="0" w:type="auto"/>
          </w:tcPr>
          <w:p w14:paraId="7203D742" w14:textId="77777777" w:rsidR="00E12843" w:rsidRPr="009044EC" w:rsidRDefault="00E12843" w:rsidP="00DA3410">
            <w:pPr>
              <w:pStyle w:val="Compact"/>
              <w:jc w:val="center"/>
            </w:pPr>
            <w:r w:rsidRPr="009044EC">
              <w:t>Low</w:t>
            </w:r>
          </w:p>
        </w:tc>
      </w:tr>
      <w:tr w:rsidR="004C3B91" w:rsidRPr="009044EC" w14:paraId="25B58F79" w14:textId="77777777" w:rsidTr="004C3B91">
        <w:tc>
          <w:tcPr>
            <w:tcW w:w="0" w:type="auto"/>
          </w:tcPr>
          <w:p w14:paraId="199CD4AC" w14:textId="77777777" w:rsidR="00E12843" w:rsidRPr="009044EC" w:rsidRDefault="00E12843" w:rsidP="00DA3410">
            <w:pPr>
              <w:pStyle w:val="Compact"/>
            </w:pPr>
            <w:r w:rsidRPr="009044EC">
              <w:t>High</w:t>
            </w:r>
          </w:p>
        </w:tc>
        <w:tc>
          <w:tcPr>
            <w:tcW w:w="0" w:type="auto"/>
          </w:tcPr>
          <w:p w14:paraId="30979710" w14:textId="77777777" w:rsidR="00E12843" w:rsidRPr="009044EC" w:rsidRDefault="00E12843" w:rsidP="00DA3410">
            <w:pPr>
              <w:pStyle w:val="Compact"/>
              <w:jc w:val="center"/>
            </w:pPr>
            <w:r w:rsidRPr="009044EC">
              <w:t>9</w:t>
            </w:r>
          </w:p>
        </w:tc>
        <w:tc>
          <w:tcPr>
            <w:tcW w:w="0" w:type="auto"/>
          </w:tcPr>
          <w:p w14:paraId="428B0CB7" w14:textId="77777777" w:rsidR="00E12843" w:rsidRPr="009044EC" w:rsidRDefault="00E12843" w:rsidP="00DA3410">
            <w:pPr>
              <w:pStyle w:val="Compact"/>
              <w:jc w:val="center"/>
            </w:pPr>
            <w:r w:rsidRPr="009044EC">
              <w:t>15</w:t>
            </w:r>
          </w:p>
        </w:tc>
        <w:tc>
          <w:tcPr>
            <w:tcW w:w="0" w:type="auto"/>
          </w:tcPr>
          <w:p w14:paraId="6B73A264" w14:textId="77777777" w:rsidR="00E12843" w:rsidRPr="009044EC" w:rsidRDefault="00E12843" w:rsidP="00DA3410">
            <w:pPr>
              <w:pStyle w:val="Compact"/>
              <w:jc w:val="center"/>
            </w:pPr>
            <w:r w:rsidRPr="009044EC">
              <w:t>2</w:t>
            </w:r>
          </w:p>
        </w:tc>
      </w:tr>
      <w:tr w:rsidR="004C3B91" w:rsidRPr="009044EC" w14:paraId="0A642267" w14:textId="77777777" w:rsidTr="004C3B91">
        <w:tc>
          <w:tcPr>
            <w:tcW w:w="0" w:type="auto"/>
          </w:tcPr>
          <w:p w14:paraId="35E9F339" w14:textId="77777777" w:rsidR="00E12843" w:rsidRPr="009044EC" w:rsidRDefault="00E12843" w:rsidP="00DA3410">
            <w:pPr>
              <w:pStyle w:val="Compact"/>
            </w:pPr>
            <w:r w:rsidRPr="009044EC">
              <w:t>Moderate</w:t>
            </w:r>
          </w:p>
        </w:tc>
        <w:tc>
          <w:tcPr>
            <w:tcW w:w="0" w:type="auto"/>
          </w:tcPr>
          <w:p w14:paraId="6B24A746" w14:textId="77777777" w:rsidR="00E12843" w:rsidRPr="009044EC" w:rsidRDefault="00E12843" w:rsidP="00DA3410">
            <w:pPr>
              <w:pStyle w:val="Compact"/>
              <w:jc w:val="center"/>
            </w:pPr>
            <w:r w:rsidRPr="009044EC">
              <w:t>1</w:t>
            </w:r>
          </w:p>
        </w:tc>
        <w:tc>
          <w:tcPr>
            <w:tcW w:w="0" w:type="auto"/>
          </w:tcPr>
          <w:p w14:paraId="783212E6" w14:textId="77777777" w:rsidR="00E12843" w:rsidRPr="009044EC" w:rsidRDefault="00E12843" w:rsidP="00DA3410">
            <w:pPr>
              <w:pStyle w:val="Compact"/>
              <w:jc w:val="center"/>
            </w:pPr>
            <w:r w:rsidRPr="009044EC">
              <w:t>4</w:t>
            </w:r>
          </w:p>
        </w:tc>
        <w:tc>
          <w:tcPr>
            <w:tcW w:w="0" w:type="auto"/>
          </w:tcPr>
          <w:p w14:paraId="340C061B" w14:textId="77777777" w:rsidR="00E12843" w:rsidRPr="009044EC" w:rsidRDefault="00E12843" w:rsidP="00DA3410">
            <w:pPr>
              <w:pStyle w:val="Compact"/>
              <w:jc w:val="center"/>
            </w:pPr>
            <w:r w:rsidRPr="009044EC">
              <w:t>1</w:t>
            </w:r>
          </w:p>
        </w:tc>
      </w:tr>
      <w:tr w:rsidR="004C3B91" w:rsidRPr="009044EC" w14:paraId="6B6E0FE8" w14:textId="77777777" w:rsidTr="004C3B91">
        <w:tc>
          <w:tcPr>
            <w:tcW w:w="0" w:type="auto"/>
          </w:tcPr>
          <w:p w14:paraId="264305BA" w14:textId="77777777" w:rsidR="00E12843" w:rsidRPr="009044EC" w:rsidRDefault="00E12843" w:rsidP="00DA3410">
            <w:pPr>
              <w:pStyle w:val="Compact"/>
            </w:pPr>
            <w:r w:rsidRPr="009044EC">
              <w:t>Low</w:t>
            </w:r>
          </w:p>
        </w:tc>
        <w:tc>
          <w:tcPr>
            <w:tcW w:w="0" w:type="auto"/>
          </w:tcPr>
          <w:p w14:paraId="743F6A0A" w14:textId="77777777" w:rsidR="00E12843" w:rsidRPr="009044EC" w:rsidRDefault="00E12843" w:rsidP="00DA3410">
            <w:pPr>
              <w:pStyle w:val="Compact"/>
              <w:jc w:val="center"/>
            </w:pPr>
            <w:r w:rsidRPr="009044EC">
              <w:t>0</w:t>
            </w:r>
          </w:p>
        </w:tc>
        <w:tc>
          <w:tcPr>
            <w:tcW w:w="0" w:type="auto"/>
          </w:tcPr>
          <w:p w14:paraId="3FD3E7AF" w14:textId="77777777" w:rsidR="00E12843" w:rsidRPr="009044EC" w:rsidRDefault="00E12843" w:rsidP="00DA3410">
            <w:pPr>
              <w:pStyle w:val="Compact"/>
              <w:jc w:val="center"/>
            </w:pPr>
            <w:r w:rsidRPr="009044EC">
              <w:t>3</w:t>
            </w:r>
          </w:p>
        </w:tc>
        <w:tc>
          <w:tcPr>
            <w:tcW w:w="0" w:type="auto"/>
          </w:tcPr>
          <w:p w14:paraId="3F6C0D8D" w14:textId="77777777" w:rsidR="00E12843" w:rsidRPr="009044EC" w:rsidRDefault="00E12843" w:rsidP="00DA3410">
            <w:pPr>
              <w:pStyle w:val="Compact"/>
              <w:jc w:val="center"/>
            </w:pPr>
            <w:r w:rsidRPr="009044EC">
              <w:t>0</w:t>
            </w:r>
          </w:p>
        </w:tc>
      </w:tr>
    </w:tbl>
    <w:p w14:paraId="7EBFF683" w14:textId="77777777" w:rsidR="00E12843" w:rsidRPr="009044EC" w:rsidRDefault="00E12843">
      <w:pPr>
        <w:pStyle w:val="Textkrper"/>
      </w:pPr>
    </w:p>
    <w:p w14:paraId="40011D02" w14:textId="77777777" w:rsidR="00F85D85" w:rsidRPr="009044EC" w:rsidRDefault="00BC66F8">
      <w:pPr>
        <w:pStyle w:val="berschrift3"/>
      </w:pPr>
      <w:bookmarkStart w:id="59" w:name="Xa43c35fdc6d738f6e9c799e1704a7feded8f8fd"/>
      <w:r w:rsidRPr="009044EC">
        <w:rPr>
          <w:b/>
          <w:bCs/>
        </w:rPr>
        <w:t>Population-specific variants reveal novel off-targets</w:t>
      </w:r>
    </w:p>
    <w:p w14:paraId="400B9780" w14:textId="0CFADBB7" w:rsidR="00F85D85" w:rsidRPr="009044EC" w:rsidRDefault="00BC66F8">
      <w:pPr>
        <w:pStyle w:val="FirstParagraph"/>
      </w:pPr>
      <w:r w:rsidRPr="009044EC">
        <w:t>Our initial results suggest that integrating SNPs not only modify existing off-targets, but they could result in new off-targets that wouldn’t exist in the wildtype proteome. 35 SNP-derived peptides representing different disagreement scenarios between the two scores (all were novel, experimental evidence = very low) were tested (Table </w:t>
      </w:r>
      <w:hyperlink w:anchor="snp_validated">
        <w:r w:rsidR="00CA42EE" w:rsidRPr="009044EC">
          <w:rPr>
            <w:rStyle w:val="Hyperlink"/>
          </w:rPr>
          <w:t>5</w:t>
        </w:r>
      </w:hyperlink>
      <w:r w:rsidRPr="009044EC">
        <w:t>), three of which emerged as binders to the antibody</w:t>
      </w:r>
      <w:r w:rsidR="001937A6" w:rsidRPr="009044EC">
        <w:t>:</w:t>
      </w:r>
      <w:r w:rsidR="00454205" w:rsidRPr="009044EC">
        <w:t xml:space="preserve"> </w:t>
      </w:r>
    </w:p>
    <w:p w14:paraId="69C1A49F" w14:textId="63FAD9DA" w:rsidR="00F85D85" w:rsidRPr="009044EC" w:rsidRDefault="00BC66F8">
      <w:pPr>
        <w:pStyle w:val="Textkrper"/>
      </w:pPr>
      <w:r w:rsidRPr="009044EC">
        <w:t>Interestingly, Q5T2L2-FRAELVHPA is the wildtype peptide has moderate</w:t>
      </w:r>
      <w:r w:rsidR="007036FB" w:rsidRPr="009044EC">
        <w:t xml:space="preserve"> </w:t>
      </w:r>
      <w:r w:rsidR="001F301B" w:rsidRPr="009044EC">
        <w:t>NetMHCpan</w:t>
      </w:r>
      <w:r w:rsidR="007036FB" w:rsidRPr="009044EC">
        <w:t xml:space="preserve"> </w:t>
      </w:r>
      <w:r w:rsidR="00C61CAC" w:rsidRPr="009044EC">
        <w:t>predicted</w:t>
      </w:r>
      <w:r w:rsidRPr="009044EC">
        <w:t xml:space="preserve"> affinity to HLA-A*02:01 (KD = 1584.9nM) and moderate similarity to the target (BLOSUM62 = 14); therefore, applying the different logics of our ranking scores disqualified this peptide from testing. However, the SNP-derived version of it, Q5T2L2-F</w:t>
      </w:r>
      <w:r w:rsidRPr="009044EC">
        <w:rPr>
          <w:b/>
          <w:bCs/>
          <w:u w:val="single"/>
        </w:rPr>
        <w:t>Q</w:t>
      </w:r>
      <w:r w:rsidRPr="009044EC">
        <w:t xml:space="preserve">AELVHPA (SNP = rs376200113, p.Arg94Gln), increased the affinity to </w:t>
      </w:r>
      <w:r w:rsidR="008D306D" w:rsidRPr="009044EC">
        <w:t xml:space="preserve">HLA </w:t>
      </w:r>
      <w:r w:rsidRPr="009044EC">
        <w:t>allele to very high (KD = 23.4nM) and it</w:t>
      </w:r>
      <w:r w:rsidR="003503B6" w:rsidRPr="009044EC">
        <w:t>s</w:t>
      </w:r>
      <w:r w:rsidRPr="009044EC">
        <w:t xml:space="preserve"> similarity (BLOSUM62 = 15); this elevation switched the risk of this peptide by Bi-feature score to high-risk group while its rank by Multi-feature score remained unchanged. </w:t>
      </w:r>
      <w:r w:rsidR="003B6119" w:rsidRPr="009044EC">
        <w:t>The peptide was tested and found to bind the antibody with only a modest reduction in affinity relative to the target (log2 KD FC = –0.9, approximately two-fold lower).</w:t>
      </w:r>
      <w:r w:rsidR="00304260" w:rsidRPr="009044EC">
        <w:t xml:space="preserve"> </w:t>
      </w:r>
      <w:r w:rsidR="006418B7" w:rsidRPr="009044EC">
        <w:t xml:space="preserve">Moreover, the expression of its source protein was similar to that of the target, with elevated levels in the liver and epididymis (4-fold and 2-fold, respectively), </w:t>
      </w:r>
      <w:commentRangeStart w:id="60"/>
      <w:r w:rsidR="006418B7" w:rsidRPr="009044EC">
        <w:t>suggesting potential tissue-specific cross-reactivity or toxicity</w:t>
      </w:r>
      <w:commentRangeEnd w:id="60"/>
      <w:r w:rsidR="009E4A8D" w:rsidRPr="009044EC">
        <w:rPr>
          <w:rStyle w:val="Kommentarzeichen"/>
          <w:sz w:val="24"/>
          <w:szCs w:val="24"/>
        </w:rPr>
        <w:commentReference w:id="60"/>
      </w:r>
      <w:r w:rsidR="006418B7" w:rsidRPr="009044EC">
        <w:t>.</w:t>
      </w:r>
    </w:p>
    <w:p w14:paraId="06918B60" w14:textId="77777777" w:rsidR="00F85D85" w:rsidRPr="009044EC" w:rsidRDefault="00BC66F8">
      <w:pPr>
        <w:pStyle w:val="Textkrper"/>
      </w:pPr>
      <w:r w:rsidRPr="009044EC">
        <w:t>A striking find is peptide P21817-KLAENIH</w:t>
      </w:r>
      <w:r w:rsidRPr="009044EC">
        <w:rPr>
          <w:b/>
          <w:bCs/>
          <w:u w:val="single"/>
        </w:rPr>
        <w:t>K</w:t>
      </w:r>
      <w:r w:rsidRPr="009044EC">
        <w:t>L (rs746904839, p.Glu879Lys), compared to its wildtype peptide P21817-KLAENIHEL, this peptide has very similar predicted affinity (13 nM) and exact similarity score (BLOSUM62 = 24); the two peptides were ranked as high risk according to the Bi-feature score but low by the Multi-feature score. The testing not only confirmed the SNP-derived peptide is the binder, but also at a higher level compared to the target (log2 KD FC = 2.6 nM). Moreover, the overall gene expression in all 40 normal tissues was higher than the target, with extreme levels in the skeletal muscle and tongue (&gt;8 log2 (FC</w:t>
      </w:r>
      <w:commentRangeStart w:id="61"/>
      <w:r w:rsidRPr="009044EC">
        <w:t>)). This peptide highlights the need to include SNPs in the early screening, as individuals with genetic modification can suffer overall side toxicity.</w:t>
      </w:r>
      <w:commentRangeEnd w:id="61"/>
      <w:r w:rsidR="009E4A8D" w:rsidRPr="009044EC">
        <w:rPr>
          <w:rStyle w:val="Kommentarzeichen"/>
          <w:sz w:val="24"/>
          <w:szCs w:val="24"/>
        </w:rPr>
        <w:commentReference w:id="61"/>
      </w:r>
    </w:p>
    <w:p w14:paraId="2076AA37" w14:textId="56A5F370" w:rsidR="00F85D85" w:rsidRPr="009044EC" w:rsidRDefault="00BC66F8">
      <w:pPr>
        <w:pStyle w:val="Textkrper"/>
      </w:pPr>
      <w:r w:rsidRPr="009044EC">
        <w:t>Final</w:t>
      </w:r>
      <w:r w:rsidR="00F02FD6" w:rsidRPr="009044EC">
        <w:t>l</w:t>
      </w:r>
      <w:r w:rsidRPr="009044EC">
        <w:t>y, A6NJW4-</w:t>
      </w:r>
      <w:r w:rsidRPr="009044EC">
        <w:rPr>
          <w:b/>
          <w:bCs/>
          <w:u w:val="single"/>
        </w:rPr>
        <w:t>I</w:t>
      </w:r>
      <w:r w:rsidRPr="009044EC">
        <w:t>VAYLVHYV represents the opposite scenario of the previous two, as the SNP didn’t improve its initial scores (rs140521451, p.Met236Ile), affinity to HLA dropped from 16.7 to 22.5 nM, yet still affine, sequence similarity also dropped from 25 to 23. The Bi-feature score ranked this peptide as highly risky and the Multi-feature score as moderate. When tested, the peptide bounded to the antibody at least one-fold better than the target (</w:t>
      </w:r>
      <w:r w:rsidR="00585C8D" w:rsidRPr="009044EC">
        <w:t xml:space="preserve">log2 KD FC = </w:t>
      </w:r>
      <w:r w:rsidRPr="009044EC">
        <w:t>0.14) and its overall expression level was also target-level with elevated level at epididymis, choroid plexus and pancreas (</w:t>
      </w:r>
      <w:r w:rsidRPr="00290558">
        <w:rPr>
          <w:highlight w:val="yellow"/>
        </w:rPr>
        <w:t>GET EXACT VALUES</w:t>
      </w:r>
      <w:r w:rsidRPr="009044EC">
        <w:t>).</w:t>
      </w:r>
    </w:p>
    <w:p w14:paraId="09B20A6D" w14:textId="77777777" w:rsidR="00F85D85" w:rsidRPr="009044EC" w:rsidRDefault="00BC66F8">
      <w:pPr>
        <w:pStyle w:val="berschrift3"/>
      </w:pPr>
      <w:bookmarkStart w:id="62" w:name="experimental-evidence-and-validation"/>
      <w:bookmarkEnd w:id="59"/>
      <w:r w:rsidRPr="009044EC">
        <w:rPr>
          <w:b/>
          <w:bCs/>
        </w:rPr>
        <w:lastRenderedPageBreak/>
        <w:t>Experimental evidence and validation</w:t>
      </w:r>
    </w:p>
    <w:p w14:paraId="370384EB" w14:textId="063470F0" w:rsidR="00021D79" w:rsidRDefault="00BC66F8" w:rsidP="00806911">
      <w:pPr>
        <w:pStyle w:val="FirstParagraph"/>
      </w:pPr>
      <w:r w:rsidRPr="009044EC">
        <w:t xml:space="preserve">We further validated our predictions against the Bayesian model we established for experimental evidence. Of the </w:t>
      </w:r>
      <w:r w:rsidR="00B93E03" w:rsidRPr="009044EC">
        <w:t>experimentally</w:t>
      </w:r>
      <w:r w:rsidRPr="009044EC">
        <w:t xml:space="preserve"> confirmed binders, </w:t>
      </w:r>
      <w:commentRangeStart w:id="63"/>
      <w:r w:rsidRPr="009044EC">
        <w:t xml:space="preserve">12 peptides </w:t>
      </w:r>
      <w:commentRangeEnd w:id="63"/>
      <w:r w:rsidR="009E4A8D" w:rsidRPr="009044EC">
        <w:rPr>
          <w:rStyle w:val="Kommentarzeichen"/>
          <w:sz w:val="24"/>
          <w:szCs w:val="24"/>
        </w:rPr>
        <w:commentReference w:id="63"/>
      </w:r>
      <w:r w:rsidRPr="009044EC">
        <w:t>were neither found in previously disclosed off-target lists nor in major MHC databases (IEDB, PEPREP)</w:t>
      </w:r>
      <w:r w:rsidR="00CB5AB8" w:rsidRPr="009044EC">
        <w:t xml:space="preserve"> (Figure </w:t>
      </w:r>
      <w:r w:rsidR="00455ED2" w:rsidRPr="009044EC">
        <w:t>6</w:t>
      </w:r>
      <w:r w:rsidR="003D77E1" w:rsidRPr="009044EC">
        <w:t xml:space="preserve">, Experimental evidence </w:t>
      </w:r>
      <w:r w:rsidR="008C2D84" w:rsidRPr="009044EC">
        <w:t xml:space="preserve">= </w:t>
      </w:r>
      <w:r w:rsidR="00455ED2" w:rsidRPr="009044EC">
        <w:t>Very L</w:t>
      </w:r>
      <w:r w:rsidR="003D77E1" w:rsidRPr="009044EC">
        <w:t>ow</w:t>
      </w:r>
      <w:r w:rsidR="00CB5AB8" w:rsidRPr="009044EC">
        <w:t>)</w:t>
      </w:r>
      <w:r w:rsidRPr="009044EC">
        <w:t xml:space="preserve">. Three of these peptides were SNP-derived peptides as described in the previous section. Analysis of the remaining 9 peptides revealed that approximately half showed elevated expression across multiple tissues, while the other half exhibited expression levels comparable to the therapeutic target but with tissue-specific elevation patterns in placenta, esophagus, choroid plexus and other tissues. </w:t>
      </w:r>
    </w:p>
    <w:p w14:paraId="315A856F" w14:textId="1091466D" w:rsidR="00290558" w:rsidRPr="00290558" w:rsidRDefault="00290558" w:rsidP="00290558">
      <w:pPr>
        <w:pStyle w:val="Textkrper"/>
      </w:pPr>
      <w:r>
        <w:t xml:space="preserve">To assess whether our framework identifies functionally relevant candidates, we performed Gene Ontology analysis on </w:t>
      </w:r>
      <w:r w:rsidR="00DA3D81">
        <w:t xml:space="preserve">the </w:t>
      </w:r>
      <w:r>
        <w:t>26 validated off-targets</w:t>
      </w:r>
      <w:r w:rsidR="00DA3D81">
        <w:t xml:space="preserve"> peptides</w:t>
      </w:r>
      <w:r>
        <w:t xml:space="preserve"> [spanning </w:t>
      </w:r>
      <w:r w:rsidR="00BE1D4D">
        <w:t>1</w:t>
      </w:r>
      <w:r w:rsidR="00E45806">
        <w:t>2</w:t>
      </w:r>
      <w:r w:rsidR="00BE1D4D">
        <w:t xml:space="preserve"> </w:t>
      </w:r>
      <w:r>
        <w:t xml:space="preserve">high, </w:t>
      </w:r>
      <w:r w:rsidR="005A4EA1">
        <w:t xml:space="preserve">2 </w:t>
      </w:r>
      <w:r>
        <w:t xml:space="preserve">medium, and </w:t>
      </w:r>
      <w:r w:rsidR="009A0673">
        <w:t>1</w:t>
      </w:r>
      <w:r w:rsidR="00EC68F9">
        <w:t>2</w:t>
      </w:r>
      <w:r w:rsidR="009A0673">
        <w:t xml:space="preserve"> </w:t>
      </w:r>
      <w:r>
        <w:t xml:space="preserve">very low confidence tiers]. Enrichment analysis revealed significant associations with immune-related processes, including toll-like receptor signaling (p=X) and leukocyte aggregation (p=Y), as well as oxidative stress response pathways (p=Z). The functional diversity among </w:t>
      </w:r>
      <w:r w:rsidR="00992490">
        <w:t xml:space="preserve">these putative </w:t>
      </w:r>
      <w:r>
        <w:t>off-targets, reflected in the absence of KEGG pathway enrichment, supports our unbiased sequence-based detection approach. Unlike hypothesis-driven methods targeting specific pathways, our framework identifies candidates based on evidence strength regardless of assumed biological function, revealing unexpected immunomodulatory mechanisms not apparent from individual candidate assessment.</w:t>
      </w:r>
    </w:p>
    <w:p w14:paraId="4AFE23A4" w14:textId="77777777" w:rsidR="00F85D85" w:rsidRPr="009044EC" w:rsidRDefault="00BC66F8" w:rsidP="00806911">
      <w:pPr>
        <w:pStyle w:val="berschrift1"/>
      </w:pPr>
      <w:bookmarkStart w:id="64" w:name="discussion"/>
      <w:bookmarkEnd w:id="21"/>
      <w:bookmarkEnd w:id="53"/>
      <w:bookmarkEnd w:id="62"/>
      <w:commentRangeStart w:id="65"/>
      <w:r w:rsidRPr="009044EC">
        <w:t>Discussion</w:t>
      </w:r>
      <w:commentRangeEnd w:id="65"/>
      <w:r w:rsidR="00602FC7" w:rsidRPr="009044EC">
        <w:rPr>
          <w:rStyle w:val="Kommentarzeichen"/>
          <w:sz w:val="40"/>
          <w:szCs w:val="40"/>
        </w:rPr>
        <w:commentReference w:id="65"/>
      </w:r>
    </w:p>
    <w:p w14:paraId="3512F7F0" w14:textId="77777777" w:rsidR="00F85D85" w:rsidRPr="009044EC" w:rsidRDefault="00BC66F8">
      <w:pPr>
        <w:pStyle w:val="FirstParagraph"/>
      </w:pPr>
      <w:r w:rsidRPr="009044EC">
        <w:t>The importance of TCR mimic (TCRm) therapies has increased substantially in recent years, with the role of HLA in triggering immune responses being increasingly exploited for therapeutic benefit. However, minimizing cross-reactivity through comprehensive off-target peptides prediction and validation remains a crucial aspect of antibody characterization and development.</w:t>
      </w:r>
    </w:p>
    <w:p w14:paraId="792B108C" w14:textId="184545BD" w:rsidR="007910B9" w:rsidRPr="009044EC" w:rsidRDefault="00FC43D0" w:rsidP="00952AE6">
      <w:pPr>
        <w:pStyle w:val="Textkrper"/>
      </w:pPr>
      <w:r w:rsidRPr="009044EC">
        <w:t xml:space="preserve">We developed </w:t>
      </w:r>
      <w:r w:rsidRPr="00C4273A">
        <w:rPr>
          <w:b/>
          <w:bCs/>
          <w:i/>
          <w:iCs/>
        </w:rPr>
        <w:t>EpiTox</w:t>
      </w:r>
      <w:r w:rsidRPr="009044EC">
        <w:t>, a multi-modular platform that begins with off-target peptide prediction and progressively adds layers of characterization, each addressing the complexity of early off-target discovery from a different angle</w:t>
      </w:r>
      <w:r w:rsidR="00400B45">
        <w:t xml:space="preserve"> (Figure 1)</w:t>
      </w:r>
      <w:r w:rsidRPr="009044EC">
        <w:t>. Critically, we followed this with high-throughput experimental screening of over 5</w:t>
      </w:r>
      <w:r w:rsidR="00013597">
        <w:t>3</w:t>
      </w:r>
      <w:r w:rsidRPr="009044EC">
        <w:t>0 peptides</w:t>
      </w:r>
      <w:r w:rsidR="00ED21C3">
        <w:t xml:space="preserve">, </w:t>
      </w:r>
      <w:r w:rsidRPr="009044EC">
        <w:t>to our knowledge, a scale of validation unprecedented in this field. We applied EpiTox to a known anti-MAGE-A3 TCRm [CITE] to ensure a fair and transparent evaluation. We also explicitly address known biases that, while recognized in the field, are often inadequately handled or relegated to brief mentions, leaving readers to interpret their impact themselves. Here, we demonstrate their influence directly and transparently.</w:t>
      </w:r>
    </w:p>
    <w:p w14:paraId="3A12BEC2" w14:textId="33490289" w:rsidR="00647986" w:rsidRPr="009044EC" w:rsidRDefault="00647986" w:rsidP="007C4FD9">
      <w:pPr>
        <w:pStyle w:val="Textkrper"/>
        <w:rPr>
          <w:i/>
          <w:iCs/>
        </w:rPr>
      </w:pPr>
      <w:commentRangeStart w:id="66"/>
      <w:commentRangeStart w:id="67"/>
      <w:r w:rsidRPr="009044EC">
        <w:rPr>
          <w:i/>
          <w:iCs/>
        </w:rPr>
        <w:t xml:space="preserve">Table </w:t>
      </w:r>
      <w:r w:rsidR="00631D59">
        <w:rPr>
          <w:i/>
          <w:iCs/>
        </w:rPr>
        <w:t>7</w:t>
      </w:r>
      <w:commentRangeEnd w:id="67"/>
      <w:r w:rsidR="00602FC7" w:rsidRPr="009044EC">
        <w:rPr>
          <w:rStyle w:val="Kommentarzeichen"/>
          <w:i/>
          <w:iCs/>
          <w:sz w:val="24"/>
          <w:szCs w:val="24"/>
        </w:rPr>
        <w:commentReference w:id="67"/>
      </w:r>
      <w:r w:rsidRPr="009044EC">
        <w:rPr>
          <w:i/>
          <w:iCs/>
        </w:rPr>
        <w:t>: Overview of features supported by EpiTox and other state of the art tools</w:t>
      </w:r>
      <w:commentRangeEnd w:id="66"/>
      <w:r w:rsidR="00CB6FF4" w:rsidRPr="009044EC">
        <w:rPr>
          <w:rStyle w:val="Kommentarzeichen"/>
          <w:i/>
          <w:iCs/>
          <w:sz w:val="24"/>
          <w:szCs w:val="24"/>
        </w:rPr>
        <w:commentReference w:id="66"/>
      </w:r>
    </w:p>
    <w:tbl>
      <w:tblPr>
        <w:tblStyle w:val="TabellemithellemGitternetz"/>
        <w:tblW w:w="0" w:type="auto"/>
        <w:tblLook w:val="04A0" w:firstRow="1" w:lastRow="0" w:firstColumn="1" w:lastColumn="0" w:noHBand="0" w:noVBand="1"/>
      </w:tblPr>
      <w:tblGrid>
        <w:gridCol w:w="2108"/>
        <w:gridCol w:w="1826"/>
        <w:gridCol w:w="1431"/>
        <w:gridCol w:w="2075"/>
        <w:gridCol w:w="1576"/>
      </w:tblGrid>
      <w:tr w:rsidR="00F33C84" w:rsidRPr="009044EC" w14:paraId="14189E44" w14:textId="77777777" w:rsidTr="007C4FD9">
        <w:tc>
          <w:tcPr>
            <w:tcW w:w="2331" w:type="dxa"/>
          </w:tcPr>
          <w:p w14:paraId="608D6D98" w14:textId="705837C8" w:rsidR="00F33C84" w:rsidRPr="009044EC" w:rsidRDefault="00F33C84" w:rsidP="00F33C84">
            <w:pPr>
              <w:pStyle w:val="Textkrper"/>
            </w:pPr>
            <w:r w:rsidRPr="009044EC">
              <w:t>Tool/features</w:t>
            </w:r>
          </w:p>
        </w:tc>
        <w:tc>
          <w:tcPr>
            <w:tcW w:w="1979" w:type="dxa"/>
          </w:tcPr>
          <w:p w14:paraId="2CB25D47" w14:textId="07D75760" w:rsidR="00F33C84" w:rsidRPr="009044EC" w:rsidRDefault="00F33C84" w:rsidP="00F33C84">
            <w:pPr>
              <w:pStyle w:val="Textkrper"/>
            </w:pPr>
            <w:r w:rsidRPr="009044EC">
              <w:t>EpiTox</w:t>
            </w:r>
          </w:p>
        </w:tc>
        <w:tc>
          <w:tcPr>
            <w:tcW w:w="1644" w:type="dxa"/>
          </w:tcPr>
          <w:p w14:paraId="590F08F3" w14:textId="6200C510" w:rsidR="00F33C84" w:rsidRPr="009044EC" w:rsidRDefault="00F33C84" w:rsidP="00F33C84">
            <w:pPr>
              <w:pStyle w:val="Textkrper"/>
            </w:pPr>
            <w:r w:rsidRPr="009044EC">
              <w:t xml:space="preserve">Arditox </w:t>
            </w:r>
            <w:r w:rsidR="00E41652">
              <w:t>[CITE]</w:t>
            </w:r>
          </w:p>
        </w:tc>
        <w:tc>
          <w:tcPr>
            <w:tcW w:w="1644" w:type="dxa"/>
          </w:tcPr>
          <w:p w14:paraId="4E3D758E" w14:textId="55B6CEED" w:rsidR="00F33C84" w:rsidRPr="009044EC" w:rsidRDefault="005C208D" w:rsidP="00F33C84">
            <w:pPr>
              <w:pStyle w:val="Textkrper"/>
            </w:pPr>
            <w:r w:rsidRPr="009044EC">
              <w:t>CrossDome</w:t>
            </w:r>
            <w:r w:rsidR="00E41652">
              <w:t>[CITE]</w:t>
            </w:r>
          </w:p>
        </w:tc>
        <w:tc>
          <w:tcPr>
            <w:tcW w:w="1644" w:type="dxa"/>
          </w:tcPr>
          <w:p w14:paraId="51B12656" w14:textId="6ADEE203" w:rsidR="00F33C84" w:rsidRPr="009044EC" w:rsidRDefault="00415581" w:rsidP="00F33C84">
            <w:pPr>
              <w:pStyle w:val="Textkrper"/>
            </w:pPr>
            <w:r w:rsidRPr="009044EC">
              <w:t>scrap</w:t>
            </w:r>
            <w:r w:rsidR="00E41652">
              <w:t>[CITE]</w:t>
            </w:r>
          </w:p>
        </w:tc>
      </w:tr>
      <w:tr w:rsidR="00F33C84" w:rsidRPr="009044EC" w14:paraId="6E4AAC4E" w14:textId="77777777" w:rsidTr="007C4FD9">
        <w:tc>
          <w:tcPr>
            <w:tcW w:w="2331" w:type="dxa"/>
          </w:tcPr>
          <w:p w14:paraId="0F7C5532" w14:textId="67A48BE9" w:rsidR="00F33C84" w:rsidRPr="009044EC" w:rsidRDefault="005C208D" w:rsidP="00F33C84">
            <w:pPr>
              <w:pStyle w:val="Textkrper"/>
            </w:pPr>
            <w:r w:rsidRPr="009044EC">
              <w:lastRenderedPageBreak/>
              <w:t>Sequence based</w:t>
            </w:r>
          </w:p>
        </w:tc>
        <w:tc>
          <w:tcPr>
            <w:tcW w:w="1979" w:type="dxa"/>
          </w:tcPr>
          <w:p w14:paraId="2FDD2560" w14:textId="28D40323" w:rsidR="00F33C84" w:rsidRPr="009044EC" w:rsidRDefault="00197CF7" w:rsidP="00F33C84">
            <w:pPr>
              <w:pStyle w:val="Textkrper"/>
            </w:pPr>
            <w:r w:rsidRPr="009044EC">
              <w:t>yes</w:t>
            </w:r>
          </w:p>
        </w:tc>
        <w:tc>
          <w:tcPr>
            <w:tcW w:w="1644" w:type="dxa"/>
          </w:tcPr>
          <w:p w14:paraId="1C360EB7" w14:textId="7D0A250E" w:rsidR="00F33C84" w:rsidRPr="009044EC" w:rsidRDefault="00197CF7" w:rsidP="00F33C84">
            <w:pPr>
              <w:pStyle w:val="Textkrper"/>
            </w:pPr>
            <w:r w:rsidRPr="009044EC">
              <w:t>yes</w:t>
            </w:r>
          </w:p>
        </w:tc>
        <w:tc>
          <w:tcPr>
            <w:tcW w:w="1644" w:type="dxa"/>
          </w:tcPr>
          <w:p w14:paraId="59EDC6CE" w14:textId="78E6119C" w:rsidR="00F33C84" w:rsidRPr="009044EC" w:rsidRDefault="00197CF7" w:rsidP="00F33C84">
            <w:pPr>
              <w:pStyle w:val="Textkrper"/>
            </w:pPr>
            <w:r w:rsidRPr="009044EC">
              <w:t>yes</w:t>
            </w:r>
          </w:p>
        </w:tc>
        <w:tc>
          <w:tcPr>
            <w:tcW w:w="1644" w:type="dxa"/>
          </w:tcPr>
          <w:p w14:paraId="51EF8EEB" w14:textId="56558B88" w:rsidR="00F33C84" w:rsidRPr="009044EC" w:rsidRDefault="00415581" w:rsidP="00F33C84">
            <w:pPr>
              <w:pStyle w:val="Textkrper"/>
            </w:pPr>
            <w:r w:rsidRPr="009044EC">
              <w:t>yes</w:t>
            </w:r>
          </w:p>
        </w:tc>
      </w:tr>
      <w:tr w:rsidR="00F33C84" w:rsidRPr="009044EC" w14:paraId="0906C0E1" w14:textId="77777777" w:rsidTr="007C4FD9">
        <w:tc>
          <w:tcPr>
            <w:tcW w:w="2331" w:type="dxa"/>
          </w:tcPr>
          <w:p w14:paraId="41C10B7F" w14:textId="5BAA5D36" w:rsidR="00F33C84" w:rsidRPr="009044EC" w:rsidRDefault="005C208D" w:rsidP="00F33C84">
            <w:pPr>
              <w:pStyle w:val="Textkrper"/>
            </w:pPr>
            <w:r w:rsidRPr="009044EC">
              <w:t>Structure feature</w:t>
            </w:r>
            <w:r w:rsidR="00197CF7" w:rsidRPr="009044EC">
              <w:t>s</w:t>
            </w:r>
          </w:p>
        </w:tc>
        <w:tc>
          <w:tcPr>
            <w:tcW w:w="1979" w:type="dxa"/>
          </w:tcPr>
          <w:p w14:paraId="25E2D4D7" w14:textId="1637960B" w:rsidR="00F33C84" w:rsidRPr="009044EC" w:rsidRDefault="00197CF7" w:rsidP="00F33C84">
            <w:pPr>
              <w:pStyle w:val="Textkrper"/>
            </w:pPr>
            <w:r w:rsidRPr="009044EC">
              <w:t xml:space="preserve">Inferred </w:t>
            </w:r>
          </w:p>
        </w:tc>
        <w:tc>
          <w:tcPr>
            <w:tcW w:w="1644" w:type="dxa"/>
          </w:tcPr>
          <w:p w14:paraId="54D66555" w14:textId="4420ABBC" w:rsidR="00F33C84" w:rsidRPr="009044EC" w:rsidRDefault="00197CF7" w:rsidP="00F33C84">
            <w:pPr>
              <w:pStyle w:val="Textkrper"/>
            </w:pPr>
            <w:r w:rsidRPr="009044EC">
              <w:t>no</w:t>
            </w:r>
          </w:p>
        </w:tc>
        <w:tc>
          <w:tcPr>
            <w:tcW w:w="1644" w:type="dxa"/>
          </w:tcPr>
          <w:p w14:paraId="1D3A6ABC" w14:textId="0A7841B4" w:rsidR="00F33C84" w:rsidRPr="009044EC" w:rsidRDefault="00197CF7" w:rsidP="00F33C84">
            <w:pPr>
              <w:pStyle w:val="Textkrper"/>
            </w:pPr>
            <w:r w:rsidRPr="009044EC">
              <w:t>yes</w:t>
            </w:r>
          </w:p>
        </w:tc>
        <w:tc>
          <w:tcPr>
            <w:tcW w:w="1644" w:type="dxa"/>
          </w:tcPr>
          <w:p w14:paraId="0A0BFD72" w14:textId="6D1A6265" w:rsidR="00F33C84" w:rsidRPr="009044EC" w:rsidRDefault="00415581" w:rsidP="00F33C84">
            <w:pPr>
              <w:pStyle w:val="Textkrper"/>
            </w:pPr>
            <w:r w:rsidRPr="009044EC">
              <w:t>no</w:t>
            </w:r>
          </w:p>
        </w:tc>
      </w:tr>
      <w:tr w:rsidR="007F148D" w:rsidRPr="009044EC" w14:paraId="2CCCA0D0" w14:textId="77777777" w:rsidTr="00F33C84">
        <w:tc>
          <w:tcPr>
            <w:tcW w:w="2331" w:type="dxa"/>
          </w:tcPr>
          <w:p w14:paraId="0DCBFC3E" w14:textId="5C047A45" w:rsidR="007F148D" w:rsidRPr="009044EC" w:rsidRDefault="007F148D" w:rsidP="00F33C84">
            <w:pPr>
              <w:pStyle w:val="Textkrper"/>
            </w:pPr>
            <w:r w:rsidRPr="009044EC">
              <w:t>SNPs inclusion</w:t>
            </w:r>
          </w:p>
        </w:tc>
        <w:tc>
          <w:tcPr>
            <w:tcW w:w="1979" w:type="dxa"/>
          </w:tcPr>
          <w:p w14:paraId="65987DBF" w14:textId="2035B9CA" w:rsidR="007F148D" w:rsidRPr="009044EC" w:rsidRDefault="007F148D" w:rsidP="00F33C84">
            <w:pPr>
              <w:pStyle w:val="Textkrper"/>
            </w:pPr>
            <w:r w:rsidRPr="009044EC">
              <w:t>yes</w:t>
            </w:r>
          </w:p>
        </w:tc>
        <w:tc>
          <w:tcPr>
            <w:tcW w:w="1644" w:type="dxa"/>
          </w:tcPr>
          <w:p w14:paraId="261CF8D2" w14:textId="442D10C9" w:rsidR="007F148D" w:rsidRPr="009044EC" w:rsidRDefault="007F148D" w:rsidP="00F33C84">
            <w:pPr>
              <w:pStyle w:val="Textkrper"/>
            </w:pPr>
            <w:r w:rsidRPr="009044EC">
              <w:t>yes</w:t>
            </w:r>
          </w:p>
        </w:tc>
        <w:tc>
          <w:tcPr>
            <w:tcW w:w="1644" w:type="dxa"/>
          </w:tcPr>
          <w:p w14:paraId="408245CA" w14:textId="433B2BDD" w:rsidR="007F148D" w:rsidRPr="009044EC" w:rsidRDefault="007F148D" w:rsidP="00F33C84">
            <w:pPr>
              <w:pStyle w:val="Textkrper"/>
            </w:pPr>
            <w:r w:rsidRPr="009044EC">
              <w:t>no</w:t>
            </w:r>
          </w:p>
        </w:tc>
        <w:tc>
          <w:tcPr>
            <w:tcW w:w="1644" w:type="dxa"/>
          </w:tcPr>
          <w:p w14:paraId="60BC2462" w14:textId="433A4731" w:rsidR="007F148D" w:rsidRPr="009044EC" w:rsidRDefault="007F148D" w:rsidP="00F33C84">
            <w:pPr>
              <w:pStyle w:val="Textkrper"/>
            </w:pPr>
            <w:r w:rsidRPr="009044EC">
              <w:t>no</w:t>
            </w:r>
          </w:p>
        </w:tc>
      </w:tr>
      <w:tr w:rsidR="005C208D" w:rsidRPr="009044EC" w14:paraId="7391291D" w14:textId="77777777" w:rsidTr="00F33C84">
        <w:tc>
          <w:tcPr>
            <w:tcW w:w="2331" w:type="dxa"/>
          </w:tcPr>
          <w:p w14:paraId="4C808532" w14:textId="40EC1431" w:rsidR="005C208D" w:rsidRPr="009044EC" w:rsidRDefault="00197CF7" w:rsidP="00F33C84">
            <w:pPr>
              <w:pStyle w:val="Textkrper"/>
            </w:pPr>
            <w:r w:rsidRPr="009044EC">
              <w:t>Leveraging experimental MHC DB</w:t>
            </w:r>
          </w:p>
        </w:tc>
        <w:tc>
          <w:tcPr>
            <w:tcW w:w="1979" w:type="dxa"/>
          </w:tcPr>
          <w:p w14:paraId="79829E96" w14:textId="49371E06" w:rsidR="005C208D" w:rsidRPr="009044EC" w:rsidRDefault="005C5DD6" w:rsidP="00F33C84">
            <w:pPr>
              <w:pStyle w:val="Textkrper"/>
            </w:pPr>
            <w:r w:rsidRPr="009044EC">
              <w:t xml:space="preserve">Contextual risk </w:t>
            </w:r>
            <w:r w:rsidR="00CD6DFC" w:rsidRPr="009044EC">
              <w:t>assessment</w:t>
            </w:r>
          </w:p>
        </w:tc>
        <w:tc>
          <w:tcPr>
            <w:tcW w:w="1644" w:type="dxa"/>
          </w:tcPr>
          <w:p w14:paraId="230ACF03" w14:textId="3F1F71F4" w:rsidR="005C208D" w:rsidRPr="009044EC" w:rsidRDefault="005C5DD6" w:rsidP="00F33C84">
            <w:pPr>
              <w:pStyle w:val="Textkrper"/>
            </w:pPr>
            <w:r w:rsidRPr="009044EC">
              <w:t>no</w:t>
            </w:r>
          </w:p>
        </w:tc>
        <w:tc>
          <w:tcPr>
            <w:tcW w:w="1644" w:type="dxa"/>
          </w:tcPr>
          <w:p w14:paraId="70B47CEE" w14:textId="1EB477F2" w:rsidR="005C208D" w:rsidRPr="009044EC" w:rsidRDefault="005C5DD6" w:rsidP="00F33C84">
            <w:pPr>
              <w:pStyle w:val="Textkrper"/>
            </w:pPr>
            <w:r w:rsidRPr="009044EC">
              <w:t>Search pool</w:t>
            </w:r>
          </w:p>
        </w:tc>
        <w:tc>
          <w:tcPr>
            <w:tcW w:w="1644" w:type="dxa"/>
          </w:tcPr>
          <w:p w14:paraId="5729A44E" w14:textId="38F7A1CD" w:rsidR="005C208D" w:rsidRPr="009044EC" w:rsidRDefault="00415581" w:rsidP="00F33C84">
            <w:pPr>
              <w:pStyle w:val="Textkrper"/>
            </w:pPr>
            <w:r w:rsidRPr="009044EC">
              <w:t>No/uses their MS search pool</w:t>
            </w:r>
          </w:p>
        </w:tc>
      </w:tr>
      <w:tr w:rsidR="005C208D" w:rsidRPr="009044EC" w14:paraId="4675972D" w14:textId="77777777" w:rsidTr="00F33C84">
        <w:tc>
          <w:tcPr>
            <w:tcW w:w="2331" w:type="dxa"/>
          </w:tcPr>
          <w:p w14:paraId="18BA2132" w14:textId="774C4690" w:rsidR="005C208D" w:rsidRPr="009044EC" w:rsidRDefault="00CD6DFC" w:rsidP="00F33C84">
            <w:pPr>
              <w:pStyle w:val="Textkrper"/>
            </w:pPr>
            <w:r w:rsidRPr="009044EC">
              <w:t>Ranking risk</w:t>
            </w:r>
          </w:p>
        </w:tc>
        <w:tc>
          <w:tcPr>
            <w:tcW w:w="1979" w:type="dxa"/>
          </w:tcPr>
          <w:p w14:paraId="379828DF" w14:textId="4820FA6D" w:rsidR="005C208D" w:rsidRPr="009044EC" w:rsidRDefault="00CD6DFC" w:rsidP="00F33C84">
            <w:pPr>
              <w:pStyle w:val="Textkrper"/>
            </w:pPr>
            <w:r w:rsidRPr="009044EC">
              <w:t xml:space="preserve">Multiple </w:t>
            </w:r>
          </w:p>
        </w:tc>
        <w:tc>
          <w:tcPr>
            <w:tcW w:w="1644" w:type="dxa"/>
          </w:tcPr>
          <w:p w14:paraId="6364C535" w14:textId="326CE623" w:rsidR="005C208D" w:rsidRPr="009044EC" w:rsidRDefault="00CD6DFC" w:rsidP="00F33C84">
            <w:pPr>
              <w:pStyle w:val="Textkrper"/>
            </w:pPr>
            <w:r w:rsidRPr="009044EC">
              <w:t>Single metric</w:t>
            </w:r>
          </w:p>
        </w:tc>
        <w:tc>
          <w:tcPr>
            <w:tcW w:w="1644" w:type="dxa"/>
          </w:tcPr>
          <w:p w14:paraId="2BEE660F" w14:textId="02F27B82" w:rsidR="005C208D" w:rsidRPr="009044EC" w:rsidRDefault="00CD6DFC" w:rsidP="00F33C84">
            <w:pPr>
              <w:pStyle w:val="Textkrper"/>
            </w:pPr>
            <w:r w:rsidRPr="009044EC">
              <w:t>Single metric</w:t>
            </w:r>
          </w:p>
        </w:tc>
        <w:tc>
          <w:tcPr>
            <w:tcW w:w="1644" w:type="dxa"/>
          </w:tcPr>
          <w:p w14:paraId="73CE2530" w14:textId="63C6FEA2" w:rsidR="005C208D" w:rsidRPr="009044EC" w:rsidRDefault="00415581" w:rsidP="00F33C84">
            <w:pPr>
              <w:pStyle w:val="Textkrper"/>
            </w:pPr>
            <w:r w:rsidRPr="009044EC">
              <w:t>Single metric</w:t>
            </w:r>
          </w:p>
        </w:tc>
      </w:tr>
      <w:tr w:rsidR="00CD6DFC" w:rsidRPr="009044EC" w14:paraId="563F929F" w14:textId="77777777" w:rsidTr="00F33C84">
        <w:tc>
          <w:tcPr>
            <w:tcW w:w="2331" w:type="dxa"/>
          </w:tcPr>
          <w:p w14:paraId="6E797DCA" w14:textId="42A9CED6" w:rsidR="00CD6DFC" w:rsidRPr="009044EC" w:rsidRDefault="004F3D69" w:rsidP="00F33C84">
            <w:pPr>
              <w:pStyle w:val="Textkrper"/>
            </w:pPr>
            <w:r w:rsidRPr="009044EC">
              <w:t>Non-human genomes</w:t>
            </w:r>
          </w:p>
        </w:tc>
        <w:tc>
          <w:tcPr>
            <w:tcW w:w="1979" w:type="dxa"/>
          </w:tcPr>
          <w:p w14:paraId="45DBAD76" w14:textId="2420B9DE" w:rsidR="00CD6DFC" w:rsidRPr="009044EC" w:rsidRDefault="004F3D69" w:rsidP="00F33C84">
            <w:pPr>
              <w:pStyle w:val="Textkrper"/>
            </w:pPr>
            <w:r w:rsidRPr="009044EC">
              <w:t>yes</w:t>
            </w:r>
          </w:p>
        </w:tc>
        <w:tc>
          <w:tcPr>
            <w:tcW w:w="1644" w:type="dxa"/>
          </w:tcPr>
          <w:p w14:paraId="179A641B" w14:textId="031A6217" w:rsidR="00CD6DFC" w:rsidRPr="009044EC" w:rsidRDefault="004F3D69" w:rsidP="00F33C84">
            <w:pPr>
              <w:pStyle w:val="Textkrper"/>
            </w:pPr>
            <w:r w:rsidRPr="009044EC">
              <w:t>yes</w:t>
            </w:r>
          </w:p>
        </w:tc>
        <w:tc>
          <w:tcPr>
            <w:tcW w:w="1644" w:type="dxa"/>
          </w:tcPr>
          <w:p w14:paraId="18FF2A4A" w14:textId="3C044E1C" w:rsidR="00CD6DFC" w:rsidRPr="009044EC" w:rsidRDefault="004F3D69" w:rsidP="00F33C84">
            <w:pPr>
              <w:pStyle w:val="Textkrper"/>
            </w:pPr>
            <w:r w:rsidRPr="009044EC">
              <w:t>no</w:t>
            </w:r>
          </w:p>
        </w:tc>
        <w:tc>
          <w:tcPr>
            <w:tcW w:w="1644" w:type="dxa"/>
          </w:tcPr>
          <w:p w14:paraId="1006217E" w14:textId="6347D21E" w:rsidR="00CD6DFC" w:rsidRPr="009044EC" w:rsidRDefault="00415581" w:rsidP="00F33C84">
            <w:pPr>
              <w:pStyle w:val="Textkrper"/>
            </w:pPr>
            <w:r w:rsidRPr="009044EC">
              <w:t>no</w:t>
            </w:r>
          </w:p>
        </w:tc>
      </w:tr>
      <w:tr w:rsidR="00CD6DFC" w:rsidRPr="009044EC" w14:paraId="56B8D3F9" w14:textId="77777777" w:rsidTr="00F33C84">
        <w:tc>
          <w:tcPr>
            <w:tcW w:w="2331" w:type="dxa"/>
          </w:tcPr>
          <w:p w14:paraId="24F68991" w14:textId="33A90418" w:rsidR="00CD6DFC" w:rsidRPr="009044EC" w:rsidRDefault="00415581" w:rsidP="00F33C84">
            <w:pPr>
              <w:pStyle w:val="Textkrper"/>
            </w:pPr>
            <w:r w:rsidRPr="009044EC">
              <w:t>Inclusion of gene expression</w:t>
            </w:r>
          </w:p>
        </w:tc>
        <w:tc>
          <w:tcPr>
            <w:tcW w:w="1979" w:type="dxa"/>
          </w:tcPr>
          <w:p w14:paraId="210849C8" w14:textId="706B4F37" w:rsidR="00CD6DFC" w:rsidRPr="009044EC" w:rsidRDefault="009D52B1" w:rsidP="00F33C84">
            <w:pPr>
              <w:pStyle w:val="Textkrper"/>
            </w:pPr>
            <w:r w:rsidRPr="009044EC">
              <w:t>As after annotation</w:t>
            </w:r>
          </w:p>
        </w:tc>
        <w:tc>
          <w:tcPr>
            <w:tcW w:w="1644" w:type="dxa"/>
          </w:tcPr>
          <w:p w14:paraId="560349C8" w14:textId="053A420C" w:rsidR="00CD6DFC" w:rsidRPr="009044EC" w:rsidRDefault="00CB6FF4" w:rsidP="00F33C84">
            <w:pPr>
              <w:pStyle w:val="Textkrper"/>
            </w:pPr>
            <w:r w:rsidRPr="009044EC">
              <w:t>?</w:t>
            </w:r>
          </w:p>
        </w:tc>
        <w:tc>
          <w:tcPr>
            <w:tcW w:w="1644" w:type="dxa"/>
          </w:tcPr>
          <w:p w14:paraId="57326C79" w14:textId="660A5938" w:rsidR="00CD6DFC" w:rsidRPr="009044EC" w:rsidRDefault="008477FF" w:rsidP="00F33C84">
            <w:pPr>
              <w:pStyle w:val="Textkrper"/>
            </w:pPr>
            <w:r w:rsidRPr="009044EC">
              <w:t>Integrated in tissue map</w:t>
            </w:r>
          </w:p>
        </w:tc>
        <w:tc>
          <w:tcPr>
            <w:tcW w:w="1644" w:type="dxa"/>
          </w:tcPr>
          <w:p w14:paraId="44785099" w14:textId="2431B166" w:rsidR="00CD6DFC" w:rsidRPr="009044EC" w:rsidRDefault="009D52B1" w:rsidP="00F33C84">
            <w:pPr>
              <w:pStyle w:val="Textkrper"/>
            </w:pPr>
            <w:r w:rsidRPr="009044EC">
              <w:t>Integr</w:t>
            </w:r>
            <w:r w:rsidR="008477FF" w:rsidRPr="009044EC">
              <w:t>at</w:t>
            </w:r>
            <w:r w:rsidRPr="009044EC">
              <w:t>ed in the ranking risk metric</w:t>
            </w:r>
          </w:p>
        </w:tc>
      </w:tr>
      <w:tr w:rsidR="00F33C84" w:rsidRPr="009044EC" w14:paraId="6C8687A3" w14:textId="77777777" w:rsidTr="007C4FD9">
        <w:tc>
          <w:tcPr>
            <w:tcW w:w="2331" w:type="dxa"/>
          </w:tcPr>
          <w:p w14:paraId="63222FA2" w14:textId="4F7BEDEA" w:rsidR="00F33C84" w:rsidRPr="009044EC" w:rsidRDefault="00D2500F" w:rsidP="00F33C84">
            <w:pPr>
              <w:pStyle w:val="Textkrper"/>
            </w:pPr>
            <w:r w:rsidRPr="009044EC">
              <w:t>…</w:t>
            </w:r>
          </w:p>
        </w:tc>
        <w:tc>
          <w:tcPr>
            <w:tcW w:w="1979" w:type="dxa"/>
          </w:tcPr>
          <w:p w14:paraId="318A4706" w14:textId="77777777" w:rsidR="00F33C84" w:rsidRPr="009044EC" w:rsidRDefault="00F33C84" w:rsidP="00F33C84">
            <w:pPr>
              <w:pStyle w:val="Textkrper"/>
            </w:pPr>
          </w:p>
        </w:tc>
        <w:tc>
          <w:tcPr>
            <w:tcW w:w="1644" w:type="dxa"/>
          </w:tcPr>
          <w:p w14:paraId="2B538F9E" w14:textId="77777777" w:rsidR="00F33C84" w:rsidRPr="009044EC" w:rsidRDefault="00F33C84" w:rsidP="00F33C84">
            <w:pPr>
              <w:pStyle w:val="Textkrper"/>
            </w:pPr>
          </w:p>
        </w:tc>
        <w:tc>
          <w:tcPr>
            <w:tcW w:w="1644" w:type="dxa"/>
          </w:tcPr>
          <w:p w14:paraId="1DE7884D" w14:textId="77777777" w:rsidR="00F33C84" w:rsidRPr="009044EC" w:rsidRDefault="00F33C84" w:rsidP="00F33C84">
            <w:pPr>
              <w:pStyle w:val="Textkrper"/>
            </w:pPr>
          </w:p>
        </w:tc>
        <w:tc>
          <w:tcPr>
            <w:tcW w:w="1644" w:type="dxa"/>
          </w:tcPr>
          <w:p w14:paraId="20D37D9C" w14:textId="4D3C5075" w:rsidR="00F33C84" w:rsidRPr="009044EC" w:rsidRDefault="00F33C84" w:rsidP="00F33C84">
            <w:pPr>
              <w:pStyle w:val="Textkrper"/>
            </w:pPr>
          </w:p>
        </w:tc>
      </w:tr>
    </w:tbl>
    <w:p w14:paraId="05494E29" w14:textId="5B70B3D2" w:rsidR="00F33C84" w:rsidRPr="00D977A5" w:rsidRDefault="00D2500F" w:rsidP="00F33C84">
      <w:pPr>
        <w:pStyle w:val="Textkrper"/>
        <w:rPr>
          <w:i/>
          <w:iCs/>
        </w:rPr>
      </w:pPr>
      <w:r w:rsidRPr="00D977A5">
        <w:rPr>
          <w:i/>
          <w:iCs/>
        </w:rPr>
        <w:t xml:space="preserve">*footnote: we advise reader to read CrossDome paper for their detailed </w:t>
      </w:r>
      <w:r w:rsidR="006F5234" w:rsidRPr="00D977A5">
        <w:rPr>
          <w:i/>
          <w:iCs/>
        </w:rPr>
        <w:t>discussion of scrap</w:t>
      </w:r>
    </w:p>
    <w:p w14:paraId="473969B5" w14:textId="77777777" w:rsidR="00D2500F" w:rsidRPr="009044EC" w:rsidRDefault="00D2500F" w:rsidP="007C4FD9">
      <w:pPr>
        <w:pStyle w:val="Textkrper"/>
      </w:pPr>
    </w:p>
    <w:p w14:paraId="2EA9A612" w14:textId="777CD53F" w:rsidR="003A1E25" w:rsidRPr="00D977A5" w:rsidRDefault="003A1E25" w:rsidP="003A1E25">
      <w:pPr>
        <w:pStyle w:val="font-claude-response-body"/>
        <w:rPr>
          <w:rFonts w:asciiTheme="minorHAnsi" w:hAnsiTheme="minorHAnsi"/>
          <w:lang w:val="en-US"/>
        </w:rPr>
      </w:pPr>
      <w:r w:rsidRPr="00D977A5">
        <w:rPr>
          <w:rFonts w:asciiTheme="minorHAnsi" w:hAnsiTheme="minorHAnsi"/>
          <w:lang w:val="en-US"/>
        </w:rPr>
        <w:t>Traditional off-target prediction approaches often lack explicit frameworks for interpreting sequence mismatches in relation to HLA binding requirements. The input of EpiTox consists of two elements: the target sequence (MAGEA3-KVAELVHFL) and the HLA-allele of interest (HLA-A*02:01) (Figure 1). This information is used to create a transparent template-based classification (TPT, Table 2) for relating off-target mismatch profiles to the target. While minimalistic, this approach affirmed well-established primary anchor positions (P2, P9) and secondary anchor position (P1), providing an interpretable framework for understanding target tolerance to mismatches.</w:t>
      </w:r>
    </w:p>
    <w:p w14:paraId="3AFE76B6" w14:textId="69810F2C" w:rsidR="00743A7F" w:rsidRDefault="003A1E25" w:rsidP="003A1E25">
      <w:pPr>
        <w:pStyle w:val="font-claude-response-body"/>
        <w:rPr>
          <w:rFonts w:asciiTheme="minorHAnsi" w:hAnsiTheme="minorHAnsi"/>
          <w:lang w:val="en-US"/>
        </w:rPr>
      </w:pPr>
      <w:r w:rsidRPr="00D977A5">
        <w:rPr>
          <w:rFonts w:asciiTheme="minorHAnsi" w:hAnsiTheme="minorHAnsi"/>
          <w:lang w:val="en-US"/>
        </w:rPr>
        <w:t xml:space="preserve">For this study, our dual-algorithmic </w:t>
      </w:r>
      <w:r w:rsidRPr="002B5E67">
        <w:rPr>
          <w:rFonts w:asciiTheme="minorHAnsi" w:hAnsiTheme="minorHAnsi"/>
          <w:b/>
          <w:bCs/>
          <w:i/>
          <w:iCs/>
          <w:lang w:val="en-US"/>
        </w:rPr>
        <w:t>FindTopes</w:t>
      </w:r>
      <w:r w:rsidRPr="002B5E67">
        <w:rPr>
          <w:rFonts w:asciiTheme="minorHAnsi" w:hAnsiTheme="minorHAnsi"/>
          <w:lang w:val="en-US"/>
        </w:rPr>
        <w:t xml:space="preserve"> module identified 1,304 off-target candidates with a maximum edit distance of 4. </w:t>
      </w:r>
      <w:r w:rsidR="00013AEA" w:rsidRPr="00013AEA">
        <w:rPr>
          <w:rFonts w:asciiTheme="minorHAnsi" w:hAnsiTheme="minorHAnsi"/>
          <w:lang w:val="en-US"/>
        </w:rPr>
        <w:t>T</w:t>
      </w:r>
      <w:r w:rsidR="00013AEA" w:rsidRPr="002B5E67">
        <w:rPr>
          <w:lang w:val="en-US"/>
        </w:rPr>
        <w:t>o validate our approach, we confirmed that FindTopes successfully captured previously disclosed peptides that were speculated as off-targets in the MAGE-A3 context for this specific antibody [CITE]</w:t>
      </w:r>
      <w:r w:rsidR="002B5E67" w:rsidRPr="002B5E67">
        <w:rPr>
          <w:lang w:val="en-US"/>
        </w:rPr>
        <w:t xml:space="preserve"> </w:t>
      </w:r>
      <w:r w:rsidR="002B5E67">
        <w:rPr>
          <w:lang w:val="en-US"/>
        </w:rPr>
        <w:t>(18/19)</w:t>
      </w:r>
      <w:r w:rsidR="00013AEA" w:rsidRPr="002B5E67">
        <w:rPr>
          <w:lang w:val="en-US"/>
        </w:rPr>
        <w:t>, demonstrating the method's ability to recapitulate known candidates while expanding the search space.</w:t>
      </w:r>
      <w:r w:rsidR="00013AEA">
        <w:t xml:space="preserve"> </w:t>
      </w:r>
      <w:r w:rsidRPr="002B5E67">
        <w:rPr>
          <w:rFonts w:asciiTheme="minorHAnsi" w:hAnsiTheme="minorHAnsi"/>
          <w:lang w:val="en-US"/>
        </w:rPr>
        <w:t xml:space="preserve">Analysis of mismatch distribution revealed that only three predicted peptides (0.2%) had mismatches exclusively at anchor positions using TPT classification, while the majority (82.4%) showed mismatches at both anchor and backbone positions, and </w:t>
      </w:r>
      <w:r w:rsidRPr="002B5E67">
        <w:rPr>
          <w:rFonts w:asciiTheme="minorHAnsi" w:hAnsiTheme="minorHAnsi"/>
          <w:lang w:val="en-US"/>
        </w:rPr>
        <w:lastRenderedPageBreak/>
        <w:t>18.4% maintained intact anchor positions. In the current implementation, we ensured predicted peptides matched the exact target length, though future applications could extend the search space to peptides of different lengths typical for the HLA-allele of interest.</w:t>
      </w:r>
    </w:p>
    <w:p w14:paraId="4B2AF350" w14:textId="69D1554E" w:rsidR="00792661" w:rsidRPr="003D4D99" w:rsidRDefault="005F4847" w:rsidP="003D4D99">
      <w:pPr>
        <w:pStyle w:val="font-claude-response-body"/>
        <w:rPr>
          <w:rFonts w:asciiTheme="minorHAnsi" w:eastAsiaTheme="minorEastAsia" w:hAnsiTheme="minorHAnsi" w:cstheme="minorBidi"/>
          <w:lang w:val="en-US" w:eastAsia="zh-CN"/>
        </w:rPr>
      </w:pPr>
      <w:r w:rsidRPr="003D4D99">
        <w:rPr>
          <w:rFonts w:asciiTheme="minorHAnsi" w:eastAsiaTheme="minorEastAsia" w:hAnsiTheme="minorHAnsi" w:cstheme="minorBidi"/>
          <w:lang w:val="en-US" w:eastAsia="zh-CN"/>
        </w:rPr>
        <w:t>High-throughput experimental screening encompassed 538 selected candidates (see Figure 5B for experimental evaluation): 171 selected for antibody binding profile characterization and 373 representing our heterogeneous discovery pool, with some overlap between the two sets. From the discovery pool, 37 peptides were confirmed binders (9.9%). These binders revealed distinct patterns when analyzed by our metrics and classifications.</w:t>
      </w:r>
    </w:p>
    <w:p w14:paraId="0EB7202E" w14:textId="309AF213" w:rsidR="003B2149" w:rsidRPr="00FB256C" w:rsidRDefault="003B2149" w:rsidP="003B2149">
      <w:pPr>
        <w:pStyle w:val="font-claude-response-body"/>
        <w:rPr>
          <w:rFonts w:asciiTheme="minorHAnsi" w:eastAsiaTheme="minorEastAsia" w:hAnsiTheme="minorHAnsi" w:cstheme="minorBidi"/>
          <w:lang w:val="en-US" w:eastAsia="zh-CN"/>
        </w:rPr>
      </w:pPr>
      <w:r w:rsidRPr="00FB256C">
        <w:rPr>
          <w:rFonts w:asciiTheme="minorHAnsi" w:eastAsiaTheme="minorEastAsia" w:hAnsiTheme="minorHAnsi" w:cstheme="minorBidi"/>
          <w:lang w:val="en-US" w:eastAsia="zh-CN"/>
        </w:rPr>
        <w:t>Genetic modifications are inconsistently discussed in the context of drug discovery, yet their systematic integration into off-target discovery remains limited. While current literature emphasizes trait-associated SNPs (TAS</w:t>
      </w:r>
      <w:r w:rsidR="00B072CF" w:rsidRPr="00FB256C">
        <w:rPr>
          <w:rFonts w:asciiTheme="minorHAnsi" w:eastAsiaTheme="minorEastAsia" w:hAnsiTheme="minorHAnsi" w:cstheme="minorBidi"/>
          <w:lang w:val="en-US" w:eastAsia="zh-CN"/>
        </w:rPr>
        <w:t xml:space="preserve">), </w:t>
      </w:r>
      <w:r w:rsidRPr="00FB256C">
        <w:rPr>
          <w:rFonts w:asciiTheme="minorHAnsi" w:eastAsiaTheme="minorEastAsia" w:hAnsiTheme="minorHAnsi" w:cstheme="minorBidi"/>
          <w:lang w:val="en-US" w:eastAsia="zh-CN"/>
        </w:rPr>
        <w:t>genetic variants with established links to specific diseases or cancer types</w:t>
      </w:r>
      <w:r w:rsidR="00ED0795" w:rsidRPr="003D4D99">
        <w:rPr>
          <w:rFonts w:asciiTheme="minorHAnsi" w:eastAsiaTheme="minorEastAsia" w:hAnsiTheme="minorHAnsi" w:cstheme="minorBidi"/>
          <w:lang w:val="en-US" w:eastAsia="zh-CN"/>
        </w:rPr>
        <w:t xml:space="preserve">, </w:t>
      </w:r>
      <w:r w:rsidRPr="00FB256C">
        <w:rPr>
          <w:rFonts w:asciiTheme="minorHAnsi" w:eastAsiaTheme="minorEastAsia" w:hAnsiTheme="minorHAnsi" w:cstheme="minorBidi"/>
          <w:lang w:val="en-US" w:eastAsia="zh-CN"/>
        </w:rPr>
        <w:t xml:space="preserve">these are rarely implemented as active screening criteria [REF TABLE </w:t>
      </w:r>
      <w:r w:rsidR="00A559C2">
        <w:rPr>
          <w:rFonts w:asciiTheme="minorHAnsi" w:eastAsiaTheme="minorEastAsia" w:hAnsiTheme="minorHAnsi" w:cstheme="minorBidi"/>
          <w:lang w:val="en-US" w:eastAsia="zh-CN"/>
        </w:rPr>
        <w:t>7</w:t>
      </w:r>
      <w:r w:rsidRPr="00FB256C">
        <w:rPr>
          <w:rFonts w:asciiTheme="minorHAnsi" w:eastAsiaTheme="minorEastAsia" w:hAnsiTheme="minorHAnsi" w:cstheme="minorBidi"/>
          <w:lang w:val="en-US" w:eastAsia="zh-CN"/>
        </w:rPr>
        <w:t>]. When TAS, let alone broader SNPs, are considered at all, they are typically used as exclusion filters rather than proactive inclusion criteria. This represents a critical gap: in risk assessment scenarios, SNPs should be prioritized as inclusion criteria to identify potential population-specific off-targets before they manifest clinically.</w:t>
      </w:r>
    </w:p>
    <w:p w14:paraId="225A31AC" w14:textId="79DD6F9D" w:rsidR="003B2149" w:rsidRPr="00FB256C" w:rsidRDefault="003B2149" w:rsidP="003B2149">
      <w:pPr>
        <w:pStyle w:val="font-claude-response-body"/>
        <w:rPr>
          <w:rFonts w:asciiTheme="minorHAnsi" w:eastAsiaTheme="minorEastAsia" w:hAnsiTheme="minorHAnsi" w:cstheme="minorBidi"/>
          <w:lang w:val="en-US" w:eastAsia="zh-CN"/>
        </w:rPr>
      </w:pPr>
      <w:r w:rsidRPr="00FB256C">
        <w:rPr>
          <w:rFonts w:asciiTheme="minorHAnsi" w:eastAsiaTheme="minorEastAsia" w:hAnsiTheme="minorHAnsi" w:cstheme="minorBidi"/>
          <w:lang w:val="en-US" w:eastAsia="zh-CN"/>
        </w:rPr>
        <w:t xml:space="preserve">SNPs have long been used to explain ethnicity-specific phenotypes, many of which are not readily observable. It is therefore surprising that despite the central role of HLA in TCRm therapies, systematic SNP integration has not become standard practice. We addressed this gap through our </w:t>
      </w:r>
      <w:r w:rsidRPr="00FB256C">
        <w:rPr>
          <w:rFonts w:asciiTheme="minorHAnsi" w:eastAsiaTheme="minorEastAsia" w:hAnsiTheme="minorHAnsi" w:cstheme="minorBidi"/>
          <w:b/>
          <w:bCs/>
          <w:i/>
          <w:iCs/>
          <w:lang w:val="en-US" w:eastAsia="zh-CN"/>
        </w:rPr>
        <w:t>MutaTopes</w:t>
      </w:r>
      <w:r w:rsidRPr="00FB256C">
        <w:rPr>
          <w:rFonts w:asciiTheme="minorHAnsi" w:eastAsiaTheme="minorEastAsia" w:hAnsiTheme="minorHAnsi" w:cstheme="minorBidi"/>
          <w:lang w:val="en-US" w:eastAsia="zh-CN"/>
        </w:rPr>
        <w:t xml:space="preserve"> module</w:t>
      </w:r>
      <w:r w:rsidR="006C6C53">
        <w:rPr>
          <w:rFonts w:asciiTheme="minorHAnsi" w:eastAsiaTheme="minorEastAsia" w:hAnsiTheme="minorHAnsi" w:cstheme="minorBidi"/>
          <w:lang w:val="en-US" w:eastAsia="zh-CN"/>
        </w:rPr>
        <w:t xml:space="preserve">, </w:t>
      </w:r>
      <w:r w:rsidR="006C6C53" w:rsidRPr="00FB256C">
        <w:rPr>
          <w:rFonts w:asciiTheme="minorHAnsi" w:eastAsiaTheme="minorEastAsia" w:hAnsiTheme="minorHAnsi" w:cstheme="minorBidi"/>
          <w:lang w:val="en-US" w:eastAsia="zh-CN"/>
        </w:rPr>
        <w:t xml:space="preserve">which identified </w:t>
      </w:r>
      <w:r w:rsidR="00B8693B">
        <w:rPr>
          <w:rFonts w:asciiTheme="minorHAnsi" w:eastAsiaTheme="minorEastAsia" w:hAnsiTheme="minorHAnsi" w:cstheme="minorBidi"/>
          <w:lang w:val="en-US" w:eastAsia="zh-CN"/>
        </w:rPr>
        <w:t xml:space="preserve">150 </w:t>
      </w:r>
      <w:r w:rsidR="006C6C53" w:rsidRPr="00FB256C">
        <w:rPr>
          <w:rFonts w:asciiTheme="minorHAnsi" w:eastAsiaTheme="minorEastAsia" w:hAnsiTheme="minorHAnsi" w:cstheme="minorBidi"/>
          <w:lang w:val="en-US" w:eastAsia="zh-CN"/>
        </w:rPr>
        <w:t>SNP-derived peptides comprising 10% of our screening pool. This represents, to our knowledge, the first empirical assessment of SNP representation i</w:t>
      </w:r>
      <w:r w:rsidR="00E21393" w:rsidRPr="00C51DE9">
        <w:rPr>
          <w:rFonts w:asciiTheme="minorHAnsi" w:eastAsiaTheme="minorEastAsia" w:hAnsiTheme="minorHAnsi" w:cstheme="minorBidi"/>
          <w:lang w:val="en-US" w:eastAsia="zh-CN"/>
        </w:rPr>
        <w:t xml:space="preserve">n systematic </w:t>
      </w:r>
      <w:r w:rsidR="006C6C53" w:rsidRPr="00FB256C">
        <w:rPr>
          <w:rFonts w:asciiTheme="minorHAnsi" w:eastAsiaTheme="minorEastAsia" w:hAnsiTheme="minorHAnsi" w:cstheme="minorBidi"/>
          <w:lang w:val="en-US" w:eastAsia="zh-CN"/>
        </w:rPr>
        <w:t>TCRm off-target screening</w:t>
      </w:r>
      <w:r w:rsidR="009B6EB4" w:rsidRPr="00C51DE9">
        <w:rPr>
          <w:rFonts w:asciiTheme="minorHAnsi" w:eastAsiaTheme="minorEastAsia" w:hAnsiTheme="minorHAnsi" w:cstheme="minorBidi"/>
          <w:lang w:val="en-US" w:eastAsia="zh-CN"/>
        </w:rPr>
        <w:t xml:space="preserve">. </w:t>
      </w:r>
      <w:r w:rsidRPr="00FB256C">
        <w:rPr>
          <w:rFonts w:asciiTheme="minorHAnsi" w:eastAsiaTheme="minorEastAsia" w:hAnsiTheme="minorHAnsi" w:cstheme="minorBidi"/>
          <w:lang w:val="en-US" w:eastAsia="zh-CN"/>
        </w:rPr>
        <w:t>Our data demonstrate that SNP-derived peptides follow the overall mismatch classification pattern, with sequence alterations in both peptide backbone and anchor positions (83%) and a smaller proportion showing intact anchor</w:t>
      </w:r>
      <w:r w:rsidRPr="00FB256C">
        <w:rPr>
          <w:rStyle w:val="Hervorhebung"/>
          <w:rFonts w:asciiTheme="minorHAnsi" w:hAnsiTheme="minorHAnsi"/>
          <w:i w:val="0"/>
          <w:iCs w:val="0"/>
          <w:lang w:val="en-US"/>
        </w:rPr>
        <w:t xml:space="preserve"> </w:t>
      </w:r>
      <w:r w:rsidRPr="00FB256C">
        <w:rPr>
          <w:rFonts w:asciiTheme="minorHAnsi" w:eastAsiaTheme="minorEastAsia" w:hAnsiTheme="minorHAnsi" w:cstheme="minorBidi"/>
          <w:lang w:val="en-US" w:eastAsia="zh-CN"/>
        </w:rPr>
        <w:t>positions (17%) [Figures 2B &amp; 6].</w:t>
      </w:r>
    </w:p>
    <w:p w14:paraId="7930465C" w14:textId="5007E594" w:rsidR="003B2149" w:rsidRDefault="003B2149" w:rsidP="003B2149">
      <w:pPr>
        <w:pStyle w:val="font-claude-response-body"/>
        <w:rPr>
          <w:rStyle w:val="Hervorhebung"/>
          <w:rFonts w:asciiTheme="minorHAnsi" w:hAnsiTheme="minorHAnsi"/>
          <w:i w:val="0"/>
          <w:iCs w:val="0"/>
          <w:lang w:val="en-US"/>
        </w:rPr>
      </w:pPr>
      <w:r w:rsidRPr="00FB256C">
        <w:rPr>
          <w:rFonts w:asciiTheme="minorHAnsi" w:eastAsiaTheme="minorEastAsia" w:hAnsiTheme="minorHAnsi" w:cstheme="minorBidi"/>
          <w:lang w:val="en-US" w:eastAsia="zh-CN"/>
        </w:rPr>
        <w:t>Critically, upon experimental evaluation</w:t>
      </w:r>
      <w:r w:rsidR="002C5ED8" w:rsidRPr="00C51DE9">
        <w:rPr>
          <w:rFonts w:asciiTheme="minorHAnsi" w:eastAsiaTheme="minorEastAsia" w:hAnsiTheme="minorHAnsi" w:cstheme="minorBidi"/>
          <w:lang w:val="en-US" w:eastAsia="zh-CN"/>
        </w:rPr>
        <w:t xml:space="preserve"> </w:t>
      </w:r>
      <w:r w:rsidR="00C51DE9">
        <w:rPr>
          <w:rFonts w:asciiTheme="minorHAnsi" w:eastAsiaTheme="minorEastAsia" w:hAnsiTheme="minorHAnsi" w:cstheme="minorBidi"/>
          <w:lang w:val="en-US" w:eastAsia="zh-CN"/>
        </w:rPr>
        <w:t xml:space="preserve">of </w:t>
      </w:r>
      <w:r w:rsidR="002C5ED8" w:rsidRPr="00C51DE9">
        <w:rPr>
          <w:rFonts w:asciiTheme="minorHAnsi" w:eastAsiaTheme="minorEastAsia" w:hAnsiTheme="minorHAnsi" w:cstheme="minorBidi"/>
          <w:lang w:val="en-US" w:eastAsia="zh-CN"/>
        </w:rPr>
        <w:t xml:space="preserve">35 SNP-derived </w:t>
      </w:r>
      <w:r w:rsidR="00FB256C" w:rsidRPr="00C51DE9">
        <w:rPr>
          <w:rFonts w:asciiTheme="minorHAnsi" w:eastAsiaTheme="minorEastAsia" w:hAnsiTheme="minorHAnsi" w:cstheme="minorBidi"/>
          <w:lang w:val="en-US" w:eastAsia="zh-CN"/>
        </w:rPr>
        <w:t>peptides</w:t>
      </w:r>
      <w:r w:rsidR="00FB256C">
        <w:rPr>
          <w:rFonts w:asciiTheme="minorHAnsi" w:eastAsiaTheme="minorEastAsia" w:hAnsiTheme="minorHAnsi" w:cstheme="minorBidi"/>
          <w:lang w:val="en-US" w:eastAsia="zh-CN"/>
        </w:rPr>
        <w:t xml:space="preserve"> (</w:t>
      </w:r>
      <w:r w:rsidR="00C51DE9">
        <w:rPr>
          <w:rFonts w:asciiTheme="minorHAnsi" w:eastAsiaTheme="minorEastAsia" w:hAnsiTheme="minorHAnsi" w:cstheme="minorBidi"/>
          <w:lang w:val="en-US" w:eastAsia="zh-CN"/>
        </w:rPr>
        <w:t>Table 5 for selection rationale</w:t>
      </w:r>
      <w:r w:rsidR="002C5ED8" w:rsidRPr="00C51DE9">
        <w:rPr>
          <w:rFonts w:asciiTheme="minorHAnsi" w:eastAsiaTheme="minorEastAsia" w:hAnsiTheme="minorHAnsi" w:cstheme="minorBidi"/>
          <w:lang w:val="en-US" w:eastAsia="zh-CN"/>
        </w:rPr>
        <w:t>)</w:t>
      </w:r>
      <w:r w:rsidRPr="00FB256C">
        <w:rPr>
          <w:rFonts w:asciiTheme="minorHAnsi" w:eastAsiaTheme="minorEastAsia" w:hAnsiTheme="minorHAnsi" w:cstheme="minorBidi"/>
          <w:lang w:val="en-US" w:eastAsia="zh-CN"/>
        </w:rPr>
        <w:t>, three exhibited unintended binding events</w:t>
      </w:r>
      <w:r w:rsidR="002C5ED8" w:rsidRPr="00C51DE9">
        <w:rPr>
          <w:rFonts w:asciiTheme="minorHAnsi" w:eastAsiaTheme="minorEastAsia" w:hAnsiTheme="minorHAnsi" w:cstheme="minorBidi"/>
          <w:lang w:val="en-US" w:eastAsia="zh-CN"/>
        </w:rPr>
        <w:t>, two of which</w:t>
      </w:r>
      <w:r w:rsidR="00C51DE9">
        <w:rPr>
          <w:rFonts w:asciiTheme="minorHAnsi" w:eastAsiaTheme="minorEastAsia" w:hAnsiTheme="minorHAnsi" w:cstheme="minorBidi"/>
          <w:lang w:val="en-US" w:eastAsia="zh-CN"/>
        </w:rPr>
        <w:t xml:space="preserve"> showed</w:t>
      </w:r>
      <w:r w:rsidR="002C5ED8" w:rsidRPr="00C51DE9">
        <w:rPr>
          <w:rFonts w:asciiTheme="minorHAnsi" w:eastAsiaTheme="minorEastAsia" w:hAnsiTheme="minorHAnsi" w:cstheme="minorBidi"/>
          <w:lang w:val="en-US" w:eastAsia="zh-CN"/>
        </w:rPr>
        <w:t xml:space="preserve"> </w:t>
      </w:r>
      <w:r w:rsidRPr="00FB256C">
        <w:rPr>
          <w:rFonts w:asciiTheme="minorHAnsi" w:eastAsiaTheme="minorEastAsia" w:hAnsiTheme="minorHAnsi" w:cstheme="minorBidi"/>
          <w:lang w:val="en-US" w:eastAsia="zh-CN"/>
        </w:rPr>
        <w:t>affinity superior to the target peptide itself. These off-targets would only manifest in individuals carrying specific SNPs, independent of overall gene expression or tissue-specific patterns (Figure 6, see Population-specific variants reveal novel off-targets). These findings demonstrate that early integration of SNPs in off-target discovery can inform antibody optimization and downstream processes, ultimately creating safer therapeutics for all patients, including those at risk of severe population-specific toxicity</w:t>
      </w:r>
      <w:r w:rsidRPr="00FB256C">
        <w:rPr>
          <w:rStyle w:val="Hervorhebung"/>
          <w:rFonts w:asciiTheme="minorHAnsi" w:hAnsiTheme="minorHAnsi"/>
          <w:i w:val="0"/>
          <w:iCs w:val="0"/>
          <w:lang w:val="en-US"/>
        </w:rPr>
        <w:t>.</w:t>
      </w:r>
    </w:p>
    <w:p w14:paraId="37D3EDB8" w14:textId="2C7A70E8" w:rsidR="00987D89" w:rsidRPr="00D977A5" w:rsidRDefault="00987D89" w:rsidP="00987D89">
      <w:pPr>
        <w:pStyle w:val="font-claude-response-body"/>
        <w:rPr>
          <w:rFonts w:eastAsiaTheme="minorEastAsia" w:cstheme="minorBidi"/>
          <w:lang w:eastAsia="zh-CN"/>
        </w:rPr>
      </w:pPr>
      <w:r w:rsidRPr="00963C61">
        <w:rPr>
          <w:rFonts w:asciiTheme="minorHAnsi" w:hAnsiTheme="minorHAnsi"/>
          <w:lang w:val="en-US"/>
        </w:rPr>
        <w:t xml:space="preserve">While ascertainment bias in biological databases is well-recognized, its impact on MHC-peptide binding data has not been systematically quantified. Current approaches use these databases as searching pools or filtering criteria [Table </w:t>
      </w:r>
      <w:r w:rsidR="00A559C2">
        <w:rPr>
          <w:rFonts w:asciiTheme="minorHAnsi" w:hAnsiTheme="minorHAnsi"/>
          <w:lang w:val="en-US"/>
        </w:rPr>
        <w:t>7</w:t>
      </w:r>
      <w:r w:rsidRPr="00963C61">
        <w:rPr>
          <w:rFonts w:asciiTheme="minorHAnsi" w:hAnsiTheme="minorHAnsi"/>
          <w:lang w:val="en-US"/>
        </w:rPr>
        <w:t xml:space="preserve">], creating a "bias of success": well-studied peptides accumulate validation while novel candidates are </w:t>
      </w:r>
      <w:r w:rsidRPr="00963C61">
        <w:rPr>
          <w:rFonts w:asciiTheme="minorHAnsi" w:hAnsiTheme="minorHAnsi"/>
          <w:lang w:val="en-US"/>
        </w:rPr>
        <w:lastRenderedPageBreak/>
        <w:t xml:space="preserve">prematurely excluded. </w:t>
      </w:r>
      <w:r w:rsidR="001419E3">
        <w:rPr>
          <w:rFonts w:asciiTheme="minorHAnsi" w:hAnsiTheme="minorHAnsi"/>
          <w:lang w:val="en-US"/>
        </w:rPr>
        <w:t xml:space="preserve">Moreover, </w:t>
      </w:r>
      <w:r w:rsidR="001419E3">
        <w:rPr>
          <w:rFonts w:asciiTheme="minorHAnsi" w:eastAsiaTheme="minorEastAsia" w:hAnsiTheme="minorHAnsi" w:cstheme="minorBidi"/>
          <w:lang w:val="en-US" w:eastAsia="zh-CN"/>
        </w:rPr>
        <w:t>a</w:t>
      </w:r>
      <w:r w:rsidR="001419E3" w:rsidRPr="00DA3410">
        <w:rPr>
          <w:rFonts w:asciiTheme="minorHAnsi" w:eastAsiaTheme="minorEastAsia" w:hAnsiTheme="minorHAnsi" w:cstheme="minorBidi"/>
          <w:lang w:val="en-US" w:eastAsia="zh-CN"/>
        </w:rPr>
        <w:t xml:space="preserve">mong 1454 peptides, NetMHCpan predicted </w:t>
      </w:r>
      <w:r w:rsidR="005C252D">
        <w:rPr>
          <w:rFonts w:asciiTheme="minorHAnsi" w:eastAsiaTheme="minorEastAsia" w:hAnsiTheme="minorHAnsi" w:cstheme="minorBidi"/>
          <w:lang w:val="en-US" w:eastAsia="zh-CN"/>
        </w:rPr>
        <w:t>7</w:t>
      </w:r>
      <w:r w:rsidR="001419E3">
        <w:rPr>
          <w:rFonts w:asciiTheme="minorHAnsi" w:eastAsiaTheme="minorEastAsia" w:hAnsiTheme="minorHAnsi" w:cstheme="minorBidi"/>
          <w:lang w:val="en-US" w:eastAsia="zh-CN"/>
        </w:rPr>
        <w:t>19 (</w:t>
      </w:r>
      <w:r w:rsidR="001419E3" w:rsidRPr="00DA3410">
        <w:rPr>
          <w:rFonts w:asciiTheme="minorHAnsi" w:eastAsiaTheme="minorEastAsia" w:hAnsiTheme="minorHAnsi" w:cstheme="minorBidi"/>
          <w:lang w:val="en-US" w:eastAsia="zh-CN"/>
        </w:rPr>
        <w:t>50%</w:t>
      </w:r>
      <w:r w:rsidR="001419E3">
        <w:rPr>
          <w:rFonts w:asciiTheme="minorHAnsi" w:eastAsiaTheme="minorEastAsia" w:hAnsiTheme="minorHAnsi" w:cstheme="minorBidi"/>
          <w:lang w:val="en-US" w:eastAsia="zh-CN"/>
        </w:rPr>
        <w:t>) of the peptides</w:t>
      </w:r>
      <w:r w:rsidR="001419E3" w:rsidRPr="00DA3410">
        <w:rPr>
          <w:rFonts w:asciiTheme="minorHAnsi" w:eastAsiaTheme="minorEastAsia" w:hAnsiTheme="minorHAnsi" w:cstheme="minorBidi"/>
          <w:lang w:val="en-US" w:eastAsia="zh-CN"/>
        </w:rPr>
        <w:t xml:space="preserve"> as high-to-moderate binders, making experimental validation impractical. </w:t>
      </w:r>
      <w:r w:rsidRPr="00963C61">
        <w:rPr>
          <w:rFonts w:asciiTheme="minorHAnsi" w:hAnsiTheme="minorHAnsi"/>
          <w:lang w:val="en-US"/>
        </w:rPr>
        <w:t xml:space="preserve">Our </w:t>
      </w:r>
      <w:r w:rsidRPr="00D977A5">
        <w:rPr>
          <w:rFonts w:asciiTheme="minorHAnsi" w:hAnsiTheme="minorHAnsi"/>
          <w:b/>
          <w:bCs/>
          <w:i/>
          <w:iCs/>
          <w:lang w:val="en-US"/>
        </w:rPr>
        <w:t>PrediTopes</w:t>
      </w:r>
      <w:r w:rsidRPr="00963C61">
        <w:rPr>
          <w:rFonts w:asciiTheme="minorHAnsi" w:hAnsiTheme="minorHAnsi"/>
          <w:lang w:val="en-US"/>
        </w:rPr>
        <w:t xml:space="preserve"> module addresses this through a Bayesian framework that explicitly accounts for data incompleteness, adding contextual risk assessment rather than binary exclusion (Figure 3).</w:t>
      </w:r>
    </w:p>
    <w:p w14:paraId="58536F5A" w14:textId="77777777" w:rsidR="00987D89" w:rsidRPr="00963C61" w:rsidRDefault="00987D89" w:rsidP="00987D89">
      <w:pPr>
        <w:pStyle w:val="font-claude-response-body"/>
        <w:rPr>
          <w:rFonts w:asciiTheme="minorHAnsi" w:hAnsiTheme="minorHAnsi"/>
          <w:lang w:val="en-US"/>
        </w:rPr>
      </w:pPr>
      <w:r w:rsidRPr="00963C61">
        <w:rPr>
          <w:rFonts w:asciiTheme="minorHAnsi" w:hAnsiTheme="minorHAnsi"/>
          <w:lang w:val="en-US"/>
        </w:rPr>
        <w:t>The module assigns a 50% prior probability to poorly studied peptides and a conservative likelihood ratio (LR = 0.3) for computational predictions, maintaining non-zero confidence for discovery while prioritizing patient safety. The categorical nature of input features (e.g., HLA class designation, database presence/absence) results in discrete posterior probability values, enabling clear risk stratification across peptide tiers.</w:t>
      </w:r>
    </w:p>
    <w:p w14:paraId="13E3C2CA" w14:textId="530FA5F0" w:rsidR="00987D89" w:rsidRPr="00963C61" w:rsidRDefault="00987D89" w:rsidP="00987D89">
      <w:pPr>
        <w:pStyle w:val="font-claude-response-body"/>
        <w:rPr>
          <w:rFonts w:asciiTheme="minorHAnsi" w:hAnsiTheme="minorHAnsi"/>
          <w:lang w:val="en-US"/>
        </w:rPr>
      </w:pPr>
      <w:r w:rsidRPr="00963C61">
        <w:rPr>
          <w:rFonts w:asciiTheme="minorHAnsi" w:hAnsiTheme="minorHAnsi"/>
          <w:lang w:val="en-US"/>
        </w:rPr>
        <w:t xml:space="preserve">Experimental validation confirmed this approach: 15 of 37 binders (40.5%) came from the Very Low evidence tier (23.08% posterior probability). Three of these were previously reported MAGE-A3 off-targets, while </w:t>
      </w:r>
      <w:r w:rsidRPr="00D977A5">
        <w:rPr>
          <w:rFonts w:asciiTheme="minorHAnsi" w:hAnsiTheme="minorHAnsi"/>
          <w:b/>
          <w:bCs/>
          <w:lang w:val="en-US"/>
        </w:rPr>
        <w:t>12 represent putative novel discoveries</w:t>
      </w:r>
      <w:r>
        <w:rPr>
          <w:rFonts w:asciiTheme="minorHAnsi" w:hAnsiTheme="minorHAnsi"/>
          <w:lang w:val="en-US"/>
        </w:rPr>
        <w:t xml:space="preserve">, </w:t>
      </w:r>
      <w:r w:rsidRPr="00963C61">
        <w:rPr>
          <w:rFonts w:asciiTheme="minorHAnsi" w:hAnsiTheme="minorHAnsi"/>
          <w:lang w:val="en-US"/>
        </w:rPr>
        <w:t xml:space="preserve">comprising 1.0% of the Very Low tier (12/1,195). </w:t>
      </w:r>
      <w:r w:rsidR="002C2376" w:rsidRPr="00963C61">
        <w:rPr>
          <w:rFonts w:asciiTheme="minorHAnsi" w:hAnsiTheme="minorHAnsi"/>
          <w:lang w:val="en-US"/>
        </w:rPr>
        <w:t xml:space="preserve">Notably, three of these 12 novel binders were SNP-derived peptides, demonstrating convergence between our two independent bias-mitigation strategies: systematic SNP integration and Bayesian handling of data incompleteness. </w:t>
      </w:r>
      <w:r w:rsidRPr="00963C61">
        <w:rPr>
          <w:rFonts w:asciiTheme="minorHAnsi" w:hAnsiTheme="minorHAnsi"/>
          <w:lang w:val="en-US"/>
        </w:rPr>
        <w:t>This demonstrates three critical features: (1) appropriate calibration that reflects genuine uncertainty rather than dismissal, (2) discovery potential through non-zero confidence in under-studied peptides, and (3) added value over database-only approaches that would have missed these 12 functionally validated peptides entirely.</w:t>
      </w:r>
    </w:p>
    <w:p w14:paraId="23B472DC" w14:textId="76E8D9C3" w:rsidR="00987D89" w:rsidRPr="00D977A5" w:rsidRDefault="00987D89" w:rsidP="00987D89">
      <w:pPr>
        <w:pStyle w:val="font-claude-response-body"/>
        <w:rPr>
          <w:rFonts w:eastAsiaTheme="minorEastAsia" w:cstheme="minorBidi"/>
          <w:lang w:eastAsia="zh-CN"/>
        </w:rPr>
      </w:pPr>
      <w:r w:rsidRPr="00963C61">
        <w:rPr>
          <w:rFonts w:asciiTheme="minorHAnsi" w:hAnsiTheme="minorHAnsi"/>
          <w:lang w:val="en-US"/>
        </w:rPr>
        <w:t>This validation supports our framework's core principle: experimental evidence merits high confidence (High tier: 99.74%) while computational predictions warrant cautious but non-dismissive assessment (Very Low tier: 23.08%), enabling both precision and discovery. One edge case (Low Confidence, 31.03%) demonstrated appropriate handling of conflicting evidence between predicted binding and incorrect HLA class designation.</w:t>
      </w:r>
      <w:r w:rsidR="00A268DA" w:rsidRPr="00A268DA">
        <w:rPr>
          <w:rFonts w:asciiTheme="minorHAnsi" w:eastAsiaTheme="minorEastAsia" w:hAnsiTheme="minorHAnsi" w:cstheme="minorBidi"/>
          <w:lang w:val="en-US" w:eastAsia="zh-CN"/>
        </w:rPr>
        <w:t xml:space="preserve"> </w:t>
      </w:r>
    </w:p>
    <w:p w14:paraId="7FB17EA6" w14:textId="704A40EE" w:rsidR="00DD0D91" w:rsidRPr="0026091C" w:rsidRDefault="00DD0D91" w:rsidP="00DD0D91">
      <w:pPr>
        <w:pStyle w:val="font-claude-response-body"/>
        <w:rPr>
          <w:rFonts w:asciiTheme="minorHAnsi" w:hAnsiTheme="minorHAnsi"/>
          <w:lang w:val="en-US"/>
        </w:rPr>
      </w:pPr>
      <w:r w:rsidRPr="0026091C">
        <w:rPr>
          <w:rStyle w:val="Fett"/>
          <w:rFonts w:asciiTheme="minorHAnsi" w:hAnsiTheme="minorHAnsi"/>
          <w:b w:val="0"/>
          <w:bCs w:val="0"/>
          <w:lang w:val="en-US"/>
        </w:rPr>
        <w:t xml:space="preserve">Cross-reactivity assessment is often reduced to a single ranking metric that attempts to encapsulate all features [Table </w:t>
      </w:r>
      <w:r w:rsidR="00A559C2">
        <w:rPr>
          <w:rStyle w:val="Fett"/>
          <w:rFonts w:asciiTheme="minorHAnsi" w:hAnsiTheme="minorHAnsi"/>
          <w:b w:val="0"/>
          <w:bCs w:val="0"/>
          <w:lang w:val="en-US"/>
        </w:rPr>
        <w:t>7</w:t>
      </w:r>
      <w:r w:rsidRPr="0026091C">
        <w:rPr>
          <w:rStyle w:val="Fett"/>
          <w:rFonts w:asciiTheme="minorHAnsi" w:hAnsiTheme="minorHAnsi"/>
          <w:b w:val="0"/>
          <w:bCs w:val="0"/>
          <w:lang w:val="en-US"/>
        </w:rPr>
        <w:t>]. We believe this oversimplifies the problem, as cross-reactivity is inherently complex, and the relevance of different features varies depending on the therapeutic context and target selection.</w:t>
      </w:r>
      <w:r w:rsidRPr="0026091C">
        <w:rPr>
          <w:rFonts w:asciiTheme="minorHAnsi" w:hAnsiTheme="minorHAnsi"/>
          <w:lang w:val="en-US"/>
        </w:rPr>
        <w:t xml:space="preserve"> EpiTox addresses this through three complementary scoring systems: </w:t>
      </w:r>
      <w:r w:rsidR="009E5163">
        <w:rPr>
          <w:rFonts w:asciiTheme="minorHAnsi" w:hAnsiTheme="minorHAnsi"/>
          <w:lang w:val="en-US"/>
        </w:rPr>
        <w:t xml:space="preserve">The </w:t>
      </w:r>
      <w:r w:rsidRPr="0026091C">
        <w:rPr>
          <w:rFonts w:asciiTheme="minorHAnsi" w:hAnsiTheme="minorHAnsi"/>
          <w:lang w:val="en-US"/>
        </w:rPr>
        <w:t>Bayesian evidence weighting</w:t>
      </w:r>
      <w:r w:rsidR="007F3B72">
        <w:rPr>
          <w:rFonts w:asciiTheme="minorHAnsi" w:hAnsiTheme="minorHAnsi"/>
          <w:lang w:val="en-US"/>
        </w:rPr>
        <w:t xml:space="preserve"> (described above)</w:t>
      </w:r>
      <w:r w:rsidR="009E5163">
        <w:rPr>
          <w:rFonts w:asciiTheme="minorHAnsi" w:hAnsiTheme="minorHAnsi"/>
          <w:lang w:val="en-US"/>
        </w:rPr>
        <w:t xml:space="preserve">, </w:t>
      </w:r>
      <w:r w:rsidRPr="0026091C">
        <w:rPr>
          <w:rFonts w:asciiTheme="minorHAnsi" w:hAnsiTheme="minorHAnsi"/>
          <w:lang w:val="en-US"/>
        </w:rPr>
        <w:t xml:space="preserve">Bi-feature scoring (sequence similarity with HLA binding likelihood), and Multi-feature scoring (physicochemical </w:t>
      </w:r>
      <w:r w:rsidR="007F3B72">
        <w:rPr>
          <w:rFonts w:asciiTheme="minorHAnsi" w:hAnsiTheme="minorHAnsi"/>
          <w:lang w:val="en-US"/>
        </w:rPr>
        <w:t>proxies</w:t>
      </w:r>
      <w:r w:rsidRPr="0026091C">
        <w:rPr>
          <w:rFonts w:asciiTheme="minorHAnsi" w:hAnsiTheme="minorHAnsi"/>
          <w:lang w:val="en-US"/>
        </w:rPr>
        <w:t>). Rather than competing, these metrics serve distinct roles in off-target assessment.</w:t>
      </w:r>
    </w:p>
    <w:p w14:paraId="5754980B" w14:textId="73CB8FC6" w:rsidR="00DD0D91" w:rsidRDefault="00DD0D91" w:rsidP="00DD0D91">
      <w:pPr>
        <w:pStyle w:val="font-claude-response-body"/>
        <w:rPr>
          <w:rFonts w:asciiTheme="minorHAnsi" w:hAnsiTheme="minorHAnsi"/>
          <w:lang w:val="en-US"/>
        </w:rPr>
      </w:pPr>
      <w:r w:rsidRPr="0026091C">
        <w:rPr>
          <w:rFonts w:asciiTheme="minorHAnsi" w:hAnsiTheme="minorHAnsi"/>
          <w:lang w:val="en-US"/>
        </w:rPr>
        <w:t>The rationale for multiple metrics becomes evident when examining their distributions across evidence tiers (Figure 4C). High-evidence peptides represent well-studied sequences likely selected for validation based on predicted binding, creating circular validation when relying solely on experimental data. The majority of potential off-targets fall into low-evidence categories</w:t>
      </w:r>
      <w:r w:rsidR="00961091">
        <w:rPr>
          <w:rFonts w:asciiTheme="minorHAnsi" w:hAnsiTheme="minorHAnsi"/>
          <w:lang w:val="en-US"/>
        </w:rPr>
        <w:t xml:space="preserve"> (&gt;80%)</w:t>
      </w:r>
      <w:r w:rsidRPr="0026091C">
        <w:rPr>
          <w:rFonts w:asciiTheme="minorHAnsi" w:hAnsiTheme="minorHAnsi"/>
          <w:lang w:val="en-US"/>
        </w:rPr>
        <w:t xml:space="preserve"> where prediction-based approaches are essential. Different scoring systems highlight distinct facets of similarity that could </w:t>
      </w:r>
      <w:r w:rsidRPr="0026091C">
        <w:rPr>
          <w:rFonts w:asciiTheme="minorHAnsi" w:hAnsiTheme="minorHAnsi"/>
          <w:lang w:val="en-US"/>
        </w:rPr>
        <w:lastRenderedPageBreak/>
        <w:t xml:space="preserve">confuse antibody recognition: sequence conservation </w:t>
      </w:r>
      <w:r w:rsidR="007A3E49">
        <w:rPr>
          <w:rFonts w:asciiTheme="minorHAnsi" w:hAnsiTheme="minorHAnsi"/>
          <w:lang w:val="en-US"/>
        </w:rPr>
        <w:t xml:space="preserve">and </w:t>
      </w:r>
      <w:r w:rsidRPr="0026091C">
        <w:rPr>
          <w:rFonts w:asciiTheme="minorHAnsi" w:hAnsiTheme="minorHAnsi"/>
          <w:lang w:val="en-US"/>
        </w:rPr>
        <w:t>binding strength</w:t>
      </w:r>
      <w:r w:rsidR="007A3E49">
        <w:rPr>
          <w:rFonts w:asciiTheme="minorHAnsi" w:hAnsiTheme="minorHAnsi"/>
          <w:lang w:val="en-US"/>
        </w:rPr>
        <w:t xml:space="preserve"> </w:t>
      </w:r>
      <w:r w:rsidR="007A3E49" w:rsidRPr="00DA3410">
        <w:rPr>
          <w:rFonts w:asciiTheme="minorHAnsi" w:hAnsiTheme="minorHAnsi"/>
          <w:lang w:val="en-US"/>
        </w:rPr>
        <w:t>(Bi-feature)</w:t>
      </w:r>
      <w:r w:rsidRPr="0026091C">
        <w:rPr>
          <w:rFonts w:asciiTheme="minorHAnsi" w:hAnsiTheme="minorHAnsi"/>
          <w:lang w:val="en-US"/>
        </w:rPr>
        <w:t>, and physicochemical properties (Multi-feature). Cases of strong disagreement between metrics warrant experimental attention, as they likely represent context-dependent risks.</w:t>
      </w:r>
      <w:r w:rsidR="00712EF0">
        <w:rPr>
          <w:rFonts w:asciiTheme="minorHAnsi" w:hAnsiTheme="minorHAnsi"/>
          <w:lang w:val="en-US"/>
        </w:rPr>
        <w:t xml:space="preserve"> </w:t>
      </w:r>
    </w:p>
    <w:p w14:paraId="535700C8" w14:textId="6F09E1CB" w:rsidR="0023213A" w:rsidRPr="00407BD3" w:rsidRDefault="0023213A" w:rsidP="0023213A">
      <w:pPr>
        <w:pStyle w:val="font-claude-response-body"/>
        <w:rPr>
          <w:rFonts w:asciiTheme="minorHAnsi" w:hAnsiTheme="minorHAnsi"/>
          <w:lang w:val="en-US"/>
        </w:rPr>
      </w:pPr>
      <w:r w:rsidRPr="00407BD3">
        <w:rPr>
          <w:rFonts w:asciiTheme="minorHAnsi" w:hAnsiTheme="minorHAnsi"/>
          <w:lang w:val="en-US"/>
        </w:rPr>
        <w:t>Strikingly, only 5 of 37 binders (14%) were consistently ranked as high risk by all three metrics, while 10 peptides showed complete disagreement (high, medium, and low across the three systems). This divergence is not a limitation but rather reflects the multidimensional nature of cross-reactivity: peptides can pose risk through different mechanisms</w:t>
      </w:r>
      <w:r w:rsidR="006B59EB">
        <w:rPr>
          <w:rFonts w:asciiTheme="minorHAnsi" w:hAnsiTheme="minorHAnsi"/>
          <w:lang w:val="en-US"/>
        </w:rPr>
        <w:t>: S</w:t>
      </w:r>
      <w:r w:rsidRPr="00407BD3">
        <w:rPr>
          <w:rFonts w:asciiTheme="minorHAnsi" w:hAnsiTheme="minorHAnsi"/>
          <w:lang w:val="en-US"/>
        </w:rPr>
        <w:t>trong sequence conservation (Bi-feature), robust experimental precedent (Bayesian), or physicochemical mimicry (Multi-feature).</w:t>
      </w:r>
    </w:p>
    <w:p w14:paraId="4BC5D45E" w14:textId="54D535A6" w:rsidR="0023213A" w:rsidRPr="00407BD3" w:rsidRDefault="0023213A" w:rsidP="0023213A">
      <w:pPr>
        <w:pStyle w:val="font-claude-response-body"/>
        <w:rPr>
          <w:rFonts w:asciiTheme="minorHAnsi" w:hAnsiTheme="minorHAnsi"/>
          <w:lang w:val="en-US"/>
        </w:rPr>
      </w:pPr>
      <w:r w:rsidRPr="00407BD3">
        <w:rPr>
          <w:rFonts w:asciiTheme="minorHAnsi" w:hAnsiTheme="minorHAnsi"/>
          <w:lang w:val="en-US"/>
        </w:rPr>
        <w:t xml:space="preserve">Notably, the Bi-feature score, which prioritizes sequence similarity and predicted binding, classified 35 of 37 binders (95%) as high risk, </w:t>
      </w:r>
      <w:r w:rsidR="00B34872" w:rsidRPr="00407BD3">
        <w:rPr>
          <w:rFonts w:asciiTheme="minorHAnsi" w:hAnsiTheme="minorHAnsi"/>
          <w:lang w:val="en-US"/>
        </w:rPr>
        <w:t>reflecting both its predictive value and our deliberate enrichment for high Bi-feature candidates in the test set design (see Figure 5B)</w:t>
      </w:r>
      <w:r w:rsidRPr="00407BD3">
        <w:rPr>
          <w:rFonts w:asciiTheme="minorHAnsi" w:hAnsiTheme="minorHAnsi"/>
          <w:lang w:val="en-US"/>
        </w:rPr>
        <w:t xml:space="preserve">. In contrast, the Multi-feature score identified only 11 of 37 (30%) as high risk, capturing peptides with strong physicochemical resemblance to the target. The </w:t>
      </w:r>
      <w:r w:rsidR="003868C7">
        <w:rPr>
          <w:rFonts w:asciiTheme="minorHAnsi" w:hAnsiTheme="minorHAnsi"/>
          <w:lang w:val="en-US"/>
        </w:rPr>
        <w:t>Experimental-evidence</w:t>
      </w:r>
      <w:r w:rsidRPr="00407BD3">
        <w:rPr>
          <w:rFonts w:asciiTheme="minorHAnsi" w:hAnsiTheme="minorHAnsi"/>
          <w:lang w:val="en-US"/>
        </w:rPr>
        <w:t xml:space="preserve"> classified 19 of 37 (51%) as high confidence, reflecting the balance between data availability and prediction. Among the 11 previously reported off-targets that showed binding, 6 were ranked as high risk across metrics, suggesting that even well-characterized epitopes benefit from multi-metric assessment to reveal context-dependent vulnerabilities.</w:t>
      </w:r>
    </w:p>
    <w:p w14:paraId="7F710092" w14:textId="74A68FAE" w:rsidR="0023213A" w:rsidRPr="00407BD3" w:rsidRDefault="0023213A" w:rsidP="0023213A">
      <w:pPr>
        <w:pStyle w:val="font-claude-response-body"/>
        <w:rPr>
          <w:rFonts w:asciiTheme="minorHAnsi" w:hAnsiTheme="minorHAnsi"/>
          <w:lang w:val="en-US"/>
        </w:rPr>
      </w:pPr>
      <w:r w:rsidRPr="00407BD3">
        <w:rPr>
          <w:rFonts w:asciiTheme="minorHAnsi" w:hAnsiTheme="minorHAnsi"/>
          <w:lang w:val="en-US"/>
        </w:rPr>
        <w:t>Cases where metrics strongly disagree warrant particular attention, as they may represent off-targets that manifest under specific conditions</w:t>
      </w:r>
      <w:r w:rsidR="00513594">
        <w:rPr>
          <w:rFonts w:asciiTheme="minorHAnsi" w:hAnsiTheme="minorHAnsi"/>
          <w:lang w:val="en-US"/>
        </w:rPr>
        <w:t xml:space="preserve">, </w:t>
      </w:r>
      <w:r w:rsidRPr="00407BD3">
        <w:rPr>
          <w:rFonts w:asciiTheme="minorHAnsi" w:hAnsiTheme="minorHAnsi"/>
          <w:lang w:val="en-US"/>
        </w:rPr>
        <w:t xml:space="preserve">tissue-restricted expression, particular inflammatory contexts, or patient-specific factors. We </w:t>
      </w:r>
      <w:r w:rsidR="00C6710F">
        <w:rPr>
          <w:rFonts w:asciiTheme="minorHAnsi" w:hAnsiTheme="minorHAnsi"/>
          <w:lang w:val="en-US"/>
        </w:rPr>
        <w:t>suggest</w:t>
      </w:r>
      <w:r w:rsidRPr="00407BD3">
        <w:rPr>
          <w:rFonts w:asciiTheme="minorHAnsi" w:hAnsiTheme="minorHAnsi"/>
          <w:lang w:val="en-US"/>
        </w:rPr>
        <w:t xml:space="preserve"> a decision matrix to guide interpretation of these complementary risk profiles in therapeutic development</w:t>
      </w:r>
      <w:r w:rsidR="00C6710F">
        <w:rPr>
          <w:rFonts w:asciiTheme="minorHAnsi" w:hAnsiTheme="minorHAnsi"/>
          <w:lang w:val="en-US"/>
        </w:rPr>
        <w:t xml:space="preserve"> (Table 1)</w:t>
      </w:r>
      <w:r w:rsidRPr="00407BD3">
        <w:rPr>
          <w:rFonts w:asciiTheme="minorHAnsi" w:hAnsiTheme="minorHAnsi"/>
          <w:lang w:val="en-US"/>
        </w:rPr>
        <w:t>.</w:t>
      </w:r>
      <w:r w:rsidR="00ED7907" w:rsidRPr="00ED7907">
        <w:t xml:space="preserve"> </w:t>
      </w:r>
      <w:r w:rsidR="00ED7907" w:rsidRPr="00407BD3">
        <w:rPr>
          <w:rFonts w:asciiTheme="minorHAnsi" w:hAnsiTheme="minorHAnsi"/>
          <w:lang w:val="en-US"/>
        </w:rPr>
        <w:t>Our framework doesn't just organize existing knowledge</w:t>
      </w:r>
      <w:r w:rsidR="000123DF">
        <w:rPr>
          <w:rFonts w:asciiTheme="minorHAnsi" w:hAnsiTheme="minorHAnsi"/>
          <w:lang w:val="en-US"/>
        </w:rPr>
        <w:t xml:space="preserve">, </w:t>
      </w:r>
      <w:r w:rsidR="00ED7907" w:rsidRPr="00407BD3">
        <w:rPr>
          <w:rFonts w:asciiTheme="minorHAnsi" w:hAnsiTheme="minorHAnsi"/>
          <w:lang w:val="en-US"/>
        </w:rPr>
        <w:t>it systematically reveals what we don't know and identifies which unknowns pose the highest predicted risk [REF, 3 scores comparison].</w:t>
      </w:r>
    </w:p>
    <w:p w14:paraId="2E12F179" w14:textId="6BA9E3B1" w:rsidR="00343E10" w:rsidRDefault="00293C06" w:rsidP="00DD0D91">
      <w:pPr>
        <w:pStyle w:val="font-claude-response-body"/>
        <w:rPr>
          <w:rFonts w:asciiTheme="minorHAnsi" w:hAnsiTheme="minorHAnsi"/>
          <w:lang w:val="en-US"/>
        </w:rPr>
      </w:pPr>
      <w:r w:rsidRPr="00293C06">
        <w:rPr>
          <w:rFonts w:asciiTheme="minorHAnsi" w:hAnsiTheme="minorHAnsi"/>
          <w:lang w:val="en-US"/>
        </w:rPr>
        <w:t>We deliberately avoid incorporating tissue expression data during initial candidate identification and confidence scoring. While expression filtering might reduce false positives, it introduces tissue-context bias that can obscure relevant off-targets expressed in unexpected contexts</w:t>
      </w:r>
      <w:r>
        <w:rPr>
          <w:rFonts w:asciiTheme="minorHAnsi" w:hAnsiTheme="minorHAnsi"/>
          <w:lang w:val="en-US"/>
        </w:rPr>
        <w:t xml:space="preserve">, </w:t>
      </w:r>
      <w:r w:rsidRPr="00293C06">
        <w:rPr>
          <w:rFonts w:asciiTheme="minorHAnsi" w:hAnsiTheme="minorHAnsi"/>
          <w:lang w:val="en-US"/>
        </w:rPr>
        <w:t>precisely the peptides most likely to cause unanticipated toxicities in multi-indication programs or novel targets where tissue-specific biology remains incompletely characterized.</w:t>
      </w:r>
      <w:r w:rsidR="001E5303">
        <w:rPr>
          <w:rFonts w:asciiTheme="minorHAnsi" w:hAnsiTheme="minorHAnsi"/>
          <w:lang w:val="en-US"/>
        </w:rPr>
        <w:t xml:space="preserve"> </w:t>
      </w:r>
      <w:r w:rsidRPr="00293C06">
        <w:rPr>
          <w:rFonts w:asciiTheme="minorHAnsi" w:hAnsiTheme="minorHAnsi"/>
          <w:lang w:val="en-US"/>
        </w:rPr>
        <w:t xml:space="preserve">The </w:t>
      </w:r>
      <w:r w:rsidR="00DC1A38" w:rsidRPr="00293C06">
        <w:rPr>
          <w:rFonts w:asciiTheme="minorHAnsi" w:hAnsiTheme="minorHAnsi"/>
          <w:lang w:val="en-US"/>
        </w:rPr>
        <w:t>1</w:t>
      </w:r>
      <w:r w:rsidR="00DC1A38">
        <w:rPr>
          <w:rFonts w:asciiTheme="minorHAnsi" w:hAnsiTheme="minorHAnsi"/>
          <w:lang w:val="en-US"/>
        </w:rPr>
        <w:t>2</w:t>
      </w:r>
      <w:r w:rsidR="00DC1A38" w:rsidRPr="00293C06">
        <w:rPr>
          <w:rFonts w:asciiTheme="minorHAnsi" w:hAnsiTheme="minorHAnsi"/>
          <w:lang w:val="en-US"/>
        </w:rPr>
        <w:t xml:space="preserve"> </w:t>
      </w:r>
      <w:r w:rsidR="0097296F">
        <w:rPr>
          <w:rFonts w:asciiTheme="minorHAnsi" w:hAnsiTheme="minorHAnsi"/>
          <w:lang w:val="en-US"/>
        </w:rPr>
        <w:t>putativ</w:t>
      </w:r>
      <w:r w:rsidRPr="00293C06">
        <w:rPr>
          <w:rFonts w:asciiTheme="minorHAnsi" w:hAnsiTheme="minorHAnsi"/>
          <w:lang w:val="en-US"/>
        </w:rPr>
        <w:t xml:space="preserve">e peptides and their enrichment in immune-related pathways demonstrate </w:t>
      </w:r>
      <w:r w:rsidR="00CC1584">
        <w:rPr>
          <w:rFonts w:asciiTheme="minorHAnsi" w:hAnsiTheme="minorHAnsi"/>
          <w:lang w:val="en-US"/>
        </w:rPr>
        <w:t>our</w:t>
      </w:r>
      <w:r w:rsidR="00CC1584" w:rsidRPr="00293C06">
        <w:rPr>
          <w:rFonts w:asciiTheme="minorHAnsi" w:hAnsiTheme="minorHAnsi"/>
          <w:lang w:val="en-US"/>
        </w:rPr>
        <w:t xml:space="preserve"> </w:t>
      </w:r>
      <w:r w:rsidRPr="00293C06">
        <w:rPr>
          <w:rFonts w:asciiTheme="minorHAnsi" w:hAnsiTheme="minorHAnsi"/>
          <w:lang w:val="en-US"/>
        </w:rPr>
        <w:t xml:space="preserve">design's value: these candidates lack database validation and might be filtered by expression thresholds yet represent genuine immunological risks. </w:t>
      </w:r>
    </w:p>
    <w:p w14:paraId="59B186D9" w14:textId="6390EB15" w:rsidR="001E5303" w:rsidRDefault="001E5303" w:rsidP="00DD0D91">
      <w:pPr>
        <w:pStyle w:val="font-claude-response-body"/>
        <w:rPr>
          <w:rFonts w:asciiTheme="minorHAnsi" w:hAnsiTheme="minorHAnsi"/>
          <w:lang w:val="en-US"/>
        </w:rPr>
      </w:pPr>
      <w:r w:rsidRPr="00D977A5">
        <w:rPr>
          <w:rFonts w:asciiTheme="minorHAnsi" w:hAnsiTheme="minorHAnsi"/>
          <w:lang w:val="en-US"/>
        </w:rPr>
        <w:t>Our approach reduced validation burden from 7</w:t>
      </w:r>
      <w:r w:rsidR="005C252D">
        <w:rPr>
          <w:rFonts w:asciiTheme="minorHAnsi" w:hAnsiTheme="minorHAnsi"/>
          <w:lang w:val="en-US"/>
        </w:rPr>
        <w:t>19</w:t>
      </w:r>
      <w:r w:rsidRPr="00D977A5">
        <w:rPr>
          <w:rFonts w:asciiTheme="minorHAnsi" w:hAnsiTheme="minorHAnsi"/>
          <w:lang w:val="en-US"/>
        </w:rPr>
        <w:t xml:space="preserve"> candidates (NetMHCpan high-binders) to </w:t>
      </w:r>
      <w:r w:rsidR="0007002C">
        <w:rPr>
          <w:rFonts w:asciiTheme="minorHAnsi" w:hAnsiTheme="minorHAnsi"/>
          <w:lang w:val="en-US"/>
        </w:rPr>
        <w:t xml:space="preserve">373 </w:t>
      </w:r>
      <w:r w:rsidR="00DE7033" w:rsidRPr="00963C61">
        <w:rPr>
          <w:rFonts w:asciiTheme="minorHAnsi" w:hAnsiTheme="minorHAnsi"/>
          <w:lang w:val="en-US"/>
        </w:rPr>
        <w:t xml:space="preserve">comprising </w:t>
      </w:r>
      <w:r w:rsidRPr="00D977A5">
        <w:rPr>
          <w:rFonts w:asciiTheme="minorHAnsi" w:hAnsiTheme="minorHAnsi"/>
          <w:lang w:val="en-US"/>
        </w:rPr>
        <w:t>159 high</w:t>
      </w:r>
      <w:r w:rsidR="00DE7033">
        <w:rPr>
          <w:rFonts w:asciiTheme="minorHAnsi" w:hAnsiTheme="minorHAnsi"/>
          <w:lang w:val="en-US"/>
        </w:rPr>
        <w:t xml:space="preserve"> </w:t>
      </w:r>
      <w:r w:rsidR="00F94139">
        <w:rPr>
          <w:rFonts w:asciiTheme="minorHAnsi" w:hAnsiTheme="minorHAnsi"/>
          <w:lang w:val="en-US"/>
        </w:rPr>
        <w:t xml:space="preserve">experimental </w:t>
      </w:r>
      <w:r w:rsidR="00DE7033">
        <w:rPr>
          <w:rFonts w:asciiTheme="minorHAnsi" w:hAnsiTheme="minorHAnsi"/>
          <w:lang w:val="en-US"/>
        </w:rPr>
        <w:t>evidence</w:t>
      </w:r>
      <w:r w:rsidRPr="00D977A5">
        <w:rPr>
          <w:rFonts w:asciiTheme="minorHAnsi" w:hAnsiTheme="minorHAnsi"/>
          <w:lang w:val="en-US"/>
        </w:rPr>
        <w:t xml:space="preserve"> peptides (</w:t>
      </w:r>
      <w:r w:rsidR="00A57370">
        <w:rPr>
          <w:rFonts w:asciiTheme="minorHAnsi" w:hAnsiTheme="minorHAnsi"/>
          <w:lang w:val="en-US"/>
        </w:rPr>
        <w:t>~50</w:t>
      </w:r>
      <w:r w:rsidRPr="00D977A5">
        <w:rPr>
          <w:rFonts w:asciiTheme="minorHAnsi" w:hAnsiTheme="minorHAnsi"/>
          <w:lang w:val="en-US"/>
        </w:rPr>
        <w:t xml:space="preserve">% reduction) while maintaining discovery potential (26 novel MAGE-A3 peptides). </w:t>
      </w:r>
    </w:p>
    <w:p w14:paraId="5F652B38" w14:textId="634255AB" w:rsidR="00343E10" w:rsidRDefault="00914F06" w:rsidP="00DD0D91">
      <w:pPr>
        <w:pStyle w:val="font-claude-response-body"/>
        <w:rPr>
          <w:rFonts w:asciiTheme="minorHAnsi" w:hAnsiTheme="minorHAnsi"/>
          <w:lang w:val="en-US"/>
        </w:rPr>
      </w:pPr>
      <w:r w:rsidRPr="0066370C">
        <w:rPr>
          <w:rFonts w:asciiTheme="minorHAnsi" w:hAnsiTheme="minorHAnsi"/>
          <w:lang w:val="en-US"/>
        </w:rPr>
        <w:t xml:space="preserve">Finally, we acknowledge that even with flexible search parameters, identifying off-targets based on sequence similarity introduces a founder effect, as highly dissimilar </w:t>
      </w:r>
      <w:r w:rsidRPr="0066370C">
        <w:rPr>
          <w:rFonts w:asciiTheme="minorHAnsi" w:hAnsiTheme="minorHAnsi"/>
          <w:lang w:val="en-US"/>
        </w:rPr>
        <w:lastRenderedPageBreak/>
        <w:t>peptides beyond established cutoffs will be missed. To address this, we developed EpiPredict (CITE), a machine learning based approach that predicts off-targets unrelated in sequence but physiologically relevant. These predictions are inferred from high-throughput kinetic landscapes derived from SCORE based TCRm-pHLA interaction screening (CITE), where sequence similar off-target pHLA targets are provided by EpiTox.</w:t>
      </w:r>
    </w:p>
    <w:p w14:paraId="518D7EE7" w14:textId="6F90F974" w:rsidR="0038090D" w:rsidRPr="0066370C" w:rsidRDefault="00293C06" w:rsidP="006C24DF">
      <w:pPr>
        <w:pStyle w:val="font-claude-response-body"/>
        <w:rPr>
          <w:rFonts w:asciiTheme="minorHAnsi" w:hAnsiTheme="minorHAnsi"/>
          <w:lang w:val="en-US"/>
        </w:rPr>
      </w:pPr>
      <w:r w:rsidRPr="00293C06">
        <w:rPr>
          <w:rFonts w:asciiTheme="minorHAnsi" w:hAnsiTheme="minorHAnsi"/>
          <w:lang w:val="en-US"/>
        </w:rPr>
        <w:t xml:space="preserve">This approach positions </w:t>
      </w:r>
      <w:r w:rsidR="00410E68">
        <w:rPr>
          <w:rFonts w:asciiTheme="minorHAnsi" w:hAnsiTheme="minorHAnsi"/>
          <w:b/>
          <w:bCs/>
          <w:i/>
          <w:iCs/>
          <w:lang w:val="en-US"/>
        </w:rPr>
        <w:t>EpiTox</w:t>
      </w:r>
      <w:r w:rsidR="00410E68" w:rsidRPr="00293C06">
        <w:rPr>
          <w:rFonts w:asciiTheme="minorHAnsi" w:hAnsiTheme="minorHAnsi"/>
          <w:lang w:val="en-US"/>
        </w:rPr>
        <w:t xml:space="preserve"> </w:t>
      </w:r>
      <w:r w:rsidRPr="00293C06">
        <w:rPr>
          <w:rFonts w:asciiTheme="minorHAnsi" w:hAnsiTheme="minorHAnsi"/>
          <w:lang w:val="en-US"/>
        </w:rPr>
        <w:t>within a broader workflow: comprehensive sequence-based detection (</w:t>
      </w:r>
      <w:r w:rsidR="00A559C2" w:rsidRPr="00293C06">
        <w:rPr>
          <w:rFonts w:asciiTheme="minorHAnsi" w:hAnsiTheme="minorHAnsi"/>
          <w:lang w:val="en-US"/>
        </w:rPr>
        <w:t>EpiTox) →</w:t>
      </w:r>
      <w:r w:rsidRPr="00293C06">
        <w:rPr>
          <w:rFonts w:asciiTheme="minorHAnsi" w:hAnsiTheme="minorHAnsi"/>
          <w:lang w:val="en-US"/>
        </w:rPr>
        <w:t xml:space="preserve"> experimental characterization (</w:t>
      </w:r>
      <w:r w:rsidR="00410E68">
        <w:rPr>
          <w:rFonts w:asciiTheme="minorHAnsi" w:hAnsiTheme="minorHAnsi"/>
          <w:lang w:val="en-US"/>
        </w:rPr>
        <w:t>high</w:t>
      </w:r>
      <w:r w:rsidRPr="00293C06">
        <w:rPr>
          <w:rFonts w:asciiTheme="minorHAnsi" w:hAnsiTheme="minorHAnsi"/>
          <w:lang w:val="en-US"/>
        </w:rPr>
        <w:t>SCORE) → sequence-unrelated prediction (EpiPredict). Each component addresses distinct limitations while maintaining unbiased coverage of potential off-targets</w:t>
      </w:r>
      <w:r w:rsidR="0038090D" w:rsidRPr="0066370C">
        <w:rPr>
          <w:rFonts w:asciiTheme="minorHAnsi" w:hAnsiTheme="minorHAnsi"/>
          <w:lang w:val="en-US"/>
        </w:rPr>
        <w:t>. This workflow provides a robust platform for holistic risk assessment of TCR-like therapeutics, with a particular focus on TCR mimetics.</w:t>
      </w:r>
    </w:p>
    <w:p w14:paraId="70A42383" w14:textId="77777777" w:rsidR="0038090D" w:rsidRPr="00293C06" w:rsidRDefault="0038090D" w:rsidP="00DD0D91">
      <w:pPr>
        <w:pStyle w:val="font-claude-response-body"/>
        <w:rPr>
          <w:rFonts w:asciiTheme="minorHAnsi" w:hAnsiTheme="minorHAnsi"/>
          <w:lang w:val="en-US"/>
        </w:rPr>
      </w:pPr>
    </w:p>
    <w:p w14:paraId="5489CEEA" w14:textId="77777777" w:rsidR="00DA0FA8" w:rsidRPr="00B7538E" w:rsidRDefault="00DA0FA8" w:rsidP="00987D89">
      <w:pPr>
        <w:pStyle w:val="font-claude-response-body"/>
        <w:rPr>
          <w:rFonts w:asciiTheme="minorHAnsi" w:hAnsiTheme="minorHAnsi"/>
          <w:lang w:val="en-US"/>
        </w:rPr>
      </w:pPr>
    </w:p>
    <w:p w14:paraId="7CDFBDFE" w14:textId="77777777" w:rsidR="00934D61" w:rsidRPr="009044EC" w:rsidRDefault="00934D61" w:rsidP="00963C61">
      <w:pPr>
        <w:pStyle w:val="FirstParagraph"/>
      </w:pPr>
      <w:r w:rsidRPr="001C33AB">
        <w:br w:type="page"/>
      </w:r>
    </w:p>
    <w:p w14:paraId="58543A25" w14:textId="77777777" w:rsidR="004B530D" w:rsidRPr="009044EC" w:rsidRDefault="004B530D" w:rsidP="004B530D">
      <w:pPr>
        <w:pStyle w:val="FirstParagraph"/>
      </w:pPr>
    </w:p>
    <w:p w14:paraId="50B6EC81" w14:textId="77777777" w:rsidR="00C63594" w:rsidRPr="009044EC" w:rsidRDefault="00C63594">
      <w:pPr>
        <w:pStyle w:val="Textkrper"/>
      </w:pPr>
    </w:p>
    <w:p w14:paraId="615555DC" w14:textId="77777777" w:rsidR="00F85D85" w:rsidRPr="009044EC" w:rsidRDefault="00BC66F8">
      <w:pPr>
        <w:pStyle w:val="berschrift1"/>
      </w:pPr>
      <w:bookmarkStart w:id="68" w:name="author-contributions-statement"/>
      <w:bookmarkEnd w:id="64"/>
      <w:r w:rsidRPr="009044EC">
        <w:t>Author contributions statement</w:t>
      </w:r>
    </w:p>
    <w:p w14:paraId="52DC6458" w14:textId="77777777" w:rsidR="00F85D85" w:rsidRPr="009044EC" w:rsidRDefault="00BC66F8">
      <w:pPr>
        <w:pStyle w:val="FirstParagraph"/>
      </w:pPr>
      <w:r w:rsidRPr="009044EC">
        <w:t>H.A.*, S.S., and O.S. developed the conceptual design and overall architecture of the EpiTox workflow. The implementation, development, and integration of the computational pipeline were carried out by H.A., A.S., O.S., and S.K. The design and construction of the supporting PEPREP database were performed by M.A. and H.A. The MAGE-A3 study was designed by S.S., K.H., H.A., and J.B. Experimental validation and verification of computational results, including highSCORE-based measurements, were conducted by T.H., P.H., K.H., and G.R. H.A., S.K., O.S., and J.B. wrote the manuscript. All authors contributed to manuscript review and revisions.</w:t>
      </w:r>
    </w:p>
    <w:p w14:paraId="2A4516B3" w14:textId="77777777" w:rsidR="00F85D85" w:rsidRPr="009044EC" w:rsidRDefault="00BC66F8">
      <w:pPr>
        <w:pStyle w:val="berschrift1"/>
      </w:pPr>
      <w:bookmarkStart w:id="69" w:name="acknowledgments"/>
      <w:bookmarkEnd w:id="68"/>
      <w:r w:rsidRPr="009044EC">
        <w:t>Acknowledgments</w:t>
      </w:r>
    </w:p>
    <w:p w14:paraId="79CA52CA" w14:textId="77777777" w:rsidR="00F85D85" w:rsidRPr="009044EC" w:rsidRDefault="00BC66F8">
      <w:pPr>
        <w:pStyle w:val="FirstParagraph"/>
      </w:pPr>
      <w:r w:rsidRPr="009044EC">
        <w:t>AI use: GPT-4, GPT-5 and Claude Sonnet 4 models were employed exclusively for language refinement during manuscript preparation.</w:t>
      </w:r>
      <w:bookmarkEnd w:id="69"/>
    </w:p>
    <w:sectPr w:rsidR="00F85D85" w:rsidRPr="009044EC" w:rsidSect="006B5B98">
      <w:footnotePr>
        <w:numRestart w:val="eachSect"/>
      </w:footnotePr>
      <w:pgSz w:w="11906" w:h="16838" w:code="9"/>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oor Al-Hasani" w:date="2025-11-06T13:27:00Z" w:initials="HAH">
    <w:p w14:paraId="3D5E0ABC" w14:textId="77777777" w:rsidR="005E19D6" w:rsidRDefault="005E19D6" w:rsidP="00216096">
      <w:r>
        <w:rPr>
          <w:rStyle w:val="Kommentarzeichen"/>
        </w:rPr>
        <w:annotationRef/>
      </w:r>
      <w:r>
        <w:rPr>
          <w:rFonts w:asciiTheme="minorHAnsi" w:eastAsiaTheme="minorHAnsi" w:hAnsiTheme="minorHAnsi" w:cstheme="minorBidi"/>
          <w:sz w:val="20"/>
          <w:szCs w:val="20"/>
          <w:lang w:val="en-US" w:eastAsia="en-US"/>
        </w:rPr>
        <w:t>the journal sets the limit to 200; the abstract has 203 words</w:t>
      </w:r>
    </w:p>
  </w:comment>
  <w:comment w:id="2" w:author="Jörg Birkenfeld" w:date="2025-11-07T10:39:00Z" w:initials="JB">
    <w:p w14:paraId="5BCEA98F" w14:textId="77777777" w:rsidR="005E19D6" w:rsidRDefault="005E19D6" w:rsidP="00D42C9B">
      <w:pPr>
        <w:pStyle w:val="Kommentartext"/>
      </w:pPr>
      <w:r>
        <w:rPr>
          <w:rStyle w:val="Kommentarzeichen"/>
        </w:rPr>
        <w:annotationRef/>
      </w:r>
      <w:r>
        <w:t>We can address this later. Usually this is acceptable.</w:t>
      </w:r>
    </w:p>
  </w:comment>
  <w:comment w:id="24" w:author="Hoor Al-Hasani" w:date="2025-11-18T23:57:00Z" w:initials="HAH">
    <w:p w14:paraId="638E815B" w14:textId="77777777" w:rsidR="006B7200" w:rsidRDefault="006B7200" w:rsidP="006B7200">
      <w:r>
        <w:rPr>
          <w:rStyle w:val="Kommentarzeichen"/>
        </w:rPr>
        <w:annotationRef/>
      </w:r>
      <w:r>
        <w:rPr>
          <w:rFonts w:asciiTheme="minorHAnsi" w:eastAsiaTheme="minorEastAsia" w:hAnsiTheme="minorHAnsi" w:cstheme="minorBidi"/>
          <w:sz w:val="20"/>
          <w:szCs w:val="20"/>
          <w:lang w:val="en-US" w:eastAsia="zh-CN"/>
        </w:rPr>
        <w:t>we need to discuss our phrasing to PEPREP</w:t>
      </w:r>
    </w:p>
  </w:comment>
  <w:comment w:id="26" w:author="Hoor Al-Hasani" w:date="2025-11-14T17:30:00Z" w:initials="HAH">
    <w:p w14:paraId="54C39329" w14:textId="77777777" w:rsidR="00CC21FD" w:rsidRDefault="00CC21FD" w:rsidP="00CC21FD">
      <w:r>
        <w:rPr>
          <w:rStyle w:val="Kommentarzeichen"/>
        </w:rPr>
        <w:annotationRef/>
      </w:r>
      <w:r>
        <w:rPr>
          <w:rFonts w:asciiTheme="minorHAnsi" w:eastAsiaTheme="minorEastAsia" w:hAnsiTheme="minorHAnsi" w:cstheme="minorBidi"/>
          <w:sz w:val="20"/>
          <w:szCs w:val="20"/>
          <w:lang w:val="en-US" w:eastAsia="zh-CN"/>
        </w:rPr>
        <w:t>the why</w:t>
      </w:r>
    </w:p>
  </w:comment>
  <w:comment w:id="27" w:author="Hoor Al-Hasani" w:date="2025-11-14T17:30:00Z" w:initials="HAH">
    <w:p w14:paraId="5E01E219" w14:textId="77777777" w:rsidR="00CC21FD" w:rsidRDefault="00CC21FD" w:rsidP="00CC21FD">
      <w:r>
        <w:rPr>
          <w:rStyle w:val="Kommentarzeichen"/>
        </w:rPr>
        <w:annotationRef/>
      </w:r>
      <w:r>
        <w:rPr>
          <w:rFonts w:asciiTheme="minorHAnsi" w:eastAsiaTheme="minorEastAsia" w:hAnsiTheme="minorHAnsi" w:cstheme="minorBidi"/>
          <w:sz w:val="20"/>
          <w:szCs w:val="20"/>
          <w:lang w:val="en-US" w:eastAsia="zh-CN"/>
        </w:rPr>
        <w:t>the solution</w:t>
      </w:r>
    </w:p>
  </w:comment>
  <w:comment w:id="29" w:author="Hoor Al-Hasani" w:date="2025-11-14T17:32:00Z" w:initials="HAH">
    <w:p w14:paraId="5F871100" w14:textId="77777777" w:rsidR="000B3077" w:rsidRDefault="000B3077" w:rsidP="000B3077">
      <w:r>
        <w:rPr>
          <w:rStyle w:val="Kommentarzeichen"/>
        </w:rPr>
        <w:annotationRef/>
      </w:r>
      <w:r>
        <w:rPr>
          <w:rFonts w:asciiTheme="minorHAnsi" w:eastAsiaTheme="minorEastAsia" w:hAnsiTheme="minorHAnsi" w:cstheme="minorBidi"/>
          <w:sz w:val="20"/>
          <w:szCs w:val="20"/>
          <w:lang w:val="en-US" w:eastAsia="zh-CN"/>
        </w:rPr>
        <w:t>In latex it should be a mini paragraph not a subsection</w:t>
      </w:r>
    </w:p>
  </w:comment>
  <w:comment w:id="30" w:author="Hoor Al-Hasani" w:date="2025-11-19T17:58:00Z" w:initials="HAH">
    <w:p w14:paraId="65D09FBF" w14:textId="77777777" w:rsidR="00983F78" w:rsidRDefault="00983F78" w:rsidP="00983F78">
      <w:r>
        <w:rPr>
          <w:rStyle w:val="Kommentarzeichen"/>
        </w:rPr>
        <w:annotationRef/>
      </w:r>
      <w:r>
        <w:rPr>
          <w:rFonts w:asciiTheme="minorHAnsi" w:eastAsiaTheme="minorEastAsia" w:hAnsiTheme="minorHAnsi" w:cstheme="minorBidi"/>
          <w:sz w:val="20"/>
          <w:szCs w:val="20"/>
          <w:lang w:val="en-US" w:eastAsia="zh-CN"/>
        </w:rPr>
        <w:t>secondary class anchor position</w:t>
      </w:r>
    </w:p>
  </w:comment>
  <w:comment w:id="31" w:author="Hoor Al-Hasani" w:date="2025-11-13T14:01:00Z" w:initials="HAH">
    <w:p w14:paraId="60E82608" w14:textId="77777777" w:rsidR="009C156D" w:rsidRDefault="00033131" w:rsidP="009C156D">
      <w:r>
        <w:rPr>
          <w:rStyle w:val="Kommentarzeichen"/>
        </w:rPr>
        <w:annotationRef/>
      </w:r>
      <w:r w:rsidR="009C156D">
        <w:rPr>
          <w:rFonts w:asciiTheme="minorHAnsi" w:eastAsiaTheme="minorEastAsia" w:hAnsiTheme="minorHAnsi" w:cstheme="minorBidi"/>
          <w:sz w:val="20"/>
          <w:szCs w:val="20"/>
          <w:lang w:val="en-US" w:eastAsia="zh-CN"/>
        </w:rPr>
        <w:t>is this needed in the main text or could be shifted to supplementary?</w:t>
      </w:r>
    </w:p>
  </w:comment>
  <w:comment w:id="33" w:author="Jörg Birkenfeld" w:date="2025-11-13T08:53:00Z" w:initials="JB">
    <w:p w14:paraId="199CE013" w14:textId="1C0DEFF6" w:rsidR="001A7D1D" w:rsidRDefault="001A7D1D" w:rsidP="001A7D1D">
      <w:pPr>
        <w:pStyle w:val="Kommentartext"/>
      </w:pPr>
      <w:r>
        <w:rPr>
          <w:rStyle w:val="Kommentarzeichen"/>
        </w:rPr>
        <w:annotationRef/>
      </w:r>
      <w:r>
        <w:t>Understandable without X-Scan reference</w:t>
      </w:r>
    </w:p>
  </w:comment>
  <w:comment w:id="34" w:author="Hoor Al-Hasani" w:date="2025-11-13T14:26:00Z" w:initials="HAH">
    <w:p w14:paraId="2ADA69B1" w14:textId="77777777" w:rsidR="00E85FBF" w:rsidRDefault="00E85FBF" w:rsidP="00E85FBF">
      <w:r>
        <w:rPr>
          <w:rStyle w:val="Kommentarzeichen"/>
        </w:rPr>
        <w:annotationRef/>
      </w:r>
      <w:r>
        <w:rPr>
          <w:rFonts w:asciiTheme="minorHAnsi" w:eastAsiaTheme="minorEastAsia" w:hAnsiTheme="minorHAnsi" w:cstheme="minorBidi"/>
          <w:sz w:val="20"/>
          <w:szCs w:val="20"/>
          <w:lang w:val="en-US" w:eastAsia="zh-CN"/>
        </w:rPr>
        <w:t>do we need to say that also in the legend?</w:t>
      </w:r>
    </w:p>
  </w:comment>
  <w:comment w:id="35" w:author="Jörg Birkenfeld" w:date="2025-11-13T08:58:00Z" w:initials="JB">
    <w:p w14:paraId="7D8F1CA3" w14:textId="77777777" w:rsidR="00582F58" w:rsidRDefault="00582F58" w:rsidP="00582F58">
      <w:pPr>
        <w:pStyle w:val="Kommentartext"/>
      </w:pPr>
      <w:r>
        <w:rPr>
          <w:rStyle w:val="Kommentarzeichen"/>
        </w:rPr>
        <w:annotationRef/>
      </w:r>
      <w:r>
        <w:t>Correct?</w:t>
      </w:r>
    </w:p>
  </w:comment>
  <w:comment w:id="36" w:author="Hoor Al-Hasani" w:date="2025-11-13T14:27:00Z" w:initials="HAH">
    <w:p w14:paraId="228C0F97" w14:textId="77777777" w:rsidR="007155F8" w:rsidRDefault="009A547A" w:rsidP="007155F8">
      <w:r>
        <w:rPr>
          <w:rStyle w:val="Kommentarzeichen"/>
        </w:rPr>
        <w:annotationRef/>
      </w:r>
      <w:r w:rsidR="007155F8">
        <w:rPr>
          <w:rFonts w:asciiTheme="minorHAnsi" w:eastAsiaTheme="minorEastAsia" w:hAnsiTheme="minorHAnsi" w:cstheme="minorBidi"/>
          <w:sz w:val="20"/>
          <w:szCs w:val="20"/>
          <w:lang w:val="en-US" w:eastAsia="zh-CN"/>
        </w:rPr>
        <w:t>yes, this is just by looking into the affinity. How many are affine according to literature cutoffs</w:t>
      </w:r>
    </w:p>
  </w:comment>
  <w:comment w:id="40" w:author="Jörg Birkenfeld" w:date="2025-11-13T09:02:00Z" w:initials="JB">
    <w:p w14:paraId="062D4E7B" w14:textId="77777777" w:rsidR="00695BB3" w:rsidRDefault="00695BB3" w:rsidP="00AA6C98">
      <w:pPr>
        <w:pStyle w:val="Kommentartext"/>
      </w:pPr>
      <w:r>
        <w:rPr>
          <w:rStyle w:val="Kommentarzeichen"/>
        </w:rPr>
        <w:annotationRef/>
      </w:r>
      <w:r>
        <w:t>I guess we need to introduce these two off-tragets a bit better?</w:t>
      </w:r>
    </w:p>
  </w:comment>
  <w:comment w:id="41" w:author="Hoor Al-Hasani" w:date="2025-11-19T11:55:00Z" w:initials="HAH">
    <w:p w14:paraId="7996EACD" w14:textId="77777777" w:rsidR="0027046D" w:rsidRDefault="0027046D" w:rsidP="0027046D">
      <w:r>
        <w:rPr>
          <w:rStyle w:val="Kommentarzeichen"/>
        </w:rPr>
        <w:annotationRef/>
      </w:r>
      <w:r>
        <w:rPr>
          <w:rFonts w:asciiTheme="minorHAnsi" w:eastAsiaTheme="minorEastAsia" w:hAnsiTheme="minorHAnsi" w:cstheme="minorBidi"/>
          <w:sz w:val="20"/>
          <w:szCs w:val="20"/>
          <w:lang w:val="en-US" w:eastAsia="zh-CN"/>
        </w:rPr>
        <w:t>this is already discussion</w:t>
      </w:r>
    </w:p>
  </w:comment>
  <w:comment w:id="43" w:author="Hoor Al-Hasani" w:date="2025-11-19T13:13:00Z" w:initials="HAH">
    <w:p w14:paraId="3D28138C" w14:textId="77777777" w:rsidR="00B03DBE" w:rsidRDefault="00B03DBE" w:rsidP="00B03DBE">
      <w:r>
        <w:rPr>
          <w:rStyle w:val="Kommentarzeichen"/>
        </w:rPr>
        <w:annotationRef/>
      </w:r>
      <w:r>
        <w:rPr>
          <w:rFonts w:asciiTheme="minorHAnsi" w:eastAsiaTheme="minorEastAsia" w:hAnsiTheme="minorHAnsi" w:cstheme="minorBidi"/>
          <w:sz w:val="20"/>
          <w:szCs w:val="20"/>
          <w:lang w:val="en-US" w:eastAsia="zh-CN"/>
        </w:rPr>
        <w:t>For the discussion</w:t>
      </w:r>
    </w:p>
  </w:comment>
  <w:comment w:id="44" w:author="Hoor Al-Hasani" w:date="2025-11-19T13:12:00Z" w:initials="HAH">
    <w:p w14:paraId="12AFB44B" w14:textId="77777777" w:rsidR="00A31352" w:rsidRDefault="00A31352" w:rsidP="00A31352">
      <w:r>
        <w:rPr>
          <w:rStyle w:val="Kommentarzeichen"/>
        </w:rPr>
        <w:annotationRef/>
      </w:r>
      <w:r>
        <w:rPr>
          <w:rFonts w:asciiTheme="minorHAnsi" w:eastAsiaTheme="minorEastAsia" w:hAnsiTheme="minorHAnsi" w:cstheme="minorBidi"/>
          <w:sz w:val="20"/>
          <w:szCs w:val="20"/>
          <w:lang w:val="en-US" w:eastAsia="zh-CN"/>
        </w:rPr>
        <w:t>this is for discussion</w:t>
      </w:r>
    </w:p>
  </w:comment>
  <w:comment w:id="47" w:author="Jörg Birkenfeld" w:date="2025-11-13T10:07:00Z" w:initials="JB">
    <w:p w14:paraId="54FFAAFB" w14:textId="095A3D66" w:rsidR="00F654AF" w:rsidRDefault="007A6B97" w:rsidP="00F654AF">
      <w:pPr>
        <w:pStyle w:val="Kommentartext"/>
      </w:pPr>
      <w:r>
        <w:rPr>
          <w:rStyle w:val="Kommentarzeichen"/>
        </w:rPr>
        <w:annotationRef/>
      </w:r>
      <w:r w:rsidR="00F654AF">
        <w:t>How were the peptides classified? Bi-feature?</w:t>
      </w:r>
    </w:p>
  </w:comment>
  <w:comment w:id="48" w:author="Jörg Birkenfeld" w:date="2025-11-13T10:09:00Z" w:initials="JB">
    <w:p w14:paraId="5FFA99DF" w14:textId="77777777" w:rsidR="001D27E5" w:rsidRDefault="00954922" w:rsidP="001D27E5">
      <w:pPr>
        <w:pStyle w:val="Kommentartext"/>
      </w:pPr>
      <w:r>
        <w:rPr>
          <w:rStyle w:val="Kommentarzeichen"/>
        </w:rPr>
        <w:annotationRef/>
      </w:r>
      <w:r w:rsidR="001D27E5">
        <w:t>The whole part needs to be inroduced a bit better. What did we do after Find-, Muta- and PrediTopes  with the predcited peptides within annotopes and why?</w:t>
      </w:r>
    </w:p>
  </w:comment>
  <w:comment w:id="49" w:author="Hoor Al-Hasani" w:date="2025-11-20T23:01:00Z" w:initials="HAH">
    <w:p w14:paraId="7654532D" w14:textId="77777777" w:rsidR="000C234A" w:rsidRDefault="000C234A" w:rsidP="000C234A">
      <w:r>
        <w:rPr>
          <w:rStyle w:val="Kommentarzeichen"/>
        </w:rPr>
        <w:annotationRef/>
      </w:r>
      <w:r>
        <w:rPr>
          <w:rFonts w:asciiTheme="minorHAnsi" w:eastAsiaTheme="minorEastAsia" w:hAnsiTheme="minorHAnsi" w:cstheme="minorBidi"/>
          <w:sz w:val="20"/>
          <w:szCs w:val="20"/>
          <w:lang w:val="en-US" w:eastAsia="zh-CN"/>
        </w:rPr>
        <w:t>discussion?</w:t>
      </w:r>
    </w:p>
  </w:comment>
  <w:comment w:id="50" w:author="Hoor Al-Hasani" w:date="2025-11-20T16:48:00Z" w:initials="HAH">
    <w:p w14:paraId="50CF2E3C" w14:textId="77777777" w:rsidR="009F6172" w:rsidRDefault="009F6172" w:rsidP="009F6172">
      <w:r>
        <w:rPr>
          <w:rStyle w:val="Kommentarzeichen"/>
        </w:rPr>
        <w:annotationRef/>
      </w:r>
      <w:r>
        <w:rPr>
          <w:rFonts w:asciiTheme="minorHAnsi" w:eastAsiaTheme="minorEastAsia" w:hAnsiTheme="minorHAnsi" w:cstheme="minorBidi"/>
          <w:sz w:val="20"/>
          <w:szCs w:val="20"/>
          <w:lang w:val="en-US" w:eastAsia="zh-CN"/>
        </w:rPr>
        <w:t>discussion?</w:t>
      </w:r>
    </w:p>
  </w:comment>
  <w:comment w:id="51" w:author="Hoor Al-Hasani" w:date="2025-11-21T12:52:00Z" w:initials="HAH">
    <w:p w14:paraId="1A09F1F7" w14:textId="77777777" w:rsidR="00A65377" w:rsidRDefault="00A65377" w:rsidP="00A65377">
      <w:r>
        <w:rPr>
          <w:rStyle w:val="Kommentarzeichen"/>
        </w:rPr>
        <w:annotationRef/>
      </w:r>
      <w:r>
        <w:rPr>
          <w:rFonts w:asciiTheme="minorHAnsi" w:eastAsiaTheme="minorEastAsia" w:hAnsiTheme="minorHAnsi" w:cstheme="minorBidi"/>
          <w:sz w:val="20"/>
          <w:szCs w:val="20"/>
          <w:lang w:val="en-US" w:eastAsia="zh-CN"/>
        </w:rPr>
        <w:t>Discussion?</w:t>
      </w:r>
    </w:p>
  </w:comment>
  <w:comment w:id="52" w:author="Hoor Al-Hasani" w:date="2025-11-21T12:55:00Z" w:initials="HAH">
    <w:p w14:paraId="0B9671E0" w14:textId="77777777" w:rsidR="00726DDB" w:rsidRDefault="00726DDB" w:rsidP="00726DDB">
      <w:r>
        <w:rPr>
          <w:rStyle w:val="Kommentarzeichen"/>
        </w:rPr>
        <w:annotationRef/>
      </w:r>
      <w:r>
        <w:rPr>
          <w:rFonts w:asciiTheme="minorHAnsi" w:eastAsiaTheme="minorEastAsia" w:hAnsiTheme="minorHAnsi" w:cstheme="minorBidi"/>
          <w:sz w:val="20"/>
          <w:szCs w:val="20"/>
          <w:lang w:val="en-US" w:eastAsia="zh-CN"/>
        </w:rPr>
        <w:t>Discussion?</w:t>
      </w:r>
    </w:p>
  </w:comment>
  <w:comment w:id="54" w:author="Hoor Al-Hasani" w:date="2025-11-21T21:11:00Z" w:initials="HAH">
    <w:p w14:paraId="33AFE36D" w14:textId="77777777" w:rsidR="00802223" w:rsidRDefault="00802223" w:rsidP="004C2AFD">
      <w:r>
        <w:rPr>
          <w:rStyle w:val="Kommentarzeichen"/>
        </w:rPr>
        <w:annotationRef/>
      </w:r>
      <w:r>
        <w:rPr>
          <w:rFonts w:asciiTheme="minorHAnsi" w:eastAsiaTheme="minorEastAsia" w:hAnsiTheme="minorHAnsi" w:cstheme="minorBidi"/>
          <w:sz w:val="20"/>
          <w:szCs w:val="20"/>
          <w:lang w:val="en-US" w:eastAsia="zh-CN"/>
        </w:rPr>
        <w:t>Will have to formulate this better since it refers to the old xscan module</w:t>
      </w:r>
    </w:p>
  </w:comment>
  <w:comment w:id="55" w:author="Hoor Al-Hasani" w:date="2025-11-21T23:08:00Z" w:initials="HAH">
    <w:p w14:paraId="3824EC43" w14:textId="77777777" w:rsidR="0091356A" w:rsidRDefault="0091356A" w:rsidP="0091356A">
      <w:r>
        <w:rPr>
          <w:rStyle w:val="Kommentarzeichen"/>
        </w:rPr>
        <w:annotationRef/>
      </w:r>
      <w:r>
        <w:rPr>
          <w:rFonts w:asciiTheme="minorHAnsi" w:eastAsiaTheme="minorEastAsia" w:hAnsiTheme="minorHAnsi" w:cstheme="minorBidi"/>
          <w:sz w:val="20"/>
          <w:szCs w:val="20"/>
          <w:lang w:val="en-US" w:eastAsia="zh-CN"/>
        </w:rPr>
        <w:t>Open for different phrasing</w:t>
      </w:r>
    </w:p>
  </w:comment>
  <w:comment w:id="56" w:author="Hoor Al-Hasani" w:date="2025-11-21T23:26:00Z" w:initials="HAH">
    <w:p w14:paraId="29F6C89F" w14:textId="77777777" w:rsidR="00241916" w:rsidRDefault="00241916" w:rsidP="00241916">
      <w:r>
        <w:rPr>
          <w:rStyle w:val="Kommentarzeichen"/>
        </w:rPr>
        <w:annotationRef/>
      </w:r>
      <w:r>
        <w:rPr>
          <w:rFonts w:asciiTheme="minorHAnsi" w:eastAsiaTheme="minorEastAsia" w:hAnsiTheme="minorHAnsi" w:cstheme="minorBidi"/>
          <w:sz w:val="20"/>
          <w:szCs w:val="20"/>
          <w:lang w:val="en-US" w:eastAsia="zh-CN"/>
        </w:rPr>
        <w:t>sounds like discussion</w:t>
      </w:r>
    </w:p>
  </w:comment>
  <w:comment w:id="58" w:author="Hoor Al-Hasani" w:date="2025-11-21T23:23:00Z" w:initials="HAH">
    <w:p w14:paraId="0AB419C1" w14:textId="77777777" w:rsidR="00802223" w:rsidRDefault="00802223" w:rsidP="00802223">
      <w:r>
        <w:rPr>
          <w:rStyle w:val="Kommentarzeichen"/>
        </w:rPr>
        <w:annotationRef/>
      </w:r>
      <w:r>
        <w:rPr>
          <w:rFonts w:asciiTheme="minorHAnsi" w:eastAsiaTheme="minorEastAsia" w:hAnsiTheme="minorHAnsi" w:cstheme="minorBidi"/>
          <w:sz w:val="20"/>
          <w:szCs w:val="20"/>
          <w:lang w:val="en-US" w:eastAsia="zh-CN"/>
        </w:rPr>
        <w:t>maybe?</w:t>
      </w:r>
    </w:p>
  </w:comment>
  <w:comment w:id="60" w:author="Hoor Al-Hasani" w:date="2025-11-14T17:54:00Z" w:initials="HAH">
    <w:p w14:paraId="7ED3C858" w14:textId="77777777" w:rsidR="00505915" w:rsidRDefault="00505915" w:rsidP="00505915">
      <w:r>
        <w:rPr>
          <w:rStyle w:val="Kommentarzeichen"/>
        </w:rPr>
        <w:annotationRef/>
      </w:r>
      <w:r>
        <w:rPr>
          <w:rFonts w:asciiTheme="minorHAnsi" w:eastAsiaTheme="minorEastAsia" w:hAnsiTheme="minorHAnsi" w:cstheme="minorBidi"/>
          <w:sz w:val="20"/>
          <w:szCs w:val="20"/>
          <w:lang w:val="en-US" w:eastAsia="zh-CN"/>
        </w:rPr>
        <w:t>discussion</w:t>
      </w:r>
    </w:p>
  </w:comment>
  <w:comment w:id="61" w:author="Hoor Al-Hasani" w:date="2025-11-14T17:54:00Z" w:initials="HAH">
    <w:p w14:paraId="5CB7B9A7" w14:textId="77777777" w:rsidR="00586AE5" w:rsidRDefault="00586AE5" w:rsidP="00586AE5">
      <w:r>
        <w:rPr>
          <w:rStyle w:val="Kommentarzeichen"/>
        </w:rPr>
        <w:annotationRef/>
      </w:r>
      <w:r>
        <w:rPr>
          <w:rFonts w:asciiTheme="minorHAnsi" w:eastAsiaTheme="minorEastAsia" w:hAnsiTheme="minorHAnsi" w:cstheme="minorBidi"/>
          <w:sz w:val="20"/>
          <w:szCs w:val="20"/>
          <w:lang w:val="en-US" w:eastAsia="zh-CN"/>
        </w:rPr>
        <w:t>discussion</w:t>
      </w:r>
    </w:p>
  </w:comment>
  <w:comment w:id="63" w:author="Jörg Birkenfeld" w:date="2025-11-14T17:23:00Z" w:initials="JB">
    <w:p w14:paraId="40C6FB51" w14:textId="77777777" w:rsidR="006405B9" w:rsidRDefault="00CB46DD" w:rsidP="006405B9">
      <w:pPr>
        <w:pStyle w:val="Kommentartext"/>
      </w:pPr>
      <w:r>
        <w:rPr>
          <w:rStyle w:val="Kommentarzeichen"/>
        </w:rPr>
        <w:annotationRef/>
      </w:r>
      <w:r w:rsidR="006405B9">
        <w:t>Shown/highlighted in Figure 4?</w:t>
      </w:r>
    </w:p>
  </w:comment>
  <w:comment w:id="65" w:author="Hoor Al-Hasani" w:date="2025-11-24T08:15:00Z" w:initials="HAH">
    <w:p w14:paraId="4390EF6A" w14:textId="77777777" w:rsidR="00602FC7" w:rsidRDefault="00602FC7" w:rsidP="00602FC7">
      <w:r>
        <w:rPr>
          <w:rStyle w:val="Kommentarzeichen"/>
        </w:rPr>
        <w:annotationRef/>
      </w:r>
      <w:r>
        <w:rPr>
          <w:rFonts w:asciiTheme="minorHAnsi" w:eastAsiaTheme="minorEastAsia" w:hAnsiTheme="minorHAnsi" w:cstheme="minorBidi"/>
          <w:sz w:val="20"/>
          <w:szCs w:val="20"/>
          <w:lang w:val="en-US" w:eastAsia="zh-CN"/>
        </w:rPr>
        <w:t>refrase off-targets to cross-reactivity specific to the chosen AB</w:t>
      </w:r>
    </w:p>
  </w:comment>
  <w:comment w:id="67" w:author="Hoor Al-Hasani" w:date="2025-11-24T08:16:00Z" w:initials="HAH">
    <w:p w14:paraId="01F2CDD0" w14:textId="77777777" w:rsidR="00602FC7" w:rsidRDefault="00602FC7" w:rsidP="00602FC7">
      <w:r>
        <w:rPr>
          <w:rStyle w:val="Kommentarzeichen"/>
        </w:rPr>
        <w:annotationRef/>
      </w:r>
      <w:r>
        <w:rPr>
          <w:rFonts w:asciiTheme="minorHAnsi" w:eastAsiaTheme="minorEastAsia" w:hAnsiTheme="minorHAnsi" w:cstheme="minorBidi"/>
          <w:sz w:val="20"/>
          <w:szCs w:val="20"/>
          <w:lang w:val="en-US" w:eastAsia="zh-CN"/>
        </w:rPr>
        <w:t>maybe move it to be a supplementary table</w:t>
      </w:r>
    </w:p>
  </w:comment>
  <w:comment w:id="66" w:author="Hoor Al-Hasani" w:date="2025-11-23T15:58:00Z" w:initials="HAH">
    <w:p w14:paraId="24FFC009" w14:textId="77777777" w:rsidR="00CB6FF4" w:rsidRDefault="00CB6FF4" w:rsidP="00CB6FF4">
      <w:r>
        <w:rPr>
          <w:rStyle w:val="Kommentarzeichen"/>
        </w:rPr>
        <w:annotationRef/>
      </w:r>
      <w:r>
        <w:rPr>
          <w:rFonts w:asciiTheme="minorHAnsi" w:eastAsiaTheme="minorEastAsia" w:hAnsiTheme="minorHAnsi" w:cstheme="minorBidi"/>
          <w:sz w:val="20"/>
          <w:szCs w:val="20"/>
          <w:lang w:val="en-US" w:eastAsia="zh-CN"/>
        </w:rPr>
        <w:t>need to double check everything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E0ABC" w15:done="0"/>
  <w15:commentEx w15:paraId="5BCEA98F" w15:paraIdParent="3D5E0ABC" w15:done="0"/>
  <w15:commentEx w15:paraId="638E815B" w15:done="0"/>
  <w15:commentEx w15:paraId="54C39329" w15:done="0"/>
  <w15:commentEx w15:paraId="5E01E219" w15:done="0"/>
  <w15:commentEx w15:paraId="5F871100" w15:done="0"/>
  <w15:commentEx w15:paraId="65D09FBF" w15:done="0"/>
  <w15:commentEx w15:paraId="60E82608" w15:done="0"/>
  <w15:commentEx w15:paraId="199CE013" w15:done="0"/>
  <w15:commentEx w15:paraId="2ADA69B1" w15:done="0"/>
  <w15:commentEx w15:paraId="7D8F1CA3" w15:done="0"/>
  <w15:commentEx w15:paraId="228C0F97" w15:paraIdParent="7D8F1CA3" w15:done="0"/>
  <w15:commentEx w15:paraId="062D4E7B" w15:done="0"/>
  <w15:commentEx w15:paraId="7996EACD" w15:done="0"/>
  <w15:commentEx w15:paraId="3D28138C" w15:done="0"/>
  <w15:commentEx w15:paraId="12AFB44B" w15:done="0"/>
  <w15:commentEx w15:paraId="54FFAAFB" w15:done="0"/>
  <w15:commentEx w15:paraId="5FFA99DF" w15:paraIdParent="54FFAAFB" w15:done="0"/>
  <w15:commentEx w15:paraId="7654532D" w15:done="0"/>
  <w15:commentEx w15:paraId="50CF2E3C" w15:done="0"/>
  <w15:commentEx w15:paraId="1A09F1F7" w15:done="0"/>
  <w15:commentEx w15:paraId="0B9671E0" w15:done="0"/>
  <w15:commentEx w15:paraId="33AFE36D" w15:done="0"/>
  <w15:commentEx w15:paraId="3824EC43" w15:done="0"/>
  <w15:commentEx w15:paraId="29F6C89F" w15:done="0"/>
  <w15:commentEx w15:paraId="0AB419C1" w15:done="0"/>
  <w15:commentEx w15:paraId="7ED3C858" w15:done="0"/>
  <w15:commentEx w15:paraId="5CB7B9A7" w15:done="0"/>
  <w15:commentEx w15:paraId="40C6FB51" w15:done="0"/>
  <w15:commentEx w15:paraId="4390EF6A" w15:done="0"/>
  <w15:commentEx w15:paraId="01F2CDD0" w15:done="0"/>
  <w15:commentEx w15:paraId="24FFC0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E87C28" w16cex:dateUtc="2025-11-06T12:27:00Z"/>
  <w16cex:commentExtensible w16cex:durableId="1D49E75B" w16cex:dateUtc="2025-11-07T09:39:00Z"/>
  <w16cex:commentExtensible w16cex:durableId="0D30F3D7" w16cex:dateUtc="2025-11-18T22:57:00Z"/>
  <w16cex:commentExtensible w16cex:durableId="1311756A" w16cex:dateUtc="2025-11-14T16:30:00Z"/>
  <w16cex:commentExtensible w16cex:durableId="5C98B542" w16cex:dateUtc="2025-11-14T16:30:00Z"/>
  <w16cex:commentExtensible w16cex:durableId="4E28EBBD" w16cex:dateUtc="2025-11-14T16:32:00Z"/>
  <w16cex:commentExtensible w16cex:durableId="77280303" w16cex:dateUtc="2025-11-19T16:58:00Z"/>
  <w16cex:commentExtensible w16cex:durableId="5617B1B6" w16cex:dateUtc="2025-11-13T13:01:00Z"/>
  <w16cex:commentExtensible w16cex:durableId="2EEF3FE3" w16cex:dateUtc="2025-11-13T07:53:00Z"/>
  <w16cex:commentExtensible w16cex:durableId="3C5D645F" w16cex:dateUtc="2025-11-13T13:26:00Z"/>
  <w16cex:commentExtensible w16cex:durableId="137F4CDF" w16cex:dateUtc="2025-11-13T07:58:00Z"/>
  <w16cex:commentExtensible w16cex:durableId="0C6A7862" w16cex:dateUtc="2025-11-13T13:27:00Z"/>
  <w16cex:commentExtensible w16cex:durableId="1064C11E" w16cex:dateUtc="2025-11-13T08:02:00Z"/>
  <w16cex:commentExtensible w16cex:durableId="7478A267" w16cex:dateUtc="2025-11-19T10:55:00Z"/>
  <w16cex:commentExtensible w16cex:durableId="21C97ED4" w16cex:dateUtc="2025-11-19T12:13:00Z"/>
  <w16cex:commentExtensible w16cex:durableId="2616B689" w16cex:dateUtc="2025-11-19T12:12:00Z"/>
  <w16cex:commentExtensible w16cex:durableId="67F17E80" w16cex:dateUtc="2025-11-13T09:07:00Z"/>
  <w16cex:commentExtensible w16cex:durableId="3334991A" w16cex:dateUtc="2025-11-13T09:09:00Z"/>
  <w16cex:commentExtensible w16cex:durableId="4CBE55E6" w16cex:dateUtc="2025-11-20T22:01:00Z"/>
  <w16cex:commentExtensible w16cex:durableId="0BA48ED0" w16cex:dateUtc="2025-11-20T15:48:00Z"/>
  <w16cex:commentExtensible w16cex:durableId="3F6EF4B7" w16cex:dateUtc="2025-11-21T11:52:00Z"/>
  <w16cex:commentExtensible w16cex:durableId="68738FFF" w16cex:dateUtc="2025-11-21T11:55:00Z"/>
  <w16cex:commentExtensible w16cex:durableId="11763DAC" w16cex:dateUtc="2025-11-21T20:11:00Z"/>
  <w16cex:commentExtensible w16cex:durableId="06EEC613" w16cex:dateUtc="2025-11-21T22:08:00Z"/>
  <w16cex:commentExtensible w16cex:durableId="61100F74" w16cex:dateUtc="2025-11-21T22:26:00Z"/>
  <w16cex:commentExtensible w16cex:durableId="7F4A1FEA" w16cex:dateUtc="2025-11-21T22:23:00Z"/>
  <w16cex:commentExtensible w16cex:durableId="50F11195" w16cex:dateUtc="2025-11-14T16:54:00Z"/>
  <w16cex:commentExtensible w16cex:durableId="45DF9D86" w16cex:dateUtc="2025-11-14T16:54:00Z"/>
  <w16cex:commentExtensible w16cex:durableId="25A14131" w16cex:dateUtc="2025-11-14T16:23:00Z"/>
  <w16cex:commentExtensible w16cex:durableId="4C0296A7" w16cex:dateUtc="2025-11-24T07:15:00Z"/>
  <w16cex:commentExtensible w16cex:durableId="3DA1E887" w16cex:dateUtc="2025-11-24T07:16:00Z"/>
  <w16cex:commentExtensible w16cex:durableId="6DDE468C" w16cex:dateUtc="2025-11-23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E0ABC" w16cid:durableId="57E87C28"/>
  <w16cid:commentId w16cid:paraId="5BCEA98F" w16cid:durableId="1D49E75B"/>
  <w16cid:commentId w16cid:paraId="638E815B" w16cid:durableId="0D30F3D7"/>
  <w16cid:commentId w16cid:paraId="54C39329" w16cid:durableId="1311756A"/>
  <w16cid:commentId w16cid:paraId="5E01E219" w16cid:durableId="5C98B542"/>
  <w16cid:commentId w16cid:paraId="5F871100" w16cid:durableId="4E28EBBD"/>
  <w16cid:commentId w16cid:paraId="65D09FBF" w16cid:durableId="77280303"/>
  <w16cid:commentId w16cid:paraId="60E82608" w16cid:durableId="5617B1B6"/>
  <w16cid:commentId w16cid:paraId="199CE013" w16cid:durableId="2EEF3FE3"/>
  <w16cid:commentId w16cid:paraId="2ADA69B1" w16cid:durableId="3C5D645F"/>
  <w16cid:commentId w16cid:paraId="7D8F1CA3" w16cid:durableId="137F4CDF"/>
  <w16cid:commentId w16cid:paraId="228C0F97" w16cid:durableId="0C6A7862"/>
  <w16cid:commentId w16cid:paraId="062D4E7B" w16cid:durableId="1064C11E"/>
  <w16cid:commentId w16cid:paraId="7996EACD" w16cid:durableId="7478A267"/>
  <w16cid:commentId w16cid:paraId="3D28138C" w16cid:durableId="21C97ED4"/>
  <w16cid:commentId w16cid:paraId="12AFB44B" w16cid:durableId="2616B689"/>
  <w16cid:commentId w16cid:paraId="54FFAAFB" w16cid:durableId="67F17E80"/>
  <w16cid:commentId w16cid:paraId="5FFA99DF" w16cid:durableId="3334991A"/>
  <w16cid:commentId w16cid:paraId="7654532D" w16cid:durableId="4CBE55E6"/>
  <w16cid:commentId w16cid:paraId="50CF2E3C" w16cid:durableId="0BA48ED0"/>
  <w16cid:commentId w16cid:paraId="1A09F1F7" w16cid:durableId="3F6EF4B7"/>
  <w16cid:commentId w16cid:paraId="0B9671E0" w16cid:durableId="68738FFF"/>
  <w16cid:commentId w16cid:paraId="33AFE36D" w16cid:durableId="11763DAC"/>
  <w16cid:commentId w16cid:paraId="3824EC43" w16cid:durableId="06EEC613"/>
  <w16cid:commentId w16cid:paraId="29F6C89F" w16cid:durableId="61100F74"/>
  <w16cid:commentId w16cid:paraId="0AB419C1" w16cid:durableId="7F4A1FEA"/>
  <w16cid:commentId w16cid:paraId="7ED3C858" w16cid:durableId="50F11195"/>
  <w16cid:commentId w16cid:paraId="5CB7B9A7" w16cid:durableId="45DF9D86"/>
  <w16cid:commentId w16cid:paraId="40C6FB51" w16cid:durableId="25A14131"/>
  <w16cid:commentId w16cid:paraId="4390EF6A" w16cid:durableId="4C0296A7"/>
  <w16cid:commentId w16cid:paraId="01F2CDD0" w16cid:durableId="3DA1E887"/>
  <w16cid:commentId w16cid:paraId="24FFC009" w16cid:durableId="6DDE46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D536" w14:textId="77777777" w:rsidR="00173D1C" w:rsidRDefault="00173D1C">
      <w:r>
        <w:separator/>
      </w:r>
    </w:p>
  </w:endnote>
  <w:endnote w:type="continuationSeparator" w:id="0">
    <w:p w14:paraId="60D31390" w14:textId="77777777" w:rsidR="00173D1C" w:rsidRDefault="00173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9F8B" w14:textId="77777777" w:rsidR="00173D1C" w:rsidRDefault="00173D1C">
      <w:r>
        <w:separator/>
      </w:r>
    </w:p>
  </w:footnote>
  <w:footnote w:type="continuationSeparator" w:id="0">
    <w:p w14:paraId="734A5D46" w14:textId="77777777" w:rsidR="00173D1C" w:rsidRDefault="00173D1C">
      <w:r>
        <w:continuationSeparator/>
      </w:r>
    </w:p>
  </w:footnote>
  <w:footnote w:id="1">
    <w:p w14:paraId="0FFC8D53" w14:textId="77777777" w:rsidR="00F85D85" w:rsidRDefault="00BC66F8">
      <w:pPr>
        <w:pStyle w:val="Funotentext"/>
      </w:pPr>
      <w:r>
        <w:rPr>
          <w:rStyle w:val="Funotenzeichen"/>
        </w:rPr>
        <w:footnoteRef/>
      </w:r>
      <w:r>
        <w:t xml:space="preserve"> </w:t>
      </w:r>
      <w:hyperlink r:id="rId1">
        <w:r>
          <w:rPr>
            <w:rStyle w:val="Hyperlink"/>
          </w:rPr>
          <w:t>https://gnomad.broadinstitute.org/news/2017-02-the-genome-aggregation-database/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C04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EC6A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E240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31"/>
    <w:multiLevelType w:val="multilevel"/>
    <w:tmpl w:val="CD08223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A99731"/>
    <w:multiLevelType w:val="multilevel"/>
    <w:tmpl w:val="1C7872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618A2772"/>
    <w:multiLevelType w:val="multilevel"/>
    <w:tmpl w:val="DEC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541502">
    <w:abstractNumId w:val="0"/>
  </w:num>
  <w:num w:numId="2" w16cid:durableId="1861157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78572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38168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3544629">
    <w:abstractNumId w:val="1"/>
  </w:num>
  <w:num w:numId="6" w16cid:durableId="307712176">
    <w:abstractNumId w:val="1"/>
  </w:num>
  <w:num w:numId="7" w16cid:durableId="6623183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or Al-Hasani">
    <w15:presenceInfo w15:providerId="AD" w15:userId="S::hoor.alhasani@biocopy.com::87f0a585-4217-4a76-af93-45315ad23e58"/>
  </w15:person>
  <w15:person w15:author="Jörg Birkenfeld">
    <w15:presenceInfo w15:providerId="AD" w15:userId="S::Joerg.birkenfeld@biocopy.com::dac1aaf7-e987-49c4-b604-bfaef821f2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90D1630"/>
    <w:rsid w:val="0000084D"/>
    <w:rsid w:val="00000A73"/>
    <w:rsid w:val="00007094"/>
    <w:rsid w:val="00007D3E"/>
    <w:rsid w:val="000117E3"/>
    <w:rsid w:val="000123DF"/>
    <w:rsid w:val="00013597"/>
    <w:rsid w:val="00013AEA"/>
    <w:rsid w:val="00020AFA"/>
    <w:rsid w:val="00021D79"/>
    <w:rsid w:val="00022A1E"/>
    <w:rsid w:val="00022F02"/>
    <w:rsid w:val="000237C3"/>
    <w:rsid w:val="000239C1"/>
    <w:rsid w:val="0002497A"/>
    <w:rsid w:val="00025D54"/>
    <w:rsid w:val="0002629F"/>
    <w:rsid w:val="000263A7"/>
    <w:rsid w:val="00027718"/>
    <w:rsid w:val="00031CF7"/>
    <w:rsid w:val="00031DB1"/>
    <w:rsid w:val="00032165"/>
    <w:rsid w:val="00033131"/>
    <w:rsid w:val="00033D9C"/>
    <w:rsid w:val="00034496"/>
    <w:rsid w:val="00036A29"/>
    <w:rsid w:val="00036B61"/>
    <w:rsid w:val="00037BDB"/>
    <w:rsid w:val="00040D89"/>
    <w:rsid w:val="000442F4"/>
    <w:rsid w:val="0004448A"/>
    <w:rsid w:val="00045C2E"/>
    <w:rsid w:val="000463F1"/>
    <w:rsid w:val="00047391"/>
    <w:rsid w:val="00047ABB"/>
    <w:rsid w:val="00051C3A"/>
    <w:rsid w:val="000529EC"/>
    <w:rsid w:val="000538CB"/>
    <w:rsid w:val="00055613"/>
    <w:rsid w:val="00055FF8"/>
    <w:rsid w:val="000563E6"/>
    <w:rsid w:val="000568B3"/>
    <w:rsid w:val="0005741C"/>
    <w:rsid w:val="00062092"/>
    <w:rsid w:val="00062C47"/>
    <w:rsid w:val="00062D80"/>
    <w:rsid w:val="00062E52"/>
    <w:rsid w:val="00065B92"/>
    <w:rsid w:val="00066670"/>
    <w:rsid w:val="0006680E"/>
    <w:rsid w:val="00066C61"/>
    <w:rsid w:val="0007002C"/>
    <w:rsid w:val="00072979"/>
    <w:rsid w:val="00073A0A"/>
    <w:rsid w:val="00076B14"/>
    <w:rsid w:val="00080087"/>
    <w:rsid w:val="000812E9"/>
    <w:rsid w:val="00081715"/>
    <w:rsid w:val="00081BD8"/>
    <w:rsid w:val="00082022"/>
    <w:rsid w:val="00084152"/>
    <w:rsid w:val="0008595B"/>
    <w:rsid w:val="00085D9A"/>
    <w:rsid w:val="00085F83"/>
    <w:rsid w:val="00091BEA"/>
    <w:rsid w:val="0009207D"/>
    <w:rsid w:val="00092F08"/>
    <w:rsid w:val="0009306F"/>
    <w:rsid w:val="00095C7A"/>
    <w:rsid w:val="00096D2B"/>
    <w:rsid w:val="000A0B13"/>
    <w:rsid w:val="000A2E4E"/>
    <w:rsid w:val="000A3AE9"/>
    <w:rsid w:val="000A3E7A"/>
    <w:rsid w:val="000A42D9"/>
    <w:rsid w:val="000A53B0"/>
    <w:rsid w:val="000A7721"/>
    <w:rsid w:val="000B3077"/>
    <w:rsid w:val="000B3EE7"/>
    <w:rsid w:val="000B4516"/>
    <w:rsid w:val="000B566D"/>
    <w:rsid w:val="000B59D0"/>
    <w:rsid w:val="000B69A5"/>
    <w:rsid w:val="000B6B27"/>
    <w:rsid w:val="000B6CE4"/>
    <w:rsid w:val="000B6F61"/>
    <w:rsid w:val="000B711B"/>
    <w:rsid w:val="000C019C"/>
    <w:rsid w:val="000C234A"/>
    <w:rsid w:val="000C524C"/>
    <w:rsid w:val="000C5356"/>
    <w:rsid w:val="000C5490"/>
    <w:rsid w:val="000C5D0F"/>
    <w:rsid w:val="000C7043"/>
    <w:rsid w:val="000D0699"/>
    <w:rsid w:val="000D079C"/>
    <w:rsid w:val="000D0879"/>
    <w:rsid w:val="000D1A38"/>
    <w:rsid w:val="000D3730"/>
    <w:rsid w:val="000D6D85"/>
    <w:rsid w:val="000E1AB6"/>
    <w:rsid w:val="000E38A3"/>
    <w:rsid w:val="000E432B"/>
    <w:rsid w:val="000E4A35"/>
    <w:rsid w:val="000E5416"/>
    <w:rsid w:val="000E5DEF"/>
    <w:rsid w:val="000E65EB"/>
    <w:rsid w:val="000E66B4"/>
    <w:rsid w:val="000E6775"/>
    <w:rsid w:val="000E6E67"/>
    <w:rsid w:val="000E74DC"/>
    <w:rsid w:val="000F1442"/>
    <w:rsid w:val="000F36DA"/>
    <w:rsid w:val="000F3D96"/>
    <w:rsid w:val="000F4D52"/>
    <w:rsid w:val="000F5971"/>
    <w:rsid w:val="000F5EE8"/>
    <w:rsid w:val="000F68C4"/>
    <w:rsid w:val="000F7B81"/>
    <w:rsid w:val="00100B5A"/>
    <w:rsid w:val="001013E8"/>
    <w:rsid w:val="001016EF"/>
    <w:rsid w:val="001029E1"/>
    <w:rsid w:val="001030A2"/>
    <w:rsid w:val="00103AF6"/>
    <w:rsid w:val="00103B6A"/>
    <w:rsid w:val="00103E17"/>
    <w:rsid w:val="00104229"/>
    <w:rsid w:val="00104FBF"/>
    <w:rsid w:val="00105FDB"/>
    <w:rsid w:val="00107804"/>
    <w:rsid w:val="001078EF"/>
    <w:rsid w:val="00107AA8"/>
    <w:rsid w:val="00107C60"/>
    <w:rsid w:val="001103FF"/>
    <w:rsid w:val="00110895"/>
    <w:rsid w:val="001108E7"/>
    <w:rsid w:val="00110EA0"/>
    <w:rsid w:val="001112D6"/>
    <w:rsid w:val="001113CF"/>
    <w:rsid w:val="00113AB7"/>
    <w:rsid w:val="00115022"/>
    <w:rsid w:val="00115EE7"/>
    <w:rsid w:val="001211CD"/>
    <w:rsid w:val="00121CFE"/>
    <w:rsid w:val="00122F35"/>
    <w:rsid w:val="001232F3"/>
    <w:rsid w:val="00125364"/>
    <w:rsid w:val="001259BA"/>
    <w:rsid w:val="00126E9E"/>
    <w:rsid w:val="0012775A"/>
    <w:rsid w:val="00133909"/>
    <w:rsid w:val="001351BE"/>
    <w:rsid w:val="001360CE"/>
    <w:rsid w:val="00141001"/>
    <w:rsid w:val="001417ED"/>
    <w:rsid w:val="001419E3"/>
    <w:rsid w:val="001421BE"/>
    <w:rsid w:val="00143DD5"/>
    <w:rsid w:val="001445EC"/>
    <w:rsid w:val="00146EE4"/>
    <w:rsid w:val="00147BC5"/>
    <w:rsid w:val="00147F10"/>
    <w:rsid w:val="001517A1"/>
    <w:rsid w:val="00153207"/>
    <w:rsid w:val="00153FD1"/>
    <w:rsid w:val="00154B8B"/>
    <w:rsid w:val="001558B6"/>
    <w:rsid w:val="00156619"/>
    <w:rsid w:val="001569B5"/>
    <w:rsid w:val="001569BE"/>
    <w:rsid w:val="00156B96"/>
    <w:rsid w:val="00156E25"/>
    <w:rsid w:val="00157F7F"/>
    <w:rsid w:val="00161036"/>
    <w:rsid w:val="00161C0B"/>
    <w:rsid w:val="00162AE5"/>
    <w:rsid w:val="00163804"/>
    <w:rsid w:val="00164286"/>
    <w:rsid w:val="001662EC"/>
    <w:rsid w:val="0016672C"/>
    <w:rsid w:val="001702C9"/>
    <w:rsid w:val="00172C93"/>
    <w:rsid w:val="00173C75"/>
    <w:rsid w:val="00173D1C"/>
    <w:rsid w:val="00180E56"/>
    <w:rsid w:val="0018184E"/>
    <w:rsid w:val="00182C4D"/>
    <w:rsid w:val="00184943"/>
    <w:rsid w:val="0018595A"/>
    <w:rsid w:val="00185D2C"/>
    <w:rsid w:val="00186CC3"/>
    <w:rsid w:val="00187BF1"/>
    <w:rsid w:val="001902E6"/>
    <w:rsid w:val="00190BD5"/>
    <w:rsid w:val="001914CF"/>
    <w:rsid w:val="001929BE"/>
    <w:rsid w:val="001937A6"/>
    <w:rsid w:val="00193CAB"/>
    <w:rsid w:val="00193E7B"/>
    <w:rsid w:val="00197CF7"/>
    <w:rsid w:val="001A2229"/>
    <w:rsid w:val="001A23A4"/>
    <w:rsid w:val="001A4657"/>
    <w:rsid w:val="001A4AEE"/>
    <w:rsid w:val="001A4CC7"/>
    <w:rsid w:val="001A5F94"/>
    <w:rsid w:val="001A6D3B"/>
    <w:rsid w:val="001A7D1D"/>
    <w:rsid w:val="001B07AD"/>
    <w:rsid w:val="001B0DD3"/>
    <w:rsid w:val="001B0F22"/>
    <w:rsid w:val="001B3DF0"/>
    <w:rsid w:val="001B5659"/>
    <w:rsid w:val="001C02CB"/>
    <w:rsid w:val="001C1F4E"/>
    <w:rsid w:val="001C2B35"/>
    <w:rsid w:val="001C308C"/>
    <w:rsid w:val="001C33AB"/>
    <w:rsid w:val="001C393C"/>
    <w:rsid w:val="001C3C98"/>
    <w:rsid w:val="001C3E23"/>
    <w:rsid w:val="001D0283"/>
    <w:rsid w:val="001D06C1"/>
    <w:rsid w:val="001D14E4"/>
    <w:rsid w:val="001D269E"/>
    <w:rsid w:val="001D2713"/>
    <w:rsid w:val="001D27E5"/>
    <w:rsid w:val="001D3310"/>
    <w:rsid w:val="001D38B4"/>
    <w:rsid w:val="001D3E4C"/>
    <w:rsid w:val="001D4085"/>
    <w:rsid w:val="001D5824"/>
    <w:rsid w:val="001D69A7"/>
    <w:rsid w:val="001D77CB"/>
    <w:rsid w:val="001D7CD8"/>
    <w:rsid w:val="001D7DF3"/>
    <w:rsid w:val="001E0F31"/>
    <w:rsid w:val="001E1E9A"/>
    <w:rsid w:val="001E2EC4"/>
    <w:rsid w:val="001E40DA"/>
    <w:rsid w:val="001E5303"/>
    <w:rsid w:val="001E7335"/>
    <w:rsid w:val="001F275C"/>
    <w:rsid w:val="001F301B"/>
    <w:rsid w:val="001F3A42"/>
    <w:rsid w:val="001F3C02"/>
    <w:rsid w:val="001F3F9B"/>
    <w:rsid w:val="001F48D5"/>
    <w:rsid w:val="001F5998"/>
    <w:rsid w:val="001F64BD"/>
    <w:rsid w:val="00200468"/>
    <w:rsid w:val="00201F20"/>
    <w:rsid w:val="00205A51"/>
    <w:rsid w:val="00207AC6"/>
    <w:rsid w:val="00210F48"/>
    <w:rsid w:val="0021131F"/>
    <w:rsid w:val="002114F7"/>
    <w:rsid w:val="00212706"/>
    <w:rsid w:val="002153B8"/>
    <w:rsid w:val="00215A30"/>
    <w:rsid w:val="002161B1"/>
    <w:rsid w:val="00216C18"/>
    <w:rsid w:val="0021783D"/>
    <w:rsid w:val="0022035C"/>
    <w:rsid w:val="00220A58"/>
    <w:rsid w:val="00223F88"/>
    <w:rsid w:val="002245A4"/>
    <w:rsid w:val="00224F9B"/>
    <w:rsid w:val="00225244"/>
    <w:rsid w:val="00226372"/>
    <w:rsid w:val="00230838"/>
    <w:rsid w:val="00231E19"/>
    <w:rsid w:val="0023213A"/>
    <w:rsid w:val="00232D71"/>
    <w:rsid w:val="00233069"/>
    <w:rsid w:val="002331D9"/>
    <w:rsid w:val="0023497D"/>
    <w:rsid w:val="00235BEC"/>
    <w:rsid w:val="00235F8A"/>
    <w:rsid w:val="002373B7"/>
    <w:rsid w:val="00237E5B"/>
    <w:rsid w:val="00240185"/>
    <w:rsid w:val="002411B8"/>
    <w:rsid w:val="00241916"/>
    <w:rsid w:val="00243D63"/>
    <w:rsid w:val="0024527D"/>
    <w:rsid w:val="002479EB"/>
    <w:rsid w:val="00247C89"/>
    <w:rsid w:val="00250FE1"/>
    <w:rsid w:val="00251831"/>
    <w:rsid w:val="00251964"/>
    <w:rsid w:val="00251E41"/>
    <w:rsid w:val="002526B4"/>
    <w:rsid w:val="00253B80"/>
    <w:rsid w:val="0025401A"/>
    <w:rsid w:val="002540B8"/>
    <w:rsid w:val="00254544"/>
    <w:rsid w:val="00260879"/>
    <w:rsid w:val="0026091C"/>
    <w:rsid w:val="00261150"/>
    <w:rsid w:val="002614BD"/>
    <w:rsid w:val="00262433"/>
    <w:rsid w:val="002632EE"/>
    <w:rsid w:val="00263EF6"/>
    <w:rsid w:val="00264FC4"/>
    <w:rsid w:val="0026567C"/>
    <w:rsid w:val="002677D1"/>
    <w:rsid w:val="0027046D"/>
    <w:rsid w:val="00270692"/>
    <w:rsid w:val="002738F6"/>
    <w:rsid w:val="002766D0"/>
    <w:rsid w:val="00280246"/>
    <w:rsid w:val="002812B5"/>
    <w:rsid w:val="00281EB2"/>
    <w:rsid w:val="002825A2"/>
    <w:rsid w:val="002829D9"/>
    <w:rsid w:val="00283321"/>
    <w:rsid w:val="00286E00"/>
    <w:rsid w:val="00287646"/>
    <w:rsid w:val="00290558"/>
    <w:rsid w:val="0029353E"/>
    <w:rsid w:val="00293A03"/>
    <w:rsid w:val="00293C06"/>
    <w:rsid w:val="00294D11"/>
    <w:rsid w:val="0029502C"/>
    <w:rsid w:val="00296744"/>
    <w:rsid w:val="00296D4B"/>
    <w:rsid w:val="00297AA9"/>
    <w:rsid w:val="002A00E1"/>
    <w:rsid w:val="002A06D7"/>
    <w:rsid w:val="002A0F7A"/>
    <w:rsid w:val="002A15D7"/>
    <w:rsid w:val="002A2493"/>
    <w:rsid w:val="002A6505"/>
    <w:rsid w:val="002A658C"/>
    <w:rsid w:val="002B1863"/>
    <w:rsid w:val="002B2C91"/>
    <w:rsid w:val="002B5754"/>
    <w:rsid w:val="002B5DE9"/>
    <w:rsid w:val="002B5E67"/>
    <w:rsid w:val="002B60B1"/>
    <w:rsid w:val="002B6ADC"/>
    <w:rsid w:val="002B74C6"/>
    <w:rsid w:val="002B7C06"/>
    <w:rsid w:val="002C1349"/>
    <w:rsid w:val="002C2376"/>
    <w:rsid w:val="002C23B6"/>
    <w:rsid w:val="002C3868"/>
    <w:rsid w:val="002C42DA"/>
    <w:rsid w:val="002C4633"/>
    <w:rsid w:val="002C4AF3"/>
    <w:rsid w:val="002C4DFD"/>
    <w:rsid w:val="002C5ED8"/>
    <w:rsid w:val="002C5F0D"/>
    <w:rsid w:val="002C6405"/>
    <w:rsid w:val="002D17AD"/>
    <w:rsid w:val="002D3559"/>
    <w:rsid w:val="002D3973"/>
    <w:rsid w:val="002D6AC1"/>
    <w:rsid w:val="002D6E10"/>
    <w:rsid w:val="002D774E"/>
    <w:rsid w:val="002D7C63"/>
    <w:rsid w:val="002E075E"/>
    <w:rsid w:val="002E14B3"/>
    <w:rsid w:val="002E1921"/>
    <w:rsid w:val="002E279D"/>
    <w:rsid w:val="002E39B6"/>
    <w:rsid w:val="002E51E7"/>
    <w:rsid w:val="002E55A3"/>
    <w:rsid w:val="002E57A8"/>
    <w:rsid w:val="002E5861"/>
    <w:rsid w:val="002E6015"/>
    <w:rsid w:val="002E6DFF"/>
    <w:rsid w:val="002F0756"/>
    <w:rsid w:val="002F167B"/>
    <w:rsid w:val="002F2DF2"/>
    <w:rsid w:val="002F3B63"/>
    <w:rsid w:val="002F3E3E"/>
    <w:rsid w:val="002F4AB9"/>
    <w:rsid w:val="002F4D9D"/>
    <w:rsid w:val="002F5018"/>
    <w:rsid w:val="002F5FE7"/>
    <w:rsid w:val="002F6AF8"/>
    <w:rsid w:val="00300CF9"/>
    <w:rsid w:val="00301228"/>
    <w:rsid w:val="00302A33"/>
    <w:rsid w:val="00304260"/>
    <w:rsid w:val="00304627"/>
    <w:rsid w:val="003061E6"/>
    <w:rsid w:val="003065C0"/>
    <w:rsid w:val="00311F82"/>
    <w:rsid w:val="00312264"/>
    <w:rsid w:val="003132D3"/>
    <w:rsid w:val="00313B71"/>
    <w:rsid w:val="00314545"/>
    <w:rsid w:val="00314E3B"/>
    <w:rsid w:val="003153C2"/>
    <w:rsid w:val="00316309"/>
    <w:rsid w:val="00316A7C"/>
    <w:rsid w:val="00316F25"/>
    <w:rsid w:val="00317BEC"/>
    <w:rsid w:val="0032001E"/>
    <w:rsid w:val="0032142F"/>
    <w:rsid w:val="00322AF3"/>
    <w:rsid w:val="00325D03"/>
    <w:rsid w:val="003260A7"/>
    <w:rsid w:val="0032702F"/>
    <w:rsid w:val="003274DB"/>
    <w:rsid w:val="003303F8"/>
    <w:rsid w:val="00332769"/>
    <w:rsid w:val="00332FD0"/>
    <w:rsid w:val="0033411C"/>
    <w:rsid w:val="0033440A"/>
    <w:rsid w:val="0034011D"/>
    <w:rsid w:val="003428C1"/>
    <w:rsid w:val="0034299E"/>
    <w:rsid w:val="003435C2"/>
    <w:rsid w:val="00343796"/>
    <w:rsid w:val="00343E10"/>
    <w:rsid w:val="0034490C"/>
    <w:rsid w:val="00344FC6"/>
    <w:rsid w:val="00344FE2"/>
    <w:rsid w:val="0034531A"/>
    <w:rsid w:val="00345E97"/>
    <w:rsid w:val="00347666"/>
    <w:rsid w:val="00347D69"/>
    <w:rsid w:val="003503B6"/>
    <w:rsid w:val="00350DCC"/>
    <w:rsid w:val="00351BA0"/>
    <w:rsid w:val="00351F3C"/>
    <w:rsid w:val="0035401A"/>
    <w:rsid w:val="00354059"/>
    <w:rsid w:val="00354062"/>
    <w:rsid w:val="00355D96"/>
    <w:rsid w:val="003565CD"/>
    <w:rsid w:val="00357C8A"/>
    <w:rsid w:val="003613F2"/>
    <w:rsid w:val="0036304F"/>
    <w:rsid w:val="0036326F"/>
    <w:rsid w:val="00363C60"/>
    <w:rsid w:val="00363CD1"/>
    <w:rsid w:val="00364385"/>
    <w:rsid w:val="00364B43"/>
    <w:rsid w:val="00365DC2"/>
    <w:rsid w:val="0036607E"/>
    <w:rsid w:val="0036714A"/>
    <w:rsid w:val="003700FE"/>
    <w:rsid w:val="00370BA7"/>
    <w:rsid w:val="00370FD8"/>
    <w:rsid w:val="003714B3"/>
    <w:rsid w:val="003735E2"/>
    <w:rsid w:val="00373E86"/>
    <w:rsid w:val="00375E73"/>
    <w:rsid w:val="00376182"/>
    <w:rsid w:val="00377D5E"/>
    <w:rsid w:val="0038090D"/>
    <w:rsid w:val="00380D71"/>
    <w:rsid w:val="0038321D"/>
    <w:rsid w:val="0038370C"/>
    <w:rsid w:val="00385184"/>
    <w:rsid w:val="00385A1D"/>
    <w:rsid w:val="003868C7"/>
    <w:rsid w:val="00391307"/>
    <w:rsid w:val="0039291B"/>
    <w:rsid w:val="00392C6A"/>
    <w:rsid w:val="003935F4"/>
    <w:rsid w:val="00393B79"/>
    <w:rsid w:val="003948D1"/>
    <w:rsid w:val="00397767"/>
    <w:rsid w:val="003A0B58"/>
    <w:rsid w:val="003A0F00"/>
    <w:rsid w:val="003A1E25"/>
    <w:rsid w:val="003A26B1"/>
    <w:rsid w:val="003A28F3"/>
    <w:rsid w:val="003A608E"/>
    <w:rsid w:val="003A6CA6"/>
    <w:rsid w:val="003B0115"/>
    <w:rsid w:val="003B0300"/>
    <w:rsid w:val="003B173D"/>
    <w:rsid w:val="003B2149"/>
    <w:rsid w:val="003B33E7"/>
    <w:rsid w:val="003B3556"/>
    <w:rsid w:val="003B5AA2"/>
    <w:rsid w:val="003B6119"/>
    <w:rsid w:val="003C12A4"/>
    <w:rsid w:val="003C15A2"/>
    <w:rsid w:val="003C176F"/>
    <w:rsid w:val="003C236C"/>
    <w:rsid w:val="003C49A3"/>
    <w:rsid w:val="003C4A70"/>
    <w:rsid w:val="003C4AC0"/>
    <w:rsid w:val="003C510F"/>
    <w:rsid w:val="003C59E0"/>
    <w:rsid w:val="003C5DA7"/>
    <w:rsid w:val="003C6142"/>
    <w:rsid w:val="003D06AB"/>
    <w:rsid w:val="003D1369"/>
    <w:rsid w:val="003D210B"/>
    <w:rsid w:val="003D22B8"/>
    <w:rsid w:val="003D2E14"/>
    <w:rsid w:val="003D3E5D"/>
    <w:rsid w:val="003D4322"/>
    <w:rsid w:val="003D474B"/>
    <w:rsid w:val="003D4A72"/>
    <w:rsid w:val="003D4D99"/>
    <w:rsid w:val="003D5D55"/>
    <w:rsid w:val="003D77E1"/>
    <w:rsid w:val="003E0970"/>
    <w:rsid w:val="003E1A7E"/>
    <w:rsid w:val="003E229E"/>
    <w:rsid w:val="003E376F"/>
    <w:rsid w:val="003E532A"/>
    <w:rsid w:val="003E61AE"/>
    <w:rsid w:val="003E67D0"/>
    <w:rsid w:val="003E71DF"/>
    <w:rsid w:val="003F0362"/>
    <w:rsid w:val="003F1305"/>
    <w:rsid w:val="003F13AB"/>
    <w:rsid w:val="003F155A"/>
    <w:rsid w:val="003F2C3C"/>
    <w:rsid w:val="003F3CAA"/>
    <w:rsid w:val="003F3CAC"/>
    <w:rsid w:val="00400B45"/>
    <w:rsid w:val="00401DCB"/>
    <w:rsid w:val="004029D3"/>
    <w:rsid w:val="0040398B"/>
    <w:rsid w:val="00403CAC"/>
    <w:rsid w:val="004059E0"/>
    <w:rsid w:val="00405C71"/>
    <w:rsid w:val="00407BD3"/>
    <w:rsid w:val="00407F16"/>
    <w:rsid w:val="00410E68"/>
    <w:rsid w:val="0041141F"/>
    <w:rsid w:val="0041154A"/>
    <w:rsid w:val="00411BC3"/>
    <w:rsid w:val="00412499"/>
    <w:rsid w:val="00415581"/>
    <w:rsid w:val="00415C57"/>
    <w:rsid w:val="00416328"/>
    <w:rsid w:val="00417156"/>
    <w:rsid w:val="004171F6"/>
    <w:rsid w:val="00417523"/>
    <w:rsid w:val="00417C72"/>
    <w:rsid w:val="00420FED"/>
    <w:rsid w:val="00423A20"/>
    <w:rsid w:val="00424174"/>
    <w:rsid w:val="004248FA"/>
    <w:rsid w:val="00424B66"/>
    <w:rsid w:val="004251F4"/>
    <w:rsid w:val="0042699F"/>
    <w:rsid w:val="00430347"/>
    <w:rsid w:val="0043056A"/>
    <w:rsid w:val="004306B3"/>
    <w:rsid w:val="00431D4C"/>
    <w:rsid w:val="00431FEE"/>
    <w:rsid w:val="004328B1"/>
    <w:rsid w:val="00432E89"/>
    <w:rsid w:val="00433265"/>
    <w:rsid w:val="004334D7"/>
    <w:rsid w:val="004334F5"/>
    <w:rsid w:val="00434527"/>
    <w:rsid w:val="00435365"/>
    <w:rsid w:val="00435428"/>
    <w:rsid w:val="004370C4"/>
    <w:rsid w:val="00437843"/>
    <w:rsid w:val="0044086E"/>
    <w:rsid w:val="00441F0C"/>
    <w:rsid w:val="0044222E"/>
    <w:rsid w:val="004433E8"/>
    <w:rsid w:val="00447E9B"/>
    <w:rsid w:val="00450E9E"/>
    <w:rsid w:val="00451E81"/>
    <w:rsid w:val="00451FBF"/>
    <w:rsid w:val="004526ED"/>
    <w:rsid w:val="00454205"/>
    <w:rsid w:val="00455ED2"/>
    <w:rsid w:val="00457393"/>
    <w:rsid w:val="004606C7"/>
    <w:rsid w:val="00461CCF"/>
    <w:rsid w:val="004621B3"/>
    <w:rsid w:val="004622B8"/>
    <w:rsid w:val="00464841"/>
    <w:rsid w:val="00464D19"/>
    <w:rsid w:val="00466CA9"/>
    <w:rsid w:val="004676BC"/>
    <w:rsid w:val="00470D0E"/>
    <w:rsid w:val="00473122"/>
    <w:rsid w:val="0047613A"/>
    <w:rsid w:val="004764FB"/>
    <w:rsid w:val="004769BD"/>
    <w:rsid w:val="004801B5"/>
    <w:rsid w:val="00481FAE"/>
    <w:rsid w:val="00482079"/>
    <w:rsid w:val="0048244F"/>
    <w:rsid w:val="00482B22"/>
    <w:rsid w:val="004841BD"/>
    <w:rsid w:val="0048521D"/>
    <w:rsid w:val="00485FB6"/>
    <w:rsid w:val="00494D8E"/>
    <w:rsid w:val="004953BB"/>
    <w:rsid w:val="00497FF1"/>
    <w:rsid w:val="004A36AD"/>
    <w:rsid w:val="004A4E5B"/>
    <w:rsid w:val="004A52DD"/>
    <w:rsid w:val="004A5F7E"/>
    <w:rsid w:val="004A6B2C"/>
    <w:rsid w:val="004A7CA9"/>
    <w:rsid w:val="004B0421"/>
    <w:rsid w:val="004B2192"/>
    <w:rsid w:val="004B22DE"/>
    <w:rsid w:val="004B22EA"/>
    <w:rsid w:val="004B24F0"/>
    <w:rsid w:val="004B2985"/>
    <w:rsid w:val="004B2DFD"/>
    <w:rsid w:val="004B530D"/>
    <w:rsid w:val="004B60A9"/>
    <w:rsid w:val="004B6C7C"/>
    <w:rsid w:val="004C0244"/>
    <w:rsid w:val="004C0524"/>
    <w:rsid w:val="004C2149"/>
    <w:rsid w:val="004C2AFD"/>
    <w:rsid w:val="004C306C"/>
    <w:rsid w:val="004C3B91"/>
    <w:rsid w:val="004C450E"/>
    <w:rsid w:val="004C483F"/>
    <w:rsid w:val="004C6AF8"/>
    <w:rsid w:val="004C70AD"/>
    <w:rsid w:val="004C759C"/>
    <w:rsid w:val="004D17E7"/>
    <w:rsid w:val="004D35BC"/>
    <w:rsid w:val="004D4AFF"/>
    <w:rsid w:val="004D6577"/>
    <w:rsid w:val="004D7D20"/>
    <w:rsid w:val="004E1787"/>
    <w:rsid w:val="004E2244"/>
    <w:rsid w:val="004E2295"/>
    <w:rsid w:val="004E2F0C"/>
    <w:rsid w:val="004E3C45"/>
    <w:rsid w:val="004E5247"/>
    <w:rsid w:val="004E5665"/>
    <w:rsid w:val="004E5A4B"/>
    <w:rsid w:val="004E6AF6"/>
    <w:rsid w:val="004E6B08"/>
    <w:rsid w:val="004E6ED6"/>
    <w:rsid w:val="004F1AD4"/>
    <w:rsid w:val="004F210B"/>
    <w:rsid w:val="004F30B4"/>
    <w:rsid w:val="004F32FC"/>
    <w:rsid w:val="004F3A53"/>
    <w:rsid w:val="004F3D69"/>
    <w:rsid w:val="004F3EEA"/>
    <w:rsid w:val="004F54F5"/>
    <w:rsid w:val="004F5F3B"/>
    <w:rsid w:val="004F6904"/>
    <w:rsid w:val="00500577"/>
    <w:rsid w:val="0050145F"/>
    <w:rsid w:val="00503FA2"/>
    <w:rsid w:val="005040E5"/>
    <w:rsid w:val="005055E2"/>
    <w:rsid w:val="00505915"/>
    <w:rsid w:val="00507379"/>
    <w:rsid w:val="00507723"/>
    <w:rsid w:val="00511753"/>
    <w:rsid w:val="00511BE7"/>
    <w:rsid w:val="00513594"/>
    <w:rsid w:val="005147CE"/>
    <w:rsid w:val="00514D61"/>
    <w:rsid w:val="00514E6A"/>
    <w:rsid w:val="005200CF"/>
    <w:rsid w:val="005206AA"/>
    <w:rsid w:val="0052186A"/>
    <w:rsid w:val="00522C1A"/>
    <w:rsid w:val="00524AA2"/>
    <w:rsid w:val="00525C2C"/>
    <w:rsid w:val="005276F5"/>
    <w:rsid w:val="005311A1"/>
    <w:rsid w:val="00532269"/>
    <w:rsid w:val="005326A6"/>
    <w:rsid w:val="0053520E"/>
    <w:rsid w:val="0053595C"/>
    <w:rsid w:val="00536D4E"/>
    <w:rsid w:val="005378F9"/>
    <w:rsid w:val="00537B9B"/>
    <w:rsid w:val="00540806"/>
    <w:rsid w:val="005420FE"/>
    <w:rsid w:val="00543B6D"/>
    <w:rsid w:val="00544C72"/>
    <w:rsid w:val="00547F0D"/>
    <w:rsid w:val="00547F14"/>
    <w:rsid w:val="00550278"/>
    <w:rsid w:val="00550F8D"/>
    <w:rsid w:val="005513D4"/>
    <w:rsid w:val="00553531"/>
    <w:rsid w:val="0056010B"/>
    <w:rsid w:val="00560F60"/>
    <w:rsid w:val="00561829"/>
    <w:rsid w:val="00562142"/>
    <w:rsid w:val="0056386E"/>
    <w:rsid w:val="00564A06"/>
    <w:rsid w:val="00565ECA"/>
    <w:rsid w:val="00566977"/>
    <w:rsid w:val="00570F7B"/>
    <w:rsid w:val="0057113D"/>
    <w:rsid w:val="00572432"/>
    <w:rsid w:val="00575610"/>
    <w:rsid w:val="0057629F"/>
    <w:rsid w:val="005809A0"/>
    <w:rsid w:val="005811DA"/>
    <w:rsid w:val="005811E3"/>
    <w:rsid w:val="00581862"/>
    <w:rsid w:val="00582886"/>
    <w:rsid w:val="00582A27"/>
    <w:rsid w:val="00582F58"/>
    <w:rsid w:val="00584481"/>
    <w:rsid w:val="0058480E"/>
    <w:rsid w:val="00584B81"/>
    <w:rsid w:val="00584DE3"/>
    <w:rsid w:val="00584E53"/>
    <w:rsid w:val="00585C8D"/>
    <w:rsid w:val="0058618C"/>
    <w:rsid w:val="0058631F"/>
    <w:rsid w:val="00586946"/>
    <w:rsid w:val="00586AE5"/>
    <w:rsid w:val="00590435"/>
    <w:rsid w:val="005911F5"/>
    <w:rsid w:val="0059289C"/>
    <w:rsid w:val="00594797"/>
    <w:rsid w:val="00594E07"/>
    <w:rsid w:val="005957D9"/>
    <w:rsid w:val="005A022A"/>
    <w:rsid w:val="005A0261"/>
    <w:rsid w:val="005A13A8"/>
    <w:rsid w:val="005A1D73"/>
    <w:rsid w:val="005A2FB6"/>
    <w:rsid w:val="005A378F"/>
    <w:rsid w:val="005A41D4"/>
    <w:rsid w:val="005A46FA"/>
    <w:rsid w:val="005A4EA1"/>
    <w:rsid w:val="005A5F3D"/>
    <w:rsid w:val="005A6151"/>
    <w:rsid w:val="005A7010"/>
    <w:rsid w:val="005A7594"/>
    <w:rsid w:val="005A7DA3"/>
    <w:rsid w:val="005B02DC"/>
    <w:rsid w:val="005B0D67"/>
    <w:rsid w:val="005B0E09"/>
    <w:rsid w:val="005B11D7"/>
    <w:rsid w:val="005B1862"/>
    <w:rsid w:val="005B239D"/>
    <w:rsid w:val="005B377B"/>
    <w:rsid w:val="005B4010"/>
    <w:rsid w:val="005B4277"/>
    <w:rsid w:val="005B4334"/>
    <w:rsid w:val="005C0C38"/>
    <w:rsid w:val="005C208D"/>
    <w:rsid w:val="005C252D"/>
    <w:rsid w:val="005C3701"/>
    <w:rsid w:val="005C3BE9"/>
    <w:rsid w:val="005C42F6"/>
    <w:rsid w:val="005C59B7"/>
    <w:rsid w:val="005C5DD6"/>
    <w:rsid w:val="005C5EEB"/>
    <w:rsid w:val="005C6520"/>
    <w:rsid w:val="005C6FA6"/>
    <w:rsid w:val="005C7B7B"/>
    <w:rsid w:val="005D0B9D"/>
    <w:rsid w:val="005D2205"/>
    <w:rsid w:val="005D2C06"/>
    <w:rsid w:val="005D743A"/>
    <w:rsid w:val="005E1386"/>
    <w:rsid w:val="005E19D6"/>
    <w:rsid w:val="005E229A"/>
    <w:rsid w:val="005E2DCF"/>
    <w:rsid w:val="005E33FF"/>
    <w:rsid w:val="005E3FBE"/>
    <w:rsid w:val="005E5772"/>
    <w:rsid w:val="005E66B9"/>
    <w:rsid w:val="005F2064"/>
    <w:rsid w:val="005F2873"/>
    <w:rsid w:val="005F394F"/>
    <w:rsid w:val="005F4143"/>
    <w:rsid w:val="005F4847"/>
    <w:rsid w:val="005F48A3"/>
    <w:rsid w:val="005F63E6"/>
    <w:rsid w:val="00601074"/>
    <w:rsid w:val="00601191"/>
    <w:rsid w:val="00602BCC"/>
    <w:rsid w:val="00602FC7"/>
    <w:rsid w:val="00603020"/>
    <w:rsid w:val="00603316"/>
    <w:rsid w:val="00605525"/>
    <w:rsid w:val="0060553A"/>
    <w:rsid w:val="006057A1"/>
    <w:rsid w:val="00606369"/>
    <w:rsid w:val="0060695E"/>
    <w:rsid w:val="00607D72"/>
    <w:rsid w:val="00607D94"/>
    <w:rsid w:val="00607E56"/>
    <w:rsid w:val="0061088A"/>
    <w:rsid w:val="00610E2F"/>
    <w:rsid w:val="00611BB4"/>
    <w:rsid w:val="00611D73"/>
    <w:rsid w:val="006128DD"/>
    <w:rsid w:val="0061299F"/>
    <w:rsid w:val="00613C2F"/>
    <w:rsid w:val="0061591A"/>
    <w:rsid w:val="00615D4A"/>
    <w:rsid w:val="00616636"/>
    <w:rsid w:val="006167A4"/>
    <w:rsid w:val="0062027F"/>
    <w:rsid w:val="00622F37"/>
    <w:rsid w:val="006242A8"/>
    <w:rsid w:val="00624306"/>
    <w:rsid w:val="0062567F"/>
    <w:rsid w:val="00626880"/>
    <w:rsid w:val="00630135"/>
    <w:rsid w:val="00631C28"/>
    <w:rsid w:val="00631D59"/>
    <w:rsid w:val="0063241F"/>
    <w:rsid w:val="00632A6B"/>
    <w:rsid w:val="00636459"/>
    <w:rsid w:val="006371DF"/>
    <w:rsid w:val="00637A5A"/>
    <w:rsid w:val="006405B9"/>
    <w:rsid w:val="00640CA5"/>
    <w:rsid w:val="00640F04"/>
    <w:rsid w:val="006418B7"/>
    <w:rsid w:val="006418F5"/>
    <w:rsid w:val="00641988"/>
    <w:rsid w:val="0064455D"/>
    <w:rsid w:val="00645070"/>
    <w:rsid w:val="0064724F"/>
    <w:rsid w:val="00647986"/>
    <w:rsid w:val="00650E20"/>
    <w:rsid w:val="006513E7"/>
    <w:rsid w:val="00651DE6"/>
    <w:rsid w:val="006529BB"/>
    <w:rsid w:val="006531FC"/>
    <w:rsid w:val="00654851"/>
    <w:rsid w:val="00654FCE"/>
    <w:rsid w:val="00655795"/>
    <w:rsid w:val="00655C78"/>
    <w:rsid w:val="00661BD5"/>
    <w:rsid w:val="00662363"/>
    <w:rsid w:val="006623BE"/>
    <w:rsid w:val="0066370C"/>
    <w:rsid w:val="00663717"/>
    <w:rsid w:val="0066382E"/>
    <w:rsid w:val="00663A1B"/>
    <w:rsid w:val="00665C13"/>
    <w:rsid w:val="00667056"/>
    <w:rsid w:val="00671960"/>
    <w:rsid w:val="00672008"/>
    <w:rsid w:val="00672D30"/>
    <w:rsid w:val="00675D1C"/>
    <w:rsid w:val="0067676C"/>
    <w:rsid w:val="00676C59"/>
    <w:rsid w:val="00676CC0"/>
    <w:rsid w:val="00677618"/>
    <w:rsid w:val="006803AE"/>
    <w:rsid w:val="00680434"/>
    <w:rsid w:val="00680573"/>
    <w:rsid w:val="00680ABB"/>
    <w:rsid w:val="00680BF2"/>
    <w:rsid w:val="006813EC"/>
    <w:rsid w:val="00683A40"/>
    <w:rsid w:val="00685117"/>
    <w:rsid w:val="0068524D"/>
    <w:rsid w:val="00686661"/>
    <w:rsid w:val="006877F3"/>
    <w:rsid w:val="00687C9F"/>
    <w:rsid w:val="00687ECA"/>
    <w:rsid w:val="00693398"/>
    <w:rsid w:val="0069458D"/>
    <w:rsid w:val="00695445"/>
    <w:rsid w:val="00695BB3"/>
    <w:rsid w:val="00695CB6"/>
    <w:rsid w:val="00695D5B"/>
    <w:rsid w:val="00697BED"/>
    <w:rsid w:val="006A0F6E"/>
    <w:rsid w:val="006A166A"/>
    <w:rsid w:val="006A1BD5"/>
    <w:rsid w:val="006A393E"/>
    <w:rsid w:val="006A44A9"/>
    <w:rsid w:val="006A46B9"/>
    <w:rsid w:val="006A46D0"/>
    <w:rsid w:val="006A704F"/>
    <w:rsid w:val="006A7C06"/>
    <w:rsid w:val="006B08AC"/>
    <w:rsid w:val="006B0BB8"/>
    <w:rsid w:val="006B1B83"/>
    <w:rsid w:val="006B224A"/>
    <w:rsid w:val="006B2FFD"/>
    <w:rsid w:val="006B468E"/>
    <w:rsid w:val="006B5124"/>
    <w:rsid w:val="006B594E"/>
    <w:rsid w:val="006B59EB"/>
    <w:rsid w:val="006B5B98"/>
    <w:rsid w:val="006B6330"/>
    <w:rsid w:val="006B64EE"/>
    <w:rsid w:val="006B6E24"/>
    <w:rsid w:val="006B711C"/>
    <w:rsid w:val="006B7200"/>
    <w:rsid w:val="006B79B6"/>
    <w:rsid w:val="006C02E0"/>
    <w:rsid w:val="006C227A"/>
    <w:rsid w:val="006C24DF"/>
    <w:rsid w:val="006C4DE3"/>
    <w:rsid w:val="006C6B9D"/>
    <w:rsid w:val="006C6C53"/>
    <w:rsid w:val="006C7423"/>
    <w:rsid w:val="006D0011"/>
    <w:rsid w:val="006D5416"/>
    <w:rsid w:val="006D6666"/>
    <w:rsid w:val="006D6A07"/>
    <w:rsid w:val="006D6FC0"/>
    <w:rsid w:val="006D70E8"/>
    <w:rsid w:val="006D7274"/>
    <w:rsid w:val="006D74CB"/>
    <w:rsid w:val="006D7669"/>
    <w:rsid w:val="006E15DE"/>
    <w:rsid w:val="006E1E57"/>
    <w:rsid w:val="006E3184"/>
    <w:rsid w:val="006E5A12"/>
    <w:rsid w:val="006E5AE6"/>
    <w:rsid w:val="006E5C45"/>
    <w:rsid w:val="006E6DE2"/>
    <w:rsid w:val="006E6ED1"/>
    <w:rsid w:val="006E7F48"/>
    <w:rsid w:val="006F1321"/>
    <w:rsid w:val="006F294B"/>
    <w:rsid w:val="006F2E41"/>
    <w:rsid w:val="006F4FF4"/>
    <w:rsid w:val="006F5220"/>
    <w:rsid w:val="006F5234"/>
    <w:rsid w:val="006F5EEB"/>
    <w:rsid w:val="006F5F91"/>
    <w:rsid w:val="006F7E36"/>
    <w:rsid w:val="0070033A"/>
    <w:rsid w:val="0070263D"/>
    <w:rsid w:val="00702B41"/>
    <w:rsid w:val="00702FF3"/>
    <w:rsid w:val="007036FB"/>
    <w:rsid w:val="0070461B"/>
    <w:rsid w:val="0070523D"/>
    <w:rsid w:val="00705E15"/>
    <w:rsid w:val="00706364"/>
    <w:rsid w:val="00706FBE"/>
    <w:rsid w:val="00712011"/>
    <w:rsid w:val="00712775"/>
    <w:rsid w:val="00712EF0"/>
    <w:rsid w:val="00713A79"/>
    <w:rsid w:val="00714460"/>
    <w:rsid w:val="007155F8"/>
    <w:rsid w:val="00716071"/>
    <w:rsid w:val="007161B0"/>
    <w:rsid w:val="00716217"/>
    <w:rsid w:val="00717EDD"/>
    <w:rsid w:val="00720355"/>
    <w:rsid w:val="00720B6F"/>
    <w:rsid w:val="0072186D"/>
    <w:rsid w:val="00721910"/>
    <w:rsid w:val="00722481"/>
    <w:rsid w:val="00723FAD"/>
    <w:rsid w:val="007261F7"/>
    <w:rsid w:val="00726DDB"/>
    <w:rsid w:val="00726F29"/>
    <w:rsid w:val="00736260"/>
    <w:rsid w:val="0074197E"/>
    <w:rsid w:val="00742027"/>
    <w:rsid w:val="007426D8"/>
    <w:rsid w:val="00742B01"/>
    <w:rsid w:val="007437A6"/>
    <w:rsid w:val="00743A7F"/>
    <w:rsid w:val="00744153"/>
    <w:rsid w:val="00746C3C"/>
    <w:rsid w:val="00746F08"/>
    <w:rsid w:val="007501C3"/>
    <w:rsid w:val="00750846"/>
    <w:rsid w:val="00750CAF"/>
    <w:rsid w:val="00751AF6"/>
    <w:rsid w:val="007538EC"/>
    <w:rsid w:val="00753EC4"/>
    <w:rsid w:val="007555CB"/>
    <w:rsid w:val="007566C5"/>
    <w:rsid w:val="00756AC8"/>
    <w:rsid w:val="00756C4A"/>
    <w:rsid w:val="00757CEC"/>
    <w:rsid w:val="00760F23"/>
    <w:rsid w:val="00761420"/>
    <w:rsid w:val="00761C1E"/>
    <w:rsid w:val="007623C4"/>
    <w:rsid w:val="007630E8"/>
    <w:rsid w:val="00763883"/>
    <w:rsid w:val="007644D7"/>
    <w:rsid w:val="00765C23"/>
    <w:rsid w:val="00765C29"/>
    <w:rsid w:val="00765E22"/>
    <w:rsid w:val="00766E83"/>
    <w:rsid w:val="00767591"/>
    <w:rsid w:val="00767A18"/>
    <w:rsid w:val="00767CB0"/>
    <w:rsid w:val="00770411"/>
    <w:rsid w:val="00770FC3"/>
    <w:rsid w:val="00773D63"/>
    <w:rsid w:val="0077542F"/>
    <w:rsid w:val="00781022"/>
    <w:rsid w:val="00782726"/>
    <w:rsid w:val="00782FBB"/>
    <w:rsid w:val="0078358F"/>
    <w:rsid w:val="00784130"/>
    <w:rsid w:val="00784F2B"/>
    <w:rsid w:val="00786C89"/>
    <w:rsid w:val="00787CA2"/>
    <w:rsid w:val="007910B9"/>
    <w:rsid w:val="0079160D"/>
    <w:rsid w:val="00792661"/>
    <w:rsid w:val="00792F56"/>
    <w:rsid w:val="007951D1"/>
    <w:rsid w:val="00797929"/>
    <w:rsid w:val="007A10D5"/>
    <w:rsid w:val="007A3E49"/>
    <w:rsid w:val="007A4273"/>
    <w:rsid w:val="007A46B4"/>
    <w:rsid w:val="007A4F09"/>
    <w:rsid w:val="007A4F2C"/>
    <w:rsid w:val="007A616B"/>
    <w:rsid w:val="007A671B"/>
    <w:rsid w:val="007A6B97"/>
    <w:rsid w:val="007A7C0A"/>
    <w:rsid w:val="007B2B57"/>
    <w:rsid w:val="007B348E"/>
    <w:rsid w:val="007B48ED"/>
    <w:rsid w:val="007B57C4"/>
    <w:rsid w:val="007B6347"/>
    <w:rsid w:val="007B697F"/>
    <w:rsid w:val="007B7407"/>
    <w:rsid w:val="007C19FD"/>
    <w:rsid w:val="007C26E9"/>
    <w:rsid w:val="007C4FD9"/>
    <w:rsid w:val="007C5276"/>
    <w:rsid w:val="007C5388"/>
    <w:rsid w:val="007C72E2"/>
    <w:rsid w:val="007D10A5"/>
    <w:rsid w:val="007D1A52"/>
    <w:rsid w:val="007D2040"/>
    <w:rsid w:val="007D3318"/>
    <w:rsid w:val="007D447B"/>
    <w:rsid w:val="007D45AB"/>
    <w:rsid w:val="007D5902"/>
    <w:rsid w:val="007D6DE4"/>
    <w:rsid w:val="007D6FDB"/>
    <w:rsid w:val="007D765F"/>
    <w:rsid w:val="007D78BB"/>
    <w:rsid w:val="007E0D4D"/>
    <w:rsid w:val="007E4681"/>
    <w:rsid w:val="007E68C9"/>
    <w:rsid w:val="007E6E5C"/>
    <w:rsid w:val="007E7031"/>
    <w:rsid w:val="007E73F8"/>
    <w:rsid w:val="007E74E8"/>
    <w:rsid w:val="007F0B85"/>
    <w:rsid w:val="007F148D"/>
    <w:rsid w:val="007F17EA"/>
    <w:rsid w:val="007F1800"/>
    <w:rsid w:val="007F3B72"/>
    <w:rsid w:val="007F5A05"/>
    <w:rsid w:val="007F5D76"/>
    <w:rsid w:val="007F667C"/>
    <w:rsid w:val="007F7FD7"/>
    <w:rsid w:val="00800126"/>
    <w:rsid w:val="008004DB"/>
    <w:rsid w:val="00801264"/>
    <w:rsid w:val="00802223"/>
    <w:rsid w:val="00802877"/>
    <w:rsid w:val="008036E5"/>
    <w:rsid w:val="00804B31"/>
    <w:rsid w:val="00804EE4"/>
    <w:rsid w:val="00805582"/>
    <w:rsid w:val="00805F6D"/>
    <w:rsid w:val="00806911"/>
    <w:rsid w:val="00806F92"/>
    <w:rsid w:val="00807BC6"/>
    <w:rsid w:val="00811CBE"/>
    <w:rsid w:val="008137F4"/>
    <w:rsid w:val="00815355"/>
    <w:rsid w:val="00815914"/>
    <w:rsid w:val="008165D6"/>
    <w:rsid w:val="00816CEB"/>
    <w:rsid w:val="00817A59"/>
    <w:rsid w:val="0082177B"/>
    <w:rsid w:val="00821BA4"/>
    <w:rsid w:val="008228EC"/>
    <w:rsid w:val="00824EE7"/>
    <w:rsid w:val="00825EF4"/>
    <w:rsid w:val="00830382"/>
    <w:rsid w:val="008309BB"/>
    <w:rsid w:val="00830FCF"/>
    <w:rsid w:val="0083158C"/>
    <w:rsid w:val="00832E1E"/>
    <w:rsid w:val="00833FBD"/>
    <w:rsid w:val="00834DB6"/>
    <w:rsid w:val="00835BC1"/>
    <w:rsid w:val="008408F4"/>
    <w:rsid w:val="00842E3C"/>
    <w:rsid w:val="00844187"/>
    <w:rsid w:val="00845F5B"/>
    <w:rsid w:val="008477FF"/>
    <w:rsid w:val="00850093"/>
    <w:rsid w:val="008506D6"/>
    <w:rsid w:val="00854701"/>
    <w:rsid w:val="008567D8"/>
    <w:rsid w:val="00856BA7"/>
    <w:rsid w:val="00860066"/>
    <w:rsid w:val="00864576"/>
    <w:rsid w:val="008650E1"/>
    <w:rsid w:val="008707B0"/>
    <w:rsid w:val="008710D5"/>
    <w:rsid w:val="00871DB7"/>
    <w:rsid w:val="00871FBA"/>
    <w:rsid w:val="00872B0D"/>
    <w:rsid w:val="00873FC1"/>
    <w:rsid w:val="00875FE9"/>
    <w:rsid w:val="008778BA"/>
    <w:rsid w:val="008801D2"/>
    <w:rsid w:val="008808B6"/>
    <w:rsid w:val="008818E9"/>
    <w:rsid w:val="0088219C"/>
    <w:rsid w:val="00883A3D"/>
    <w:rsid w:val="00884B74"/>
    <w:rsid w:val="00884C07"/>
    <w:rsid w:val="0088683E"/>
    <w:rsid w:val="00887CC6"/>
    <w:rsid w:val="008908ED"/>
    <w:rsid w:val="00890B39"/>
    <w:rsid w:val="0089121C"/>
    <w:rsid w:val="00892074"/>
    <w:rsid w:val="00893C3A"/>
    <w:rsid w:val="00895300"/>
    <w:rsid w:val="008960CE"/>
    <w:rsid w:val="00896371"/>
    <w:rsid w:val="00896A6B"/>
    <w:rsid w:val="00896C8A"/>
    <w:rsid w:val="00897B6E"/>
    <w:rsid w:val="008A0DD1"/>
    <w:rsid w:val="008A259E"/>
    <w:rsid w:val="008A340C"/>
    <w:rsid w:val="008A355A"/>
    <w:rsid w:val="008A39CB"/>
    <w:rsid w:val="008A3CF7"/>
    <w:rsid w:val="008A5526"/>
    <w:rsid w:val="008A5959"/>
    <w:rsid w:val="008A73BE"/>
    <w:rsid w:val="008A7DD7"/>
    <w:rsid w:val="008B0803"/>
    <w:rsid w:val="008B0BB5"/>
    <w:rsid w:val="008B1B5E"/>
    <w:rsid w:val="008B2A37"/>
    <w:rsid w:val="008B35A5"/>
    <w:rsid w:val="008B3EBE"/>
    <w:rsid w:val="008B4766"/>
    <w:rsid w:val="008B5879"/>
    <w:rsid w:val="008B5E7D"/>
    <w:rsid w:val="008C1900"/>
    <w:rsid w:val="008C2D84"/>
    <w:rsid w:val="008C308A"/>
    <w:rsid w:val="008C44AF"/>
    <w:rsid w:val="008C5B16"/>
    <w:rsid w:val="008C5B7B"/>
    <w:rsid w:val="008C72AE"/>
    <w:rsid w:val="008C7B33"/>
    <w:rsid w:val="008D238F"/>
    <w:rsid w:val="008D306D"/>
    <w:rsid w:val="008D41CE"/>
    <w:rsid w:val="008D6758"/>
    <w:rsid w:val="008E0941"/>
    <w:rsid w:val="008E0DA8"/>
    <w:rsid w:val="008E2720"/>
    <w:rsid w:val="008E326F"/>
    <w:rsid w:val="008E3FA8"/>
    <w:rsid w:val="008E4296"/>
    <w:rsid w:val="008E7157"/>
    <w:rsid w:val="008E7F3D"/>
    <w:rsid w:val="008F0171"/>
    <w:rsid w:val="008F1BA0"/>
    <w:rsid w:val="008F1EBC"/>
    <w:rsid w:val="008F2BAD"/>
    <w:rsid w:val="008F317F"/>
    <w:rsid w:val="008F76CD"/>
    <w:rsid w:val="00902005"/>
    <w:rsid w:val="009030C3"/>
    <w:rsid w:val="00903673"/>
    <w:rsid w:val="009044EC"/>
    <w:rsid w:val="00905254"/>
    <w:rsid w:val="00907B82"/>
    <w:rsid w:val="00912C1D"/>
    <w:rsid w:val="00912E33"/>
    <w:rsid w:val="0091356A"/>
    <w:rsid w:val="00913C32"/>
    <w:rsid w:val="00914F06"/>
    <w:rsid w:val="009163F5"/>
    <w:rsid w:val="00917208"/>
    <w:rsid w:val="00920349"/>
    <w:rsid w:val="009227E2"/>
    <w:rsid w:val="009258B4"/>
    <w:rsid w:val="009264A0"/>
    <w:rsid w:val="00926516"/>
    <w:rsid w:val="00926E44"/>
    <w:rsid w:val="00930299"/>
    <w:rsid w:val="009314F1"/>
    <w:rsid w:val="0093276D"/>
    <w:rsid w:val="0093332F"/>
    <w:rsid w:val="00933BCF"/>
    <w:rsid w:val="00934948"/>
    <w:rsid w:val="00934D61"/>
    <w:rsid w:val="009362A1"/>
    <w:rsid w:val="00936BD2"/>
    <w:rsid w:val="009409CB"/>
    <w:rsid w:val="0094247B"/>
    <w:rsid w:val="00942609"/>
    <w:rsid w:val="00945A00"/>
    <w:rsid w:val="00946FC6"/>
    <w:rsid w:val="00946FEA"/>
    <w:rsid w:val="00947A66"/>
    <w:rsid w:val="00947BD6"/>
    <w:rsid w:val="00947C5C"/>
    <w:rsid w:val="0095073C"/>
    <w:rsid w:val="00952AE6"/>
    <w:rsid w:val="00952EC4"/>
    <w:rsid w:val="00953CEB"/>
    <w:rsid w:val="00954292"/>
    <w:rsid w:val="00954922"/>
    <w:rsid w:val="00954C6C"/>
    <w:rsid w:val="00954EB8"/>
    <w:rsid w:val="00955634"/>
    <w:rsid w:val="00955C77"/>
    <w:rsid w:val="00956228"/>
    <w:rsid w:val="00956B23"/>
    <w:rsid w:val="009603A9"/>
    <w:rsid w:val="00961091"/>
    <w:rsid w:val="00961243"/>
    <w:rsid w:val="009630DD"/>
    <w:rsid w:val="00963338"/>
    <w:rsid w:val="00963C61"/>
    <w:rsid w:val="00965298"/>
    <w:rsid w:val="00967E00"/>
    <w:rsid w:val="009705F2"/>
    <w:rsid w:val="00970FFF"/>
    <w:rsid w:val="009727DF"/>
    <w:rsid w:val="0097296F"/>
    <w:rsid w:val="00973830"/>
    <w:rsid w:val="00973D74"/>
    <w:rsid w:val="00975660"/>
    <w:rsid w:val="00980A57"/>
    <w:rsid w:val="009819A7"/>
    <w:rsid w:val="00983F78"/>
    <w:rsid w:val="00985DA3"/>
    <w:rsid w:val="00986700"/>
    <w:rsid w:val="00986A6F"/>
    <w:rsid w:val="00987D89"/>
    <w:rsid w:val="00990798"/>
    <w:rsid w:val="00990884"/>
    <w:rsid w:val="0099142A"/>
    <w:rsid w:val="009914B5"/>
    <w:rsid w:val="00992281"/>
    <w:rsid w:val="00992490"/>
    <w:rsid w:val="009949E7"/>
    <w:rsid w:val="0099559A"/>
    <w:rsid w:val="00995785"/>
    <w:rsid w:val="0099666C"/>
    <w:rsid w:val="00997BCC"/>
    <w:rsid w:val="00997F32"/>
    <w:rsid w:val="009A0673"/>
    <w:rsid w:val="009A0FB1"/>
    <w:rsid w:val="009A101F"/>
    <w:rsid w:val="009A1643"/>
    <w:rsid w:val="009A1BF2"/>
    <w:rsid w:val="009A3957"/>
    <w:rsid w:val="009A39E6"/>
    <w:rsid w:val="009A4C00"/>
    <w:rsid w:val="009A5137"/>
    <w:rsid w:val="009A547A"/>
    <w:rsid w:val="009A5781"/>
    <w:rsid w:val="009A6255"/>
    <w:rsid w:val="009A62FC"/>
    <w:rsid w:val="009A6620"/>
    <w:rsid w:val="009A7650"/>
    <w:rsid w:val="009A7EB8"/>
    <w:rsid w:val="009B1230"/>
    <w:rsid w:val="009B6C9D"/>
    <w:rsid w:val="009B6EB4"/>
    <w:rsid w:val="009C1170"/>
    <w:rsid w:val="009C156D"/>
    <w:rsid w:val="009C1B15"/>
    <w:rsid w:val="009C24C7"/>
    <w:rsid w:val="009C6BFA"/>
    <w:rsid w:val="009C7686"/>
    <w:rsid w:val="009C7B43"/>
    <w:rsid w:val="009D07AE"/>
    <w:rsid w:val="009D1C8C"/>
    <w:rsid w:val="009D1DEC"/>
    <w:rsid w:val="009D20EA"/>
    <w:rsid w:val="009D297A"/>
    <w:rsid w:val="009D2B3E"/>
    <w:rsid w:val="009D3063"/>
    <w:rsid w:val="009D46E7"/>
    <w:rsid w:val="009D4E0D"/>
    <w:rsid w:val="009D52B1"/>
    <w:rsid w:val="009D6001"/>
    <w:rsid w:val="009D61EB"/>
    <w:rsid w:val="009E0CA8"/>
    <w:rsid w:val="009E1C13"/>
    <w:rsid w:val="009E3771"/>
    <w:rsid w:val="009E3A79"/>
    <w:rsid w:val="009E3C61"/>
    <w:rsid w:val="009E4A8D"/>
    <w:rsid w:val="009E5163"/>
    <w:rsid w:val="009E5AAA"/>
    <w:rsid w:val="009E6065"/>
    <w:rsid w:val="009E74E1"/>
    <w:rsid w:val="009E76DE"/>
    <w:rsid w:val="009F001B"/>
    <w:rsid w:val="009F0EDC"/>
    <w:rsid w:val="009F3994"/>
    <w:rsid w:val="009F4E35"/>
    <w:rsid w:val="009F4E43"/>
    <w:rsid w:val="009F6172"/>
    <w:rsid w:val="009F6439"/>
    <w:rsid w:val="009F737A"/>
    <w:rsid w:val="00A000F0"/>
    <w:rsid w:val="00A0013B"/>
    <w:rsid w:val="00A004B2"/>
    <w:rsid w:val="00A014DC"/>
    <w:rsid w:val="00A0204B"/>
    <w:rsid w:val="00A022CB"/>
    <w:rsid w:val="00A0279D"/>
    <w:rsid w:val="00A02C73"/>
    <w:rsid w:val="00A02CD9"/>
    <w:rsid w:val="00A04DB0"/>
    <w:rsid w:val="00A05362"/>
    <w:rsid w:val="00A0571C"/>
    <w:rsid w:val="00A05B1F"/>
    <w:rsid w:val="00A06F0B"/>
    <w:rsid w:val="00A0797D"/>
    <w:rsid w:val="00A07DDC"/>
    <w:rsid w:val="00A1077E"/>
    <w:rsid w:val="00A12365"/>
    <w:rsid w:val="00A12DA7"/>
    <w:rsid w:val="00A130F5"/>
    <w:rsid w:val="00A1359F"/>
    <w:rsid w:val="00A139AB"/>
    <w:rsid w:val="00A14708"/>
    <w:rsid w:val="00A156AB"/>
    <w:rsid w:val="00A165C0"/>
    <w:rsid w:val="00A16DBA"/>
    <w:rsid w:val="00A16E03"/>
    <w:rsid w:val="00A17835"/>
    <w:rsid w:val="00A2075B"/>
    <w:rsid w:val="00A268DA"/>
    <w:rsid w:val="00A31352"/>
    <w:rsid w:val="00A34794"/>
    <w:rsid w:val="00A3488E"/>
    <w:rsid w:val="00A3698C"/>
    <w:rsid w:val="00A37938"/>
    <w:rsid w:val="00A37A12"/>
    <w:rsid w:val="00A401BC"/>
    <w:rsid w:val="00A40B50"/>
    <w:rsid w:val="00A4133A"/>
    <w:rsid w:val="00A425B2"/>
    <w:rsid w:val="00A451CB"/>
    <w:rsid w:val="00A45885"/>
    <w:rsid w:val="00A46B54"/>
    <w:rsid w:val="00A46FCE"/>
    <w:rsid w:val="00A516A4"/>
    <w:rsid w:val="00A51ECC"/>
    <w:rsid w:val="00A54005"/>
    <w:rsid w:val="00A544E1"/>
    <w:rsid w:val="00A557B3"/>
    <w:rsid w:val="00A559C2"/>
    <w:rsid w:val="00A57370"/>
    <w:rsid w:val="00A57575"/>
    <w:rsid w:val="00A60983"/>
    <w:rsid w:val="00A622E6"/>
    <w:rsid w:val="00A629A1"/>
    <w:rsid w:val="00A65377"/>
    <w:rsid w:val="00A6550B"/>
    <w:rsid w:val="00A66135"/>
    <w:rsid w:val="00A67EC4"/>
    <w:rsid w:val="00A717E2"/>
    <w:rsid w:val="00A721AA"/>
    <w:rsid w:val="00A758D7"/>
    <w:rsid w:val="00A75C5C"/>
    <w:rsid w:val="00A775F8"/>
    <w:rsid w:val="00A82427"/>
    <w:rsid w:val="00A840EC"/>
    <w:rsid w:val="00A8449F"/>
    <w:rsid w:val="00A84A17"/>
    <w:rsid w:val="00A8573F"/>
    <w:rsid w:val="00A85887"/>
    <w:rsid w:val="00A85F7A"/>
    <w:rsid w:val="00A86573"/>
    <w:rsid w:val="00A86874"/>
    <w:rsid w:val="00A87D07"/>
    <w:rsid w:val="00A87F23"/>
    <w:rsid w:val="00A915CB"/>
    <w:rsid w:val="00A92DE7"/>
    <w:rsid w:val="00A93077"/>
    <w:rsid w:val="00A93091"/>
    <w:rsid w:val="00A932B0"/>
    <w:rsid w:val="00A95041"/>
    <w:rsid w:val="00A95A82"/>
    <w:rsid w:val="00A9637B"/>
    <w:rsid w:val="00A9660A"/>
    <w:rsid w:val="00AA0CAE"/>
    <w:rsid w:val="00AA1CC1"/>
    <w:rsid w:val="00AA2BFF"/>
    <w:rsid w:val="00AA2C2D"/>
    <w:rsid w:val="00AA4402"/>
    <w:rsid w:val="00AA5564"/>
    <w:rsid w:val="00AA5645"/>
    <w:rsid w:val="00AA5CE8"/>
    <w:rsid w:val="00AA63F8"/>
    <w:rsid w:val="00AA6C98"/>
    <w:rsid w:val="00AA7D2E"/>
    <w:rsid w:val="00AA7D33"/>
    <w:rsid w:val="00AB0611"/>
    <w:rsid w:val="00AB18CD"/>
    <w:rsid w:val="00AB3019"/>
    <w:rsid w:val="00AB317E"/>
    <w:rsid w:val="00AB3ECD"/>
    <w:rsid w:val="00AB5CF5"/>
    <w:rsid w:val="00AC0508"/>
    <w:rsid w:val="00AC07F4"/>
    <w:rsid w:val="00AC10EE"/>
    <w:rsid w:val="00AC1337"/>
    <w:rsid w:val="00AC4AB1"/>
    <w:rsid w:val="00AC7FCC"/>
    <w:rsid w:val="00AD1418"/>
    <w:rsid w:val="00AD256E"/>
    <w:rsid w:val="00AD5672"/>
    <w:rsid w:val="00AD591F"/>
    <w:rsid w:val="00AD6894"/>
    <w:rsid w:val="00AD76DA"/>
    <w:rsid w:val="00AE08D2"/>
    <w:rsid w:val="00AE1FAF"/>
    <w:rsid w:val="00AE2BC7"/>
    <w:rsid w:val="00AE323B"/>
    <w:rsid w:val="00AE37C1"/>
    <w:rsid w:val="00AE4AA0"/>
    <w:rsid w:val="00AE687A"/>
    <w:rsid w:val="00AE6C1B"/>
    <w:rsid w:val="00AF0203"/>
    <w:rsid w:val="00AF1637"/>
    <w:rsid w:val="00AF197E"/>
    <w:rsid w:val="00AF19DA"/>
    <w:rsid w:val="00AF209D"/>
    <w:rsid w:val="00AF4897"/>
    <w:rsid w:val="00AF4CF3"/>
    <w:rsid w:val="00AF62B6"/>
    <w:rsid w:val="00B018F2"/>
    <w:rsid w:val="00B03DBE"/>
    <w:rsid w:val="00B045B6"/>
    <w:rsid w:val="00B04C30"/>
    <w:rsid w:val="00B04F45"/>
    <w:rsid w:val="00B05B9D"/>
    <w:rsid w:val="00B06212"/>
    <w:rsid w:val="00B072CF"/>
    <w:rsid w:val="00B07358"/>
    <w:rsid w:val="00B10353"/>
    <w:rsid w:val="00B10F21"/>
    <w:rsid w:val="00B11B62"/>
    <w:rsid w:val="00B11C01"/>
    <w:rsid w:val="00B11E80"/>
    <w:rsid w:val="00B12314"/>
    <w:rsid w:val="00B127EB"/>
    <w:rsid w:val="00B12A51"/>
    <w:rsid w:val="00B14434"/>
    <w:rsid w:val="00B14567"/>
    <w:rsid w:val="00B14D2A"/>
    <w:rsid w:val="00B15573"/>
    <w:rsid w:val="00B164CF"/>
    <w:rsid w:val="00B1704D"/>
    <w:rsid w:val="00B1762D"/>
    <w:rsid w:val="00B17A45"/>
    <w:rsid w:val="00B218BF"/>
    <w:rsid w:val="00B227F9"/>
    <w:rsid w:val="00B23B6A"/>
    <w:rsid w:val="00B2423D"/>
    <w:rsid w:val="00B24F44"/>
    <w:rsid w:val="00B26E23"/>
    <w:rsid w:val="00B27F7E"/>
    <w:rsid w:val="00B31712"/>
    <w:rsid w:val="00B320DF"/>
    <w:rsid w:val="00B32895"/>
    <w:rsid w:val="00B3343A"/>
    <w:rsid w:val="00B34872"/>
    <w:rsid w:val="00B4000F"/>
    <w:rsid w:val="00B400EB"/>
    <w:rsid w:val="00B4336E"/>
    <w:rsid w:val="00B45731"/>
    <w:rsid w:val="00B4580D"/>
    <w:rsid w:val="00B477F8"/>
    <w:rsid w:val="00B508F6"/>
    <w:rsid w:val="00B51742"/>
    <w:rsid w:val="00B57162"/>
    <w:rsid w:val="00B57881"/>
    <w:rsid w:val="00B57D58"/>
    <w:rsid w:val="00B600DD"/>
    <w:rsid w:val="00B61003"/>
    <w:rsid w:val="00B61379"/>
    <w:rsid w:val="00B613AB"/>
    <w:rsid w:val="00B6210D"/>
    <w:rsid w:val="00B62647"/>
    <w:rsid w:val="00B6272B"/>
    <w:rsid w:val="00B6436E"/>
    <w:rsid w:val="00B647A1"/>
    <w:rsid w:val="00B64AA7"/>
    <w:rsid w:val="00B659AB"/>
    <w:rsid w:val="00B6687D"/>
    <w:rsid w:val="00B67F27"/>
    <w:rsid w:val="00B713A9"/>
    <w:rsid w:val="00B7199B"/>
    <w:rsid w:val="00B72C83"/>
    <w:rsid w:val="00B730EE"/>
    <w:rsid w:val="00B73D3B"/>
    <w:rsid w:val="00B74354"/>
    <w:rsid w:val="00B74FA5"/>
    <w:rsid w:val="00B7538E"/>
    <w:rsid w:val="00B80693"/>
    <w:rsid w:val="00B81731"/>
    <w:rsid w:val="00B82A9A"/>
    <w:rsid w:val="00B82B9B"/>
    <w:rsid w:val="00B82F5B"/>
    <w:rsid w:val="00B8693B"/>
    <w:rsid w:val="00B90398"/>
    <w:rsid w:val="00B9068B"/>
    <w:rsid w:val="00B90BBF"/>
    <w:rsid w:val="00B90C6A"/>
    <w:rsid w:val="00B92E8A"/>
    <w:rsid w:val="00B938C0"/>
    <w:rsid w:val="00B93A2B"/>
    <w:rsid w:val="00B93E03"/>
    <w:rsid w:val="00B945F4"/>
    <w:rsid w:val="00B9500D"/>
    <w:rsid w:val="00B97129"/>
    <w:rsid w:val="00B97C4E"/>
    <w:rsid w:val="00BA0424"/>
    <w:rsid w:val="00BA0BB5"/>
    <w:rsid w:val="00BA15D8"/>
    <w:rsid w:val="00BA2D9D"/>
    <w:rsid w:val="00BA34CC"/>
    <w:rsid w:val="00BA554F"/>
    <w:rsid w:val="00BA57CC"/>
    <w:rsid w:val="00BA6192"/>
    <w:rsid w:val="00BA6ADE"/>
    <w:rsid w:val="00BA6FF9"/>
    <w:rsid w:val="00BA78CE"/>
    <w:rsid w:val="00BB03B8"/>
    <w:rsid w:val="00BB0C88"/>
    <w:rsid w:val="00BB19D8"/>
    <w:rsid w:val="00BB1EA9"/>
    <w:rsid w:val="00BB24EB"/>
    <w:rsid w:val="00BB2659"/>
    <w:rsid w:val="00BB3047"/>
    <w:rsid w:val="00BB34EE"/>
    <w:rsid w:val="00BB4320"/>
    <w:rsid w:val="00BB57F2"/>
    <w:rsid w:val="00BB7147"/>
    <w:rsid w:val="00BB7441"/>
    <w:rsid w:val="00BC363E"/>
    <w:rsid w:val="00BC6262"/>
    <w:rsid w:val="00BC66F8"/>
    <w:rsid w:val="00BC78FA"/>
    <w:rsid w:val="00BD3AF2"/>
    <w:rsid w:val="00BD3BE9"/>
    <w:rsid w:val="00BD3DF3"/>
    <w:rsid w:val="00BD4655"/>
    <w:rsid w:val="00BD5429"/>
    <w:rsid w:val="00BD551B"/>
    <w:rsid w:val="00BD6675"/>
    <w:rsid w:val="00BD6700"/>
    <w:rsid w:val="00BD74DB"/>
    <w:rsid w:val="00BE0439"/>
    <w:rsid w:val="00BE1D4D"/>
    <w:rsid w:val="00BE2B53"/>
    <w:rsid w:val="00BF0CDE"/>
    <w:rsid w:val="00BF10D0"/>
    <w:rsid w:val="00BF1578"/>
    <w:rsid w:val="00BF1F14"/>
    <w:rsid w:val="00BF1F67"/>
    <w:rsid w:val="00BF417C"/>
    <w:rsid w:val="00BF5342"/>
    <w:rsid w:val="00BF582D"/>
    <w:rsid w:val="00C011DE"/>
    <w:rsid w:val="00C01827"/>
    <w:rsid w:val="00C01DF9"/>
    <w:rsid w:val="00C03A1B"/>
    <w:rsid w:val="00C06172"/>
    <w:rsid w:val="00C07331"/>
    <w:rsid w:val="00C1043F"/>
    <w:rsid w:val="00C10525"/>
    <w:rsid w:val="00C106F1"/>
    <w:rsid w:val="00C12C6F"/>
    <w:rsid w:val="00C13C19"/>
    <w:rsid w:val="00C1780B"/>
    <w:rsid w:val="00C17C84"/>
    <w:rsid w:val="00C17CB8"/>
    <w:rsid w:val="00C17DCE"/>
    <w:rsid w:val="00C17EC8"/>
    <w:rsid w:val="00C20AF4"/>
    <w:rsid w:val="00C21BF4"/>
    <w:rsid w:val="00C21CDF"/>
    <w:rsid w:val="00C2217F"/>
    <w:rsid w:val="00C22AF9"/>
    <w:rsid w:val="00C22E15"/>
    <w:rsid w:val="00C24AC4"/>
    <w:rsid w:val="00C25892"/>
    <w:rsid w:val="00C27ACB"/>
    <w:rsid w:val="00C30A90"/>
    <w:rsid w:val="00C30AB0"/>
    <w:rsid w:val="00C310BD"/>
    <w:rsid w:val="00C31B06"/>
    <w:rsid w:val="00C32E5A"/>
    <w:rsid w:val="00C34193"/>
    <w:rsid w:val="00C3458F"/>
    <w:rsid w:val="00C36416"/>
    <w:rsid w:val="00C37C15"/>
    <w:rsid w:val="00C4062C"/>
    <w:rsid w:val="00C41705"/>
    <w:rsid w:val="00C4273A"/>
    <w:rsid w:val="00C450E9"/>
    <w:rsid w:val="00C46264"/>
    <w:rsid w:val="00C5009C"/>
    <w:rsid w:val="00C50162"/>
    <w:rsid w:val="00C5091D"/>
    <w:rsid w:val="00C51ABA"/>
    <w:rsid w:val="00C51DE9"/>
    <w:rsid w:val="00C52280"/>
    <w:rsid w:val="00C52AFD"/>
    <w:rsid w:val="00C54590"/>
    <w:rsid w:val="00C54F0A"/>
    <w:rsid w:val="00C55421"/>
    <w:rsid w:val="00C55868"/>
    <w:rsid w:val="00C5715C"/>
    <w:rsid w:val="00C61137"/>
    <w:rsid w:val="00C612C7"/>
    <w:rsid w:val="00C61CAC"/>
    <w:rsid w:val="00C628B6"/>
    <w:rsid w:val="00C629E5"/>
    <w:rsid w:val="00C62B70"/>
    <w:rsid w:val="00C63594"/>
    <w:rsid w:val="00C6504B"/>
    <w:rsid w:val="00C65338"/>
    <w:rsid w:val="00C6710F"/>
    <w:rsid w:val="00C67F3F"/>
    <w:rsid w:val="00C67F8B"/>
    <w:rsid w:val="00C72009"/>
    <w:rsid w:val="00C73DBE"/>
    <w:rsid w:val="00C74F4E"/>
    <w:rsid w:val="00C750D6"/>
    <w:rsid w:val="00C7719D"/>
    <w:rsid w:val="00C771AA"/>
    <w:rsid w:val="00C77FF3"/>
    <w:rsid w:val="00C8063A"/>
    <w:rsid w:val="00C80E2B"/>
    <w:rsid w:val="00C815AD"/>
    <w:rsid w:val="00C81A14"/>
    <w:rsid w:val="00C81A3C"/>
    <w:rsid w:val="00C81DC8"/>
    <w:rsid w:val="00C8210A"/>
    <w:rsid w:val="00C822BF"/>
    <w:rsid w:val="00C82D61"/>
    <w:rsid w:val="00C83260"/>
    <w:rsid w:val="00C845BF"/>
    <w:rsid w:val="00C850F7"/>
    <w:rsid w:val="00C878E9"/>
    <w:rsid w:val="00C92716"/>
    <w:rsid w:val="00C93500"/>
    <w:rsid w:val="00C94034"/>
    <w:rsid w:val="00C94C64"/>
    <w:rsid w:val="00C95408"/>
    <w:rsid w:val="00C95475"/>
    <w:rsid w:val="00C96E95"/>
    <w:rsid w:val="00C97D0D"/>
    <w:rsid w:val="00C97FA6"/>
    <w:rsid w:val="00CA1E43"/>
    <w:rsid w:val="00CA261B"/>
    <w:rsid w:val="00CA2DF7"/>
    <w:rsid w:val="00CA42EE"/>
    <w:rsid w:val="00CA58C9"/>
    <w:rsid w:val="00CA5C38"/>
    <w:rsid w:val="00CA69A7"/>
    <w:rsid w:val="00CA7676"/>
    <w:rsid w:val="00CB00E5"/>
    <w:rsid w:val="00CB0BA1"/>
    <w:rsid w:val="00CB46DD"/>
    <w:rsid w:val="00CB584A"/>
    <w:rsid w:val="00CB5AB8"/>
    <w:rsid w:val="00CB6FF4"/>
    <w:rsid w:val="00CB7220"/>
    <w:rsid w:val="00CC0305"/>
    <w:rsid w:val="00CC1584"/>
    <w:rsid w:val="00CC1D3E"/>
    <w:rsid w:val="00CC21FD"/>
    <w:rsid w:val="00CC22B4"/>
    <w:rsid w:val="00CC32C8"/>
    <w:rsid w:val="00CC4E05"/>
    <w:rsid w:val="00CC51C5"/>
    <w:rsid w:val="00CC6CD5"/>
    <w:rsid w:val="00CC7192"/>
    <w:rsid w:val="00CD0BA4"/>
    <w:rsid w:val="00CD1AFB"/>
    <w:rsid w:val="00CD5F1A"/>
    <w:rsid w:val="00CD6C68"/>
    <w:rsid w:val="00CD6DFC"/>
    <w:rsid w:val="00CD7BC0"/>
    <w:rsid w:val="00CE0863"/>
    <w:rsid w:val="00CE15D7"/>
    <w:rsid w:val="00CE2389"/>
    <w:rsid w:val="00CE490F"/>
    <w:rsid w:val="00CE571B"/>
    <w:rsid w:val="00CE5FA4"/>
    <w:rsid w:val="00CE5FB7"/>
    <w:rsid w:val="00CE6233"/>
    <w:rsid w:val="00CE7543"/>
    <w:rsid w:val="00CF0DAF"/>
    <w:rsid w:val="00CF183B"/>
    <w:rsid w:val="00CF1B5C"/>
    <w:rsid w:val="00CF41E9"/>
    <w:rsid w:val="00CF535A"/>
    <w:rsid w:val="00CF5A4C"/>
    <w:rsid w:val="00CF78AB"/>
    <w:rsid w:val="00D002D9"/>
    <w:rsid w:val="00D011BB"/>
    <w:rsid w:val="00D01D15"/>
    <w:rsid w:val="00D02107"/>
    <w:rsid w:val="00D02EB8"/>
    <w:rsid w:val="00D0518A"/>
    <w:rsid w:val="00D106EF"/>
    <w:rsid w:val="00D12431"/>
    <w:rsid w:val="00D13331"/>
    <w:rsid w:val="00D134D8"/>
    <w:rsid w:val="00D14AD5"/>
    <w:rsid w:val="00D15427"/>
    <w:rsid w:val="00D16B34"/>
    <w:rsid w:val="00D20E56"/>
    <w:rsid w:val="00D2134C"/>
    <w:rsid w:val="00D21362"/>
    <w:rsid w:val="00D222DD"/>
    <w:rsid w:val="00D23502"/>
    <w:rsid w:val="00D238F5"/>
    <w:rsid w:val="00D2413F"/>
    <w:rsid w:val="00D2500F"/>
    <w:rsid w:val="00D26321"/>
    <w:rsid w:val="00D269A1"/>
    <w:rsid w:val="00D27081"/>
    <w:rsid w:val="00D30997"/>
    <w:rsid w:val="00D32B6A"/>
    <w:rsid w:val="00D32B79"/>
    <w:rsid w:val="00D34676"/>
    <w:rsid w:val="00D347C0"/>
    <w:rsid w:val="00D35893"/>
    <w:rsid w:val="00D3652B"/>
    <w:rsid w:val="00D366BC"/>
    <w:rsid w:val="00D40DF4"/>
    <w:rsid w:val="00D42B59"/>
    <w:rsid w:val="00D43CC1"/>
    <w:rsid w:val="00D4607C"/>
    <w:rsid w:val="00D4675C"/>
    <w:rsid w:val="00D46818"/>
    <w:rsid w:val="00D50967"/>
    <w:rsid w:val="00D515D8"/>
    <w:rsid w:val="00D53602"/>
    <w:rsid w:val="00D549CA"/>
    <w:rsid w:val="00D54B8B"/>
    <w:rsid w:val="00D55B73"/>
    <w:rsid w:val="00D65BF5"/>
    <w:rsid w:val="00D704A5"/>
    <w:rsid w:val="00D7289B"/>
    <w:rsid w:val="00D74578"/>
    <w:rsid w:val="00D757B2"/>
    <w:rsid w:val="00D80472"/>
    <w:rsid w:val="00D8116F"/>
    <w:rsid w:val="00D81C29"/>
    <w:rsid w:val="00D83325"/>
    <w:rsid w:val="00D83C43"/>
    <w:rsid w:val="00D84BCB"/>
    <w:rsid w:val="00D87156"/>
    <w:rsid w:val="00D871BF"/>
    <w:rsid w:val="00D87B19"/>
    <w:rsid w:val="00D906A3"/>
    <w:rsid w:val="00D90764"/>
    <w:rsid w:val="00D90A31"/>
    <w:rsid w:val="00D9230C"/>
    <w:rsid w:val="00D93CCF"/>
    <w:rsid w:val="00D93EFF"/>
    <w:rsid w:val="00D944F7"/>
    <w:rsid w:val="00D96B11"/>
    <w:rsid w:val="00D977A5"/>
    <w:rsid w:val="00D97AB9"/>
    <w:rsid w:val="00D97C98"/>
    <w:rsid w:val="00DA0961"/>
    <w:rsid w:val="00DA0FA8"/>
    <w:rsid w:val="00DA0FCE"/>
    <w:rsid w:val="00DA1E4C"/>
    <w:rsid w:val="00DA1E8C"/>
    <w:rsid w:val="00DA2AAF"/>
    <w:rsid w:val="00DA3B0B"/>
    <w:rsid w:val="00DA3D81"/>
    <w:rsid w:val="00DA54FE"/>
    <w:rsid w:val="00DA56B6"/>
    <w:rsid w:val="00DA5A8B"/>
    <w:rsid w:val="00DA7E4A"/>
    <w:rsid w:val="00DB1B71"/>
    <w:rsid w:val="00DB1DB9"/>
    <w:rsid w:val="00DB2C0B"/>
    <w:rsid w:val="00DB37D6"/>
    <w:rsid w:val="00DB432D"/>
    <w:rsid w:val="00DB516F"/>
    <w:rsid w:val="00DB7089"/>
    <w:rsid w:val="00DB749C"/>
    <w:rsid w:val="00DB7A40"/>
    <w:rsid w:val="00DC1A38"/>
    <w:rsid w:val="00DC1F10"/>
    <w:rsid w:val="00DC2973"/>
    <w:rsid w:val="00DC3585"/>
    <w:rsid w:val="00DC5212"/>
    <w:rsid w:val="00DC6CF4"/>
    <w:rsid w:val="00DC71CC"/>
    <w:rsid w:val="00DC725C"/>
    <w:rsid w:val="00DC7F32"/>
    <w:rsid w:val="00DD083F"/>
    <w:rsid w:val="00DD0D91"/>
    <w:rsid w:val="00DD18C2"/>
    <w:rsid w:val="00DD1A74"/>
    <w:rsid w:val="00DD237C"/>
    <w:rsid w:val="00DD287C"/>
    <w:rsid w:val="00DD39E0"/>
    <w:rsid w:val="00DD60DB"/>
    <w:rsid w:val="00DD6C3A"/>
    <w:rsid w:val="00DE0975"/>
    <w:rsid w:val="00DE3137"/>
    <w:rsid w:val="00DE63E9"/>
    <w:rsid w:val="00DE7033"/>
    <w:rsid w:val="00DE7EC3"/>
    <w:rsid w:val="00DF1746"/>
    <w:rsid w:val="00DF1BDC"/>
    <w:rsid w:val="00DF38C8"/>
    <w:rsid w:val="00DF4B44"/>
    <w:rsid w:val="00DF54E3"/>
    <w:rsid w:val="00DF6C82"/>
    <w:rsid w:val="00DF7C1B"/>
    <w:rsid w:val="00DF7EC2"/>
    <w:rsid w:val="00E00029"/>
    <w:rsid w:val="00E00086"/>
    <w:rsid w:val="00E00993"/>
    <w:rsid w:val="00E00FEE"/>
    <w:rsid w:val="00E0357A"/>
    <w:rsid w:val="00E07405"/>
    <w:rsid w:val="00E07A74"/>
    <w:rsid w:val="00E105DB"/>
    <w:rsid w:val="00E124B4"/>
    <w:rsid w:val="00E12843"/>
    <w:rsid w:val="00E12B95"/>
    <w:rsid w:val="00E1321B"/>
    <w:rsid w:val="00E150BD"/>
    <w:rsid w:val="00E15DDA"/>
    <w:rsid w:val="00E172BA"/>
    <w:rsid w:val="00E21393"/>
    <w:rsid w:val="00E2160F"/>
    <w:rsid w:val="00E216F6"/>
    <w:rsid w:val="00E22C97"/>
    <w:rsid w:val="00E237A3"/>
    <w:rsid w:val="00E23CBD"/>
    <w:rsid w:val="00E23EA4"/>
    <w:rsid w:val="00E254F7"/>
    <w:rsid w:val="00E2637D"/>
    <w:rsid w:val="00E264E1"/>
    <w:rsid w:val="00E27B0C"/>
    <w:rsid w:val="00E30BB3"/>
    <w:rsid w:val="00E30EA2"/>
    <w:rsid w:val="00E31109"/>
    <w:rsid w:val="00E312A9"/>
    <w:rsid w:val="00E319F4"/>
    <w:rsid w:val="00E3302D"/>
    <w:rsid w:val="00E338ED"/>
    <w:rsid w:val="00E33BA8"/>
    <w:rsid w:val="00E34D75"/>
    <w:rsid w:val="00E35E3B"/>
    <w:rsid w:val="00E363C7"/>
    <w:rsid w:val="00E412AC"/>
    <w:rsid w:val="00E41378"/>
    <w:rsid w:val="00E41652"/>
    <w:rsid w:val="00E43243"/>
    <w:rsid w:val="00E43814"/>
    <w:rsid w:val="00E453E4"/>
    <w:rsid w:val="00E45806"/>
    <w:rsid w:val="00E463F7"/>
    <w:rsid w:val="00E51709"/>
    <w:rsid w:val="00E51C9A"/>
    <w:rsid w:val="00E52D25"/>
    <w:rsid w:val="00E53601"/>
    <w:rsid w:val="00E55981"/>
    <w:rsid w:val="00E57CFF"/>
    <w:rsid w:val="00E604E1"/>
    <w:rsid w:val="00E607AD"/>
    <w:rsid w:val="00E6155D"/>
    <w:rsid w:val="00E61F46"/>
    <w:rsid w:val="00E62A81"/>
    <w:rsid w:val="00E65204"/>
    <w:rsid w:val="00E65EE5"/>
    <w:rsid w:val="00E6691E"/>
    <w:rsid w:val="00E6731E"/>
    <w:rsid w:val="00E70258"/>
    <w:rsid w:val="00E709EC"/>
    <w:rsid w:val="00E70C03"/>
    <w:rsid w:val="00E71242"/>
    <w:rsid w:val="00E74437"/>
    <w:rsid w:val="00E746A9"/>
    <w:rsid w:val="00E77D02"/>
    <w:rsid w:val="00E83FB9"/>
    <w:rsid w:val="00E843C8"/>
    <w:rsid w:val="00E84BE4"/>
    <w:rsid w:val="00E854A2"/>
    <w:rsid w:val="00E85590"/>
    <w:rsid w:val="00E85FBF"/>
    <w:rsid w:val="00E8741F"/>
    <w:rsid w:val="00E91763"/>
    <w:rsid w:val="00E91C40"/>
    <w:rsid w:val="00E9252B"/>
    <w:rsid w:val="00E92917"/>
    <w:rsid w:val="00E92A94"/>
    <w:rsid w:val="00E9398B"/>
    <w:rsid w:val="00E94610"/>
    <w:rsid w:val="00E94F21"/>
    <w:rsid w:val="00E962FB"/>
    <w:rsid w:val="00E97409"/>
    <w:rsid w:val="00E97480"/>
    <w:rsid w:val="00E976B7"/>
    <w:rsid w:val="00E97BB7"/>
    <w:rsid w:val="00EA1F95"/>
    <w:rsid w:val="00EA526A"/>
    <w:rsid w:val="00EA7214"/>
    <w:rsid w:val="00EA7753"/>
    <w:rsid w:val="00EA7799"/>
    <w:rsid w:val="00EB1781"/>
    <w:rsid w:val="00EB1A6D"/>
    <w:rsid w:val="00EB2CB2"/>
    <w:rsid w:val="00EB2D51"/>
    <w:rsid w:val="00EB3FC2"/>
    <w:rsid w:val="00EB51D5"/>
    <w:rsid w:val="00EB6B07"/>
    <w:rsid w:val="00EC018D"/>
    <w:rsid w:val="00EC19BB"/>
    <w:rsid w:val="00EC26DE"/>
    <w:rsid w:val="00EC2F47"/>
    <w:rsid w:val="00EC4B5B"/>
    <w:rsid w:val="00EC68F9"/>
    <w:rsid w:val="00EC6AFB"/>
    <w:rsid w:val="00EC7142"/>
    <w:rsid w:val="00ED0795"/>
    <w:rsid w:val="00ED1458"/>
    <w:rsid w:val="00ED1B02"/>
    <w:rsid w:val="00ED1EED"/>
    <w:rsid w:val="00ED20E6"/>
    <w:rsid w:val="00ED21C3"/>
    <w:rsid w:val="00ED2CD6"/>
    <w:rsid w:val="00ED4C47"/>
    <w:rsid w:val="00ED5F83"/>
    <w:rsid w:val="00ED7907"/>
    <w:rsid w:val="00EE0683"/>
    <w:rsid w:val="00EE2993"/>
    <w:rsid w:val="00EE4CA3"/>
    <w:rsid w:val="00EE6308"/>
    <w:rsid w:val="00EE638C"/>
    <w:rsid w:val="00EE6B57"/>
    <w:rsid w:val="00EE7AF8"/>
    <w:rsid w:val="00EE7D16"/>
    <w:rsid w:val="00EF24AB"/>
    <w:rsid w:val="00EF4CF9"/>
    <w:rsid w:val="00EF774D"/>
    <w:rsid w:val="00F01111"/>
    <w:rsid w:val="00F01EF5"/>
    <w:rsid w:val="00F02002"/>
    <w:rsid w:val="00F02FD6"/>
    <w:rsid w:val="00F04CFA"/>
    <w:rsid w:val="00F0500E"/>
    <w:rsid w:val="00F05492"/>
    <w:rsid w:val="00F05DE6"/>
    <w:rsid w:val="00F0675C"/>
    <w:rsid w:val="00F06A48"/>
    <w:rsid w:val="00F07C35"/>
    <w:rsid w:val="00F11BB7"/>
    <w:rsid w:val="00F11F38"/>
    <w:rsid w:val="00F12B73"/>
    <w:rsid w:val="00F137FB"/>
    <w:rsid w:val="00F13BBE"/>
    <w:rsid w:val="00F1405E"/>
    <w:rsid w:val="00F14C59"/>
    <w:rsid w:val="00F165D3"/>
    <w:rsid w:val="00F17B7B"/>
    <w:rsid w:val="00F22038"/>
    <w:rsid w:val="00F2250C"/>
    <w:rsid w:val="00F23764"/>
    <w:rsid w:val="00F24658"/>
    <w:rsid w:val="00F254F7"/>
    <w:rsid w:val="00F2716B"/>
    <w:rsid w:val="00F27505"/>
    <w:rsid w:val="00F276D9"/>
    <w:rsid w:val="00F30867"/>
    <w:rsid w:val="00F30EE5"/>
    <w:rsid w:val="00F32CCA"/>
    <w:rsid w:val="00F3358A"/>
    <w:rsid w:val="00F33C84"/>
    <w:rsid w:val="00F33ECD"/>
    <w:rsid w:val="00F4279F"/>
    <w:rsid w:val="00F432CE"/>
    <w:rsid w:val="00F43B10"/>
    <w:rsid w:val="00F450BB"/>
    <w:rsid w:val="00F452D4"/>
    <w:rsid w:val="00F45823"/>
    <w:rsid w:val="00F45E02"/>
    <w:rsid w:val="00F464AF"/>
    <w:rsid w:val="00F46ED7"/>
    <w:rsid w:val="00F50522"/>
    <w:rsid w:val="00F50B44"/>
    <w:rsid w:val="00F511C3"/>
    <w:rsid w:val="00F51AD4"/>
    <w:rsid w:val="00F5202B"/>
    <w:rsid w:val="00F5204D"/>
    <w:rsid w:val="00F520E8"/>
    <w:rsid w:val="00F52503"/>
    <w:rsid w:val="00F5250C"/>
    <w:rsid w:val="00F53993"/>
    <w:rsid w:val="00F55AF2"/>
    <w:rsid w:val="00F5640B"/>
    <w:rsid w:val="00F60CBB"/>
    <w:rsid w:val="00F6478D"/>
    <w:rsid w:val="00F64FF6"/>
    <w:rsid w:val="00F654AF"/>
    <w:rsid w:val="00F65644"/>
    <w:rsid w:val="00F66D21"/>
    <w:rsid w:val="00F67500"/>
    <w:rsid w:val="00F67E67"/>
    <w:rsid w:val="00F70282"/>
    <w:rsid w:val="00F72CEF"/>
    <w:rsid w:val="00F75A22"/>
    <w:rsid w:val="00F76228"/>
    <w:rsid w:val="00F76408"/>
    <w:rsid w:val="00F769B1"/>
    <w:rsid w:val="00F80309"/>
    <w:rsid w:val="00F81537"/>
    <w:rsid w:val="00F83B4B"/>
    <w:rsid w:val="00F83CF4"/>
    <w:rsid w:val="00F8476B"/>
    <w:rsid w:val="00F85D85"/>
    <w:rsid w:val="00F86471"/>
    <w:rsid w:val="00F92BEE"/>
    <w:rsid w:val="00F93415"/>
    <w:rsid w:val="00F93C8C"/>
    <w:rsid w:val="00F94139"/>
    <w:rsid w:val="00F94726"/>
    <w:rsid w:val="00F953BA"/>
    <w:rsid w:val="00F95625"/>
    <w:rsid w:val="00F9566A"/>
    <w:rsid w:val="00F95BD5"/>
    <w:rsid w:val="00F9652D"/>
    <w:rsid w:val="00F96C42"/>
    <w:rsid w:val="00F979BD"/>
    <w:rsid w:val="00FA1930"/>
    <w:rsid w:val="00FA3189"/>
    <w:rsid w:val="00FA3B68"/>
    <w:rsid w:val="00FA3D64"/>
    <w:rsid w:val="00FA5AA3"/>
    <w:rsid w:val="00FB0C10"/>
    <w:rsid w:val="00FB0E26"/>
    <w:rsid w:val="00FB1490"/>
    <w:rsid w:val="00FB165E"/>
    <w:rsid w:val="00FB256C"/>
    <w:rsid w:val="00FB425D"/>
    <w:rsid w:val="00FB68BF"/>
    <w:rsid w:val="00FB6B78"/>
    <w:rsid w:val="00FB792F"/>
    <w:rsid w:val="00FC0E27"/>
    <w:rsid w:val="00FC43D0"/>
    <w:rsid w:val="00FC504D"/>
    <w:rsid w:val="00FC51CA"/>
    <w:rsid w:val="00FC5DA7"/>
    <w:rsid w:val="00FD10E2"/>
    <w:rsid w:val="00FD3D26"/>
    <w:rsid w:val="00FD437E"/>
    <w:rsid w:val="00FD4F4A"/>
    <w:rsid w:val="00FD5ECD"/>
    <w:rsid w:val="00FD7A3C"/>
    <w:rsid w:val="00FE2541"/>
    <w:rsid w:val="00FE36A9"/>
    <w:rsid w:val="00FE3E18"/>
    <w:rsid w:val="00FE43B0"/>
    <w:rsid w:val="00FE4574"/>
    <w:rsid w:val="00FE46F2"/>
    <w:rsid w:val="00FE70E5"/>
    <w:rsid w:val="00FE7AF9"/>
    <w:rsid w:val="00FE7C20"/>
    <w:rsid w:val="00FE7C79"/>
    <w:rsid w:val="00FF0073"/>
    <w:rsid w:val="00FF2144"/>
    <w:rsid w:val="00FF26E9"/>
    <w:rsid w:val="00FF2E51"/>
    <w:rsid w:val="00FF3E6C"/>
    <w:rsid w:val="00FF407B"/>
    <w:rsid w:val="00FF4DB2"/>
    <w:rsid w:val="00FF53AB"/>
    <w:rsid w:val="00FF6376"/>
    <w:rsid w:val="00FF70AE"/>
    <w:rsid w:val="00FF71DC"/>
    <w:rsid w:val="00FF7EA0"/>
    <w:rsid w:val="590D1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0B0C"/>
  <w15:docId w15:val="{27F08960-D64E-C74A-8F4F-4B66BDFBA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annotation text" w:uiPriority="99"/>
    <w:lsdException w:name="annotation reference"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E0975"/>
    <w:pPr>
      <w:spacing w:after="0"/>
    </w:pPr>
    <w:rPr>
      <w:rFonts w:ascii="Times New Roman" w:eastAsia="Times New Roman" w:hAnsi="Times New Roman" w:cs="Times New Roman"/>
      <w:lang w:val="de-DE" w:eastAsia="de-DE"/>
    </w:rPr>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zh-CN"/>
    </w:rPr>
  </w:style>
  <w:style w:type="paragraph" w:styleId="berschrift2">
    <w:name w:val="heading 2"/>
    <w:basedOn w:val="Standard"/>
    <w:next w:val="Textkrper"/>
    <w:link w:val="berschrift2Zchn"/>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zh-CN"/>
    </w:rPr>
  </w:style>
  <w:style w:type="paragraph" w:styleId="berschrift3">
    <w:name w:val="heading 3"/>
    <w:basedOn w:val="Standard"/>
    <w:next w:val="Textkrper"/>
    <w:link w:val="berschrift3Zchn"/>
    <w:uiPriority w:val="9"/>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zh-CN"/>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zh-CN"/>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zh-CN"/>
    </w:rPr>
  </w:style>
  <w:style w:type="paragraph" w:styleId="berschrift6">
    <w:name w:val="heading 6"/>
    <w:basedOn w:val="Standard"/>
    <w:next w:val="Textkrper"/>
    <w:link w:val="berschrift6Zchn"/>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rPr>
      <w:rFonts w:asciiTheme="minorHAnsi" w:eastAsiaTheme="minorEastAsia" w:hAnsiTheme="minorHAnsi" w:cstheme="minorBidi"/>
      <w:lang w:val="en-US" w:eastAsia="zh-CN"/>
    </w:r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lang w:val="en-US" w:eastAsia="zh-CN"/>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asciiTheme="majorHAnsi" w:eastAsiaTheme="majorEastAsia" w:hAnsiTheme="majorHAnsi" w:cstheme="majorBidi"/>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jc w:val="center"/>
    </w:pPr>
    <w:rPr>
      <w:b/>
      <w:sz w:val="20"/>
      <w:szCs w:val="20"/>
    </w:rPr>
  </w:style>
  <w:style w:type="paragraph" w:customStyle="1" w:styleId="Abstract">
    <w:name w:val="Abstract"/>
    <w:basedOn w:val="Standard"/>
    <w:next w:val="Textkrper"/>
    <w:qFormat/>
    <w:pPr>
      <w:keepNext/>
      <w:keepLines/>
      <w:spacing w:before="100" w:after="300"/>
    </w:pPr>
    <w:rPr>
      <w:rFonts w:asciiTheme="minorHAnsi" w:eastAsiaTheme="minorEastAsia" w:hAnsiTheme="minorHAnsi" w:cstheme="minorBidi"/>
      <w:sz w:val="20"/>
      <w:szCs w:val="20"/>
      <w:lang w:val="en-US" w:eastAsia="zh-CN"/>
    </w:rPr>
  </w:style>
  <w:style w:type="paragraph" w:styleId="Literaturverzeichnis">
    <w:name w:val="Bibliography"/>
    <w:basedOn w:val="Standard"/>
    <w:qFormat/>
    <w:pPr>
      <w:spacing w:after="200"/>
    </w:pPr>
    <w:rPr>
      <w:rFonts w:asciiTheme="minorHAnsi" w:eastAsiaTheme="minorEastAsia" w:hAnsiTheme="minorHAnsi" w:cstheme="minorBidi"/>
      <w:lang w:val="en-US" w:eastAsia="zh-CN"/>
    </w:rPr>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ascii="Times New Roman" w:eastAsiaTheme="majorEastAsia" w:hAnsi="Times New Roman" w:cstheme="majorBidi"/>
      <w:i/>
      <w:iCs/>
      <w:color w:val="595959" w:themeColor="text1" w:themeTint="A6"/>
      <w:lang w:val="de-DE" w:eastAsia="de-DE"/>
    </w:rPr>
  </w:style>
  <w:style w:type="character" w:customStyle="1" w:styleId="berschrift7Zchn">
    <w:name w:val="Überschrift 7 Zchn"/>
    <w:basedOn w:val="Absatz-Standardschriftart"/>
    <w:link w:val="berschrift7"/>
    <w:uiPriority w:val="9"/>
    <w:semiHidden/>
    <w:rsid w:val="00A10FD9"/>
    <w:rPr>
      <w:rFonts w:ascii="Times New Roman" w:eastAsiaTheme="majorEastAsia" w:hAnsi="Times New Roman" w:cstheme="majorBidi"/>
      <w:color w:val="595959" w:themeColor="text1" w:themeTint="A6"/>
      <w:lang w:val="de-DE" w:eastAsia="de-DE"/>
    </w:rPr>
  </w:style>
  <w:style w:type="character" w:customStyle="1" w:styleId="berschrift8Zchn">
    <w:name w:val="Überschrift 8 Zchn"/>
    <w:basedOn w:val="Absatz-Standardschriftart"/>
    <w:link w:val="berschrift8"/>
    <w:uiPriority w:val="9"/>
    <w:semiHidden/>
    <w:rsid w:val="00A10FD9"/>
    <w:rPr>
      <w:rFonts w:ascii="Times New Roman" w:eastAsiaTheme="majorEastAsia" w:hAnsi="Times New Roman" w:cstheme="majorBidi"/>
      <w:i/>
      <w:iCs/>
      <w:color w:val="272727" w:themeColor="text1" w:themeTint="D8"/>
      <w:lang w:val="de-DE" w:eastAsia="de-DE"/>
    </w:rPr>
  </w:style>
  <w:style w:type="character" w:customStyle="1" w:styleId="berschrift9Zchn">
    <w:name w:val="Überschrift 9 Zchn"/>
    <w:basedOn w:val="Absatz-Standardschriftart"/>
    <w:link w:val="berschrift9"/>
    <w:uiPriority w:val="9"/>
    <w:semiHidden/>
    <w:rsid w:val="00A10FD9"/>
    <w:rPr>
      <w:rFonts w:ascii="Times New Roman" w:eastAsiaTheme="majorEastAsia" w:hAnsi="Times New Roman" w:cstheme="majorBidi"/>
      <w:color w:val="272727" w:themeColor="text1" w:themeTint="D8"/>
      <w:lang w:val="de-DE" w:eastAsia="de-DE"/>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pPr>
      <w:spacing w:after="200"/>
    </w:pPr>
    <w:rPr>
      <w:rFonts w:asciiTheme="minorHAnsi" w:eastAsiaTheme="minorEastAsia" w:hAnsiTheme="minorHAnsi" w:cstheme="minorBidi"/>
      <w:lang w:val="en-US" w:eastAsia="zh-CN"/>
    </w:rPr>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pPr>
      <w:spacing w:after="200"/>
    </w:pPr>
    <w:rPr>
      <w:rFonts w:asciiTheme="minorHAnsi" w:eastAsiaTheme="minorEastAsia" w:hAnsiTheme="minorHAnsi" w:cstheme="minorBidi"/>
      <w:lang w:val="en-US" w:eastAsia="zh-CN"/>
    </w:rPr>
  </w:style>
  <w:style w:type="paragraph" w:styleId="Beschriftung">
    <w:name w:val="caption"/>
    <w:basedOn w:val="Standard"/>
    <w:link w:val="BeschriftungZchn"/>
    <w:pPr>
      <w:spacing w:after="120"/>
    </w:pPr>
    <w:rPr>
      <w:rFonts w:asciiTheme="minorHAnsi" w:eastAsiaTheme="minorEastAsia" w:hAnsiTheme="minorHAnsi" w:cstheme="minorBidi"/>
      <w:i/>
      <w:lang w:val="en-US" w:eastAsia="zh-CN"/>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pPr>
      <w:spacing w:after="200"/>
    </w:pPr>
    <w:rPr>
      <w:rFonts w:asciiTheme="minorHAnsi" w:eastAsiaTheme="minorEastAsia" w:hAnsiTheme="minorHAnsi" w:cstheme="minorBidi"/>
      <w:lang w:val="en-US" w:eastAsia="zh-CN"/>
    </w:rPr>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Pr>
      <w:i/>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spacing w:after="200"/>
    </w:pPr>
    <w:rPr>
      <w:rFonts w:asciiTheme="minorHAnsi" w:eastAsiaTheme="minorEastAsia" w:hAnsiTheme="minorHAnsi" w:cstheme="minorBidi"/>
      <w:lang w:val="en-US" w:eastAsia="zh-CN"/>
    </w:r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paragraph" w:styleId="berarbeitung">
    <w:name w:val="Revision"/>
    <w:hidden/>
    <w:rsid w:val="00AB0611"/>
    <w:pPr>
      <w:spacing w:after="0"/>
    </w:pPr>
  </w:style>
  <w:style w:type="character" w:styleId="BesuchterLink">
    <w:name w:val="FollowedHyperlink"/>
    <w:basedOn w:val="Absatz-Standardschriftart"/>
    <w:rsid w:val="00D90A31"/>
    <w:rPr>
      <w:color w:val="96607D" w:themeColor="followedHyperlink"/>
      <w:u w:val="single"/>
    </w:rPr>
  </w:style>
  <w:style w:type="paragraph" w:styleId="Kopfzeile">
    <w:name w:val="header"/>
    <w:basedOn w:val="Standard"/>
    <w:link w:val="KopfzeileZchn"/>
    <w:rsid w:val="00E12B95"/>
    <w:pPr>
      <w:tabs>
        <w:tab w:val="center" w:pos="4703"/>
        <w:tab w:val="right" w:pos="9406"/>
      </w:tabs>
    </w:pPr>
  </w:style>
  <w:style w:type="character" w:customStyle="1" w:styleId="KopfzeileZchn">
    <w:name w:val="Kopfzeile Zchn"/>
    <w:basedOn w:val="Absatz-Standardschriftart"/>
    <w:link w:val="Kopfzeile"/>
    <w:rsid w:val="001D69A7"/>
    <w:rPr>
      <w:rFonts w:ascii="Times New Roman" w:eastAsia="Times New Roman" w:hAnsi="Times New Roman" w:cs="Times New Roman"/>
      <w:lang w:val="de-DE" w:eastAsia="de-DE"/>
    </w:rPr>
  </w:style>
  <w:style w:type="paragraph" w:styleId="Fuzeile">
    <w:name w:val="footer"/>
    <w:basedOn w:val="Standard"/>
    <w:link w:val="FuzeileZchn"/>
    <w:rsid w:val="00E12B95"/>
    <w:pPr>
      <w:tabs>
        <w:tab w:val="center" w:pos="4703"/>
        <w:tab w:val="right" w:pos="9406"/>
      </w:tabs>
    </w:pPr>
  </w:style>
  <w:style w:type="character" w:customStyle="1" w:styleId="FuzeileZchn">
    <w:name w:val="Fußzeile Zchn"/>
    <w:basedOn w:val="Absatz-Standardschriftart"/>
    <w:link w:val="Fuzeile"/>
    <w:rsid w:val="001D69A7"/>
    <w:rPr>
      <w:rFonts w:ascii="Times New Roman" w:eastAsia="Times New Roman" w:hAnsi="Times New Roman" w:cs="Times New Roman"/>
      <w:lang w:val="de-DE" w:eastAsia="de-DE"/>
    </w:rPr>
  </w:style>
  <w:style w:type="character" w:customStyle="1" w:styleId="normaltextrun">
    <w:name w:val="normaltextrun"/>
    <w:basedOn w:val="Absatz-Standardschriftart"/>
    <w:rsid w:val="0034299E"/>
  </w:style>
  <w:style w:type="table" w:styleId="Tabellenraster">
    <w:name w:val="Table Grid"/>
    <w:basedOn w:val="NormaleTabelle"/>
    <w:uiPriority w:val="39"/>
    <w:rsid w:val="00110EA0"/>
    <w:pPr>
      <w:spacing w:after="0"/>
    </w:pPr>
    <w:rPr>
      <w:rFonts w:eastAsiaTheme="minorHAnsi"/>
      <w:lang w:val="de-DE" w:eastAsia="en-US"/>
    </w:rPr>
    <w:tblPr/>
  </w:style>
  <w:style w:type="table" w:styleId="EinfacheTabelle1">
    <w:name w:val="Plain Table 1"/>
    <w:basedOn w:val="NormaleTabelle"/>
    <w:rsid w:val="00110EA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
    <w:name w:val="Grid Table 1 Light"/>
    <w:basedOn w:val="NormaleTabelle"/>
    <w:rsid w:val="00110EA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Kommentarzeichen">
    <w:name w:val="annotation reference"/>
    <w:basedOn w:val="Absatz-Standardschriftart"/>
    <w:uiPriority w:val="99"/>
    <w:rsid w:val="001A4657"/>
    <w:rPr>
      <w:sz w:val="16"/>
      <w:szCs w:val="16"/>
    </w:rPr>
  </w:style>
  <w:style w:type="paragraph" w:styleId="Kommentartext">
    <w:name w:val="annotation text"/>
    <w:basedOn w:val="Standard"/>
    <w:link w:val="KommentartextZchn"/>
    <w:uiPriority w:val="99"/>
    <w:rsid w:val="001A4657"/>
    <w:pPr>
      <w:spacing w:after="200"/>
    </w:pPr>
    <w:rPr>
      <w:rFonts w:asciiTheme="minorHAnsi" w:eastAsiaTheme="minorEastAsia" w:hAnsiTheme="minorHAnsi" w:cstheme="minorBidi"/>
      <w:sz w:val="20"/>
      <w:szCs w:val="20"/>
      <w:lang w:val="en-US" w:eastAsia="zh-CN"/>
    </w:rPr>
  </w:style>
  <w:style w:type="character" w:customStyle="1" w:styleId="KommentartextZchn">
    <w:name w:val="Kommentartext Zchn"/>
    <w:basedOn w:val="Absatz-Standardschriftart"/>
    <w:link w:val="Kommentartext"/>
    <w:uiPriority w:val="99"/>
    <w:rsid w:val="001A4657"/>
    <w:rPr>
      <w:sz w:val="20"/>
      <w:szCs w:val="20"/>
    </w:rPr>
  </w:style>
  <w:style w:type="paragraph" w:styleId="Kommentarthema">
    <w:name w:val="annotation subject"/>
    <w:basedOn w:val="Kommentartext"/>
    <w:next w:val="Kommentartext"/>
    <w:link w:val="KommentarthemaZchn"/>
    <w:rsid w:val="001A4657"/>
    <w:rPr>
      <w:b/>
      <w:bCs/>
    </w:rPr>
  </w:style>
  <w:style w:type="character" w:customStyle="1" w:styleId="KommentarthemaZchn">
    <w:name w:val="Kommentarthema Zchn"/>
    <w:basedOn w:val="KommentartextZchn"/>
    <w:link w:val="Kommentarthema"/>
    <w:rsid w:val="001A4657"/>
    <w:rPr>
      <w:b/>
      <w:bCs/>
      <w:sz w:val="20"/>
      <w:szCs w:val="20"/>
    </w:rPr>
  </w:style>
  <w:style w:type="character" w:styleId="Hervorhebung">
    <w:name w:val="Emphasis"/>
    <w:basedOn w:val="Absatz-Standardschriftart"/>
    <w:uiPriority w:val="20"/>
    <w:qFormat/>
    <w:rsid w:val="00373E86"/>
    <w:rPr>
      <w:i/>
      <w:iCs/>
    </w:rPr>
  </w:style>
  <w:style w:type="character" w:styleId="Fett">
    <w:name w:val="Strong"/>
    <w:basedOn w:val="Absatz-Standardschriftart"/>
    <w:uiPriority w:val="22"/>
    <w:qFormat/>
    <w:rsid w:val="00373E86"/>
    <w:rPr>
      <w:b/>
      <w:bCs/>
    </w:rPr>
  </w:style>
  <w:style w:type="table" w:styleId="EinfacheTabelle2">
    <w:name w:val="Plain Table 2"/>
    <w:basedOn w:val="NormaleTabelle"/>
    <w:rsid w:val="00D4675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whitespace-normal">
    <w:name w:val="whitespace-normal"/>
    <w:basedOn w:val="Standard"/>
    <w:rsid w:val="00835BC1"/>
    <w:pPr>
      <w:spacing w:before="100" w:beforeAutospacing="1" w:after="100" w:afterAutospacing="1"/>
    </w:pPr>
  </w:style>
  <w:style w:type="paragraph" w:customStyle="1" w:styleId="font-claude-response-body">
    <w:name w:val="font-claude-response-body"/>
    <w:basedOn w:val="Standard"/>
    <w:rsid w:val="00702B41"/>
    <w:pPr>
      <w:spacing w:before="100" w:beforeAutospacing="1" w:after="100" w:afterAutospacing="1"/>
    </w:pPr>
  </w:style>
  <w:style w:type="character" w:customStyle="1" w:styleId="TextkrperZchn">
    <w:name w:val="Textkörper Zchn"/>
    <w:basedOn w:val="Absatz-Standardschriftart"/>
    <w:link w:val="Textkrper"/>
    <w:rsid w:val="003F3CAC"/>
  </w:style>
  <w:style w:type="paragraph" w:styleId="StandardWeb">
    <w:name w:val="Normal (Web)"/>
    <w:basedOn w:val="Standard"/>
    <w:uiPriority w:val="99"/>
    <w:unhideWhenUsed/>
    <w:rsid w:val="00450E9E"/>
    <w:pPr>
      <w:spacing w:before="100" w:beforeAutospacing="1" w:after="100" w:afterAutospacing="1"/>
    </w:pPr>
  </w:style>
  <w:style w:type="table" w:styleId="TabellemithellemGitternetz">
    <w:name w:val="Grid Table Light"/>
    <w:basedOn w:val="NormaleTabelle"/>
    <w:rsid w:val="0077542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gnomad.broadinstitute.org/news/2017-02-the-genome-aggregation-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9507E8BAC6D9C49864FDA00AC60CC87" ma:contentTypeVersion="9" ma:contentTypeDescription="Ein neues Dokument erstellen." ma:contentTypeScope="" ma:versionID="35489cedc118d408e7bb822ce7a8c0e3">
  <xsd:schema xmlns:xsd="http://www.w3.org/2001/XMLSchema" xmlns:xs="http://www.w3.org/2001/XMLSchema" xmlns:p="http://schemas.microsoft.com/office/2006/metadata/properties" xmlns:ns2="5f6c55b9-ff08-4b9a-843f-0d3d19a43719" targetNamespace="http://schemas.microsoft.com/office/2006/metadata/properties" ma:root="true" ma:fieldsID="42ea9e47abda73300caa9ee2455deb76" ns2:_="">
    <xsd:import namespace="5f6c55b9-ff08-4b9a-843f-0d3d19a437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c55b9-ff08-4b9a-843f-0d3d19a437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3d26fc7-b354-469b-8038-7f8e88e3fb56"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6c55b9-ff08-4b9a-843f-0d3d19a4371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68F229-0156-4F3C-ACFB-2167EC61AB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c55b9-ff08-4b9a-843f-0d3d19a43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552376-6B13-4BA9-872E-0B73B4230B2B}">
  <ds:schemaRefs>
    <ds:schemaRef ds:uri="http://schemas.microsoft.com/office/2006/metadata/properties"/>
    <ds:schemaRef ds:uri="http://schemas.microsoft.com/office/infopath/2007/PartnerControls"/>
    <ds:schemaRef ds:uri="5f6c55b9-ff08-4b9a-843f-0d3d19a43719"/>
  </ds:schemaRefs>
</ds:datastoreItem>
</file>

<file path=customXml/itemProps3.xml><?xml version="1.0" encoding="utf-8"?>
<ds:datastoreItem xmlns:ds="http://schemas.openxmlformats.org/officeDocument/2006/customXml" ds:itemID="{B7DBD7E4-067F-4A83-9C17-3C2F6F8606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10604</Words>
  <Characters>66811</Characters>
  <Application>Microsoft Office Word</Application>
  <DocSecurity>0</DocSecurity>
  <Lines>556</Lines>
  <Paragraphs>154</Paragraphs>
  <ScaleCrop>false</ScaleCrop>
  <Company/>
  <LinksUpToDate>false</LinksUpToDate>
  <CharactersWithSpaces>77261</CharactersWithSpaces>
  <SharedDoc>false</SharedDoc>
  <HLinks>
    <vt:vector size="132" baseType="variant">
      <vt:variant>
        <vt:i4>3997705</vt:i4>
      </vt:variant>
      <vt:variant>
        <vt:i4>87</vt:i4>
      </vt:variant>
      <vt:variant>
        <vt:i4>0</vt:i4>
      </vt:variant>
      <vt:variant>
        <vt:i4>5</vt:i4>
      </vt:variant>
      <vt:variant>
        <vt:lpwstr/>
      </vt:variant>
      <vt:variant>
        <vt:lpwstr>snp_validated</vt:lpwstr>
      </vt:variant>
      <vt:variant>
        <vt:i4>917504</vt:i4>
      </vt:variant>
      <vt:variant>
        <vt:i4>84</vt:i4>
      </vt:variant>
      <vt:variant>
        <vt:i4>0</vt:i4>
      </vt:variant>
      <vt:variant>
        <vt:i4>5</vt:i4>
      </vt:variant>
      <vt:variant>
        <vt:lpwstr/>
      </vt:variant>
      <vt:variant>
        <vt:lpwstr>fig:fig4</vt:lpwstr>
      </vt:variant>
      <vt:variant>
        <vt:i4>6291563</vt:i4>
      </vt:variant>
      <vt:variant>
        <vt:i4>81</vt:i4>
      </vt:variant>
      <vt:variant>
        <vt:i4>0</vt:i4>
      </vt:variant>
      <vt:variant>
        <vt:i4>5</vt:i4>
      </vt:variant>
      <vt:variant>
        <vt:lpwstr/>
      </vt:variant>
      <vt:variant>
        <vt:lpwstr>decisionmatrix</vt:lpwstr>
      </vt:variant>
      <vt:variant>
        <vt:i4>917504</vt:i4>
      </vt:variant>
      <vt:variant>
        <vt:i4>78</vt:i4>
      </vt:variant>
      <vt:variant>
        <vt:i4>0</vt:i4>
      </vt:variant>
      <vt:variant>
        <vt:i4>5</vt:i4>
      </vt:variant>
      <vt:variant>
        <vt:lpwstr/>
      </vt:variant>
      <vt:variant>
        <vt:lpwstr>fig:fig4</vt:lpwstr>
      </vt:variant>
      <vt:variant>
        <vt:i4>1179675</vt:i4>
      </vt:variant>
      <vt:variant>
        <vt:i4>75</vt:i4>
      </vt:variant>
      <vt:variant>
        <vt:i4>0</vt:i4>
      </vt:variant>
      <vt:variant>
        <vt:i4>5</vt:i4>
      </vt:variant>
      <vt:variant>
        <vt:lpwstr/>
      </vt:variant>
      <vt:variant>
        <vt:lpwstr>xscan</vt:lpwstr>
      </vt:variant>
      <vt:variant>
        <vt:i4>6291563</vt:i4>
      </vt:variant>
      <vt:variant>
        <vt:i4>72</vt:i4>
      </vt:variant>
      <vt:variant>
        <vt:i4>0</vt:i4>
      </vt:variant>
      <vt:variant>
        <vt:i4>5</vt:i4>
      </vt:variant>
      <vt:variant>
        <vt:lpwstr/>
      </vt:variant>
      <vt:variant>
        <vt:lpwstr>decisionmatrix</vt:lpwstr>
      </vt:variant>
      <vt:variant>
        <vt:i4>1114140</vt:i4>
      </vt:variant>
      <vt:variant>
        <vt:i4>69</vt:i4>
      </vt:variant>
      <vt:variant>
        <vt:i4>0</vt:i4>
      </vt:variant>
      <vt:variant>
        <vt:i4>5</vt:i4>
      </vt:variant>
      <vt:variant>
        <vt:lpwstr/>
      </vt:variant>
      <vt:variant>
        <vt:lpwstr>score</vt:lpwstr>
      </vt:variant>
      <vt:variant>
        <vt:i4>917504</vt:i4>
      </vt:variant>
      <vt:variant>
        <vt:i4>66</vt:i4>
      </vt:variant>
      <vt:variant>
        <vt:i4>0</vt:i4>
      </vt:variant>
      <vt:variant>
        <vt:i4>5</vt:i4>
      </vt:variant>
      <vt:variant>
        <vt:lpwstr/>
      </vt:variant>
      <vt:variant>
        <vt:lpwstr>fig:fig4</vt:lpwstr>
      </vt:variant>
      <vt:variant>
        <vt:i4>589824</vt:i4>
      </vt:variant>
      <vt:variant>
        <vt:i4>63</vt:i4>
      </vt:variant>
      <vt:variant>
        <vt:i4>0</vt:i4>
      </vt:variant>
      <vt:variant>
        <vt:i4>5</vt:i4>
      </vt:variant>
      <vt:variant>
        <vt:lpwstr/>
      </vt:variant>
      <vt:variant>
        <vt:lpwstr>fig:fig3</vt:lpwstr>
      </vt:variant>
      <vt:variant>
        <vt:i4>589824</vt:i4>
      </vt:variant>
      <vt:variant>
        <vt:i4>60</vt:i4>
      </vt:variant>
      <vt:variant>
        <vt:i4>0</vt:i4>
      </vt:variant>
      <vt:variant>
        <vt:i4>5</vt:i4>
      </vt:variant>
      <vt:variant>
        <vt:lpwstr/>
      </vt:variant>
      <vt:variant>
        <vt:lpwstr>fig:fig3</vt:lpwstr>
      </vt:variant>
      <vt:variant>
        <vt:i4>589824</vt:i4>
      </vt:variant>
      <vt:variant>
        <vt:i4>57</vt:i4>
      </vt:variant>
      <vt:variant>
        <vt:i4>0</vt:i4>
      </vt:variant>
      <vt:variant>
        <vt:i4>5</vt:i4>
      </vt:variant>
      <vt:variant>
        <vt:lpwstr/>
      </vt:variant>
      <vt:variant>
        <vt:lpwstr>fig:fig3</vt:lpwstr>
      </vt:variant>
      <vt:variant>
        <vt:i4>5570681</vt:i4>
      </vt:variant>
      <vt:variant>
        <vt:i4>54</vt:i4>
      </vt:variant>
      <vt:variant>
        <vt:i4>0</vt:i4>
      </vt:variant>
      <vt:variant>
        <vt:i4>5</vt:i4>
      </vt:variant>
      <vt:variant>
        <vt:lpwstr/>
      </vt:variant>
      <vt:variant>
        <vt:lpwstr>annotopes_multi</vt:lpwstr>
      </vt:variant>
      <vt:variant>
        <vt:i4>3997722</vt:i4>
      </vt:variant>
      <vt:variant>
        <vt:i4>51</vt:i4>
      </vt:variant>
      <vt:variant>
        <vt:i4>0</vt:i4>
      </vt:variant>
      <vt:variant>
        <vt:i4>5</vt:i4>
      </vt:variant>
      <vt:variant>
        <vt:lpwstr/>
      </vt:variant>
      <vt:variant>
        <vt:lpwstr>annotopes_bi</vt:lpwstr>
      </vt:variant>
      <vt:variant>
        <vt:i4>524288</vt:i4>
      </vt:variant>
      <vt:variant>
        <vt:i4>42</vt:i4>
      </vt:variant>
      <vt:variant>
        <vt:i4>0</vt:i4>
      </vt:variant>
      <vt:variant>
        <vt:i4>5</vt:i4>
      </vt:variant>
      <vt:variant>
        <vt:lpwstr/>
      </vt:variant>
      <vt:variant>
        <vt:lpwstr>fig:fig2</vt:lpwstr>
      </vt:variant>
      <vt:variant>
        <vt:i4>524288</vt:i4>
      </vt:variant>
      <vt:variant>
        <vt:i4>30</vt:i4>
      </vt:variant>
      <vt:variant>
        <vt:i4>0</vt:i4>
      </vt:variant>
      <vt:variant>
        <vt:i4>5</vt:i4>
      </vt:variant>
      <vt:variant>
        <vt:lpwstr/>
      </vt:variant>
      <vt:variant>
        <vt:lpwstr>fig:fig2</vt:lpwstr>
      </vt:variant>
      <vt:variant>
        <vt:i4>524288</vt:i4>
      </vt:variant>
      <vt:variant>
        <vt:i4>24</vt:i4>
      </vt:variant>
      <vt:variant>
        <vt:i4>0</vt:i4>
      </vt:variant>
      <vt:variant>
        <vt:i4>5</vt:i4>
      </vt:variant>
      <vt:variant>
        <vt:lpwstr/>
      </vt:variant>
      <vt:variant>
        <vt:lpwstr>fig:fig2</vt:lpwstr>
      </vt:variant>
      <vt:variant>
        <vt:i4>4784141</vt:i4>
      </vt:variant>
      <vt:variant>
        <vt:i4>21</vt:i4>
      </vt:variant>
      <vt:variant>
        <vt:i4>0</vt:i4>
      </vt:variant>
      <vt:variant>
        <vt:i4>5</vt:i4>
      </vt:variant>
      <vt:variant>
        <vt:lpwstr/>
      </vt:variant>
      <vt:variant>
        <vt:lpwstr>tab:xscan</vt:lpwstr>
      </vt:variant>
      <vt:variant>
        <vt:i4>524288</vt:i4>
      </vt:variant>
      <vt:variant>
        <vt:i4>18</vt:i4>
      </vt:variant>
      <vt:variant>
        <vt:i4>0</vt:i4>
      </vt:variant>
      <vt:variant>
        <vt:i4>5</vt:i4>
      </vt:variant>
      <vt:variant>
        <vt:lpwstr/>
      </vt:variant>
      <vt:variant>
        <vt:lpwstr>fig:fig2</vt:lpwstr>
      </vt:variant>
      <vt:variant>
        <vt:i4>4784141</vt:i4>
      </vt:variant>
      <vt:variant>
        <vt:i4>15</vt:i4>
      </vt:variant>
      <vt:variant>
        <vt:i4>0</vt:i4>
      </vt:variant>
      <vt:variant>
        <vt:i4>5</vt:i4>
      </vt:variant>
      <vt:variant>
        <vt:lpwstr/>
      </vt:variant>
      <vt:variant>
        <vt:lpwstr>tab:xscan</vt:lpwstr>
      </vt:variant>
      <vt:variant>
        <vt:i4>1179675</vt:i4>
      </vt:variant>
      <vt:variant>
        <vt:i4>12</vt:i4>
      </vt:variant>
      <vt:variant>
        <vt:i4>0</vt:i4>
      </vt:variant>
      <vt:variant>
        <vt:i4>5</vt:i4>
      </vt:variant>
      <vt:variant>
        <vt:lpwstr/>
      </vt:variant>
      <vt:variant>
        <vt:lpwstr>xscan</vt:lpwstr>
      </vt:variant>
      <vt:variant>
        <vt:i4>1179675</vt:i4>
      </vt:variant>
      <vt:variant>
        <vt:i4>9</vt:i4>
      </vt:variant>
      <vt:variant>
        <vt:i4>0</vt:i4>
      </vt:variant>
      <vt:variant>
        <vt:i4>5</vt:i4>
      </vt:variant>
      <vt:variant>
        <vt:lpwstr/>
      </vt:variant>
      <vt:variant>
        <vt:lpwstr>xscan</vt:lpwstr>
      </vt:variant>
      <vt:variant>
        <vt:i4>6553725</vt:i4>
      </vt:variant>
      <vt:variant>
        <vt:i4>0</vt:i4>
      </vt:variant>
      <vt:variant>
        <vt:i4>0</vt:i4>
      </vt:variant>
      <vt:variant>
        <vt:i4>5</vt:i4>
      </vt:variant>
      <vt:variant>
        <vt:lpwstr>https://gnomad.broadinstitute.org/news/2017-02-the-genome-aggregation-database/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EpiTox: A Multi-Modal Framework for Population-Aware Off-Target Prediction Highlighting MAGEA3 Cross-Reactivity</dc:title>
  <dc:subject/>
  <dc:creator>Hoor Al-Hasani; 1; 2; 3; 4</dc:creator>
  <cp:keywords/>
  <cp:lastModifiedBy>Hoor Al-Hasani</cp:lastModifiedBy>
  <cp:revision>4</cp:revision>
  <cp:lastPrinted>2025-11-24T08:54:00Z</cp:lastPrinted>
  <dcterms:created xsi:type="dcterms:W3CDTF">2025-11-25T12:08:00Z</dcterms:created>
  <dcterms:modified xsi:type="dcterms:W3CDTF">2025-11-27T10:18:00Z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
  </property>
  <property fmtid="{D5CDD505-2E9C-101B-9397-08002B2CF9AE}" pid="3" name="bibliography">
    <vt:lpwstr/>
  </property>
  <property fmtid="{D5CDD505-2E9C-101B-9397-08002B2CF9AE}" pid="4" name="ContentTypeId">
    <vt:lpwstr>0x01010099507E8BAC6D9C49864FDA00AC60CC87</vt:lpwstr>
  </property>
  <property fmtid="{D5CDD505-2E9C-101B-9397-08002B2CF9AE}" pid="5" name="MediaServiceImageTags">
    <vt:lpwstr/>
  </property>
  <property fmtid="{D5CDD505-2E9C-101B-9397-08002B2CF9AE}" pid="6" name="docLang">
    <vt:lpwstr>en</vt:lpwstr>
  </property>
</Properties>
</file>