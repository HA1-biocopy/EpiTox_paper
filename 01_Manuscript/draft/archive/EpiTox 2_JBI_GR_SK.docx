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32EF" w14:textId="77777777" w:rsidR="00612B85" w:rsidRPr="000E30DB" w:rsidRDefault="00EB15EF">
      <w:pPr>
        <w:spacing w:after="0" w:line="259" w:lineRule="auto"/>
        <w:ind w:left="346" w:firstLine="0"/>
        <w:jc w:val="left"/>
        <w:rPr>
          <w:lang w:val="en-US"/>
        </w:rPr>
      </w:pPr>
      <w:r w:rsidRPr="000E30DB">
        <w:rPr>
          <w:sz w:val="50"/>
          <w:lang w:val="en-US"/>
        </w:rPr>
        <w:t>EpiTox: A Multi-Modular Framework for</w:t>
      </w:r>
    </w:p>
    <w:p w14:paraId="49FBC514" w14:textId="77777777" w:rsidR="00612B85" w:rsidRPr="000E30DB" w:rsidRDefault="00EB15EF">
      <w:pPr>
        <w:spacing w:after="0" w:line="259" w:lineRule="auto"/>
        <w:jc w:val="center"/>
        <w:rPr>
          <w:lang w:val="en-US"/>
        </w:rPr>
      </w:pPr>
      <w:r w:rsidRPr="000E30DB">
        <w:rPr>
          <w:sz w:val="50"/>
          <w:lang w:val="en-US"/>
        </w:rPr>
        <w:t>Population-Aware Off-Target Prediction</w:t>
      </w:r>
    </w:p>
    <w:p w14:paraId="5AC46A54" w14:textId="348C685C" w:rsidR="00612B85" w:rsidRPr="000E30DB" w:rsidRDefault="00EB15EF">
      <w:pPr>
        <w:spacing w:after="0" w:line="259" w:lineRule="auto"/>
        <w:jc w:val="center"/>
        <w:rPr>
          <w:lang w:val="en-US"/>
        </w:rPr>
      </w:pPr>
      <w:r w:rsidRPr="000E30DB">
        <w:rPr>
          <w:sz w:val="50"/>
          <w:lang w:val="en-US"/>
        </w:rPr>
        <w:t>Highlighting MAGE</w:t>
      </w:r>
      <w:ins w:id="0" w:author="Guenter Roth" w:date="2025-12-07T12:08:00Z" w16du:dateUtc="2025-12-07T11:08:00Z">
        <w:r w:rsidR="000153D2">
          <w:rPr>
            <w:sz w:val="50"/>
            <w:lang w:val="en-US"/>
          </w:rPr>
          <w:t>-</w:t>
        </w:r>
      </w:ins>
      <w:r w:rsidRPr="000E30DB">
        <w:rPr>
          <w:sz w:val="50"/>
          <w:lang w:val="en-US"/>
        </w:rPr>
        <w:t>A3 Cross-Reactivity</w:t>
      </w:r>
    </w:p>
    <w:p w14:paraId="3C2FFF18" w14:textId="057341A1" w:rsidR="00612B85" w:rsidRPr="000E30DB" w:rsidRDefault="00EB15EF">
      <w:pPr>
        <w:spacing w:after="203" w:line="245" w:lineRule="auto"/>
        <w:ind w:left="1435" w:hanging="1435"/>
        <w:jc w:val="left"/>
        <w:rPr>
          <w:lang w:val="en-US"/>
        </w:rPr>
      </w:pPr>
      <w:r w:rsidRPr="000E30DB">
        <w:rPr>
          <w:b/>
          <w:sz w:val="17"/>
          <w:lang w:val="en-US"/>
        </w:rPr>
        <w:t>Hoor Al-Hasani</w:t>
      </w:r>
      <w:r w:rsidRPr="000E30DB">
        <w:rPr>
          <w:sz w:val="21"/>
          <w:vertAlign w:val="superscript"/>
          <w:lang w:val="en-US"/>
        </w:rPr>
        <w:t>1</w:t>
      </w:r>
      <w:r w:rsidRPr="000E30DB">
        <w:rPr>
          <w:b/>
          <w:sz w:val="17"/>
          <w:lang w:val="en-US"/>
        </w:rPr>
        <w:t>, Mazhar Ali</w:t>
      </w:r>
      <w:r w:rsidRPr="000E30DB">
        <w:rPr>
          <w:sz w:val="21"/>
          <w:vertAlign w:val="superscript"/>
          <w:lang w:val="en-US"/>
        </w:rPr>
        <w:t>1</w:t>
      </w:r>
      <w:r w:rsidRPr="000E30DB">
        <w:rPr>
          <w:b/>
          <w:sz w:val="17"/>
          <w:lang w:val="en-US"/>
        </w:rPr>
        <w:t>, Stefan Krämer</w:t>
      </w:r>
      <w:r w:rsidRPr="000E30DB">
        <w:rPr>
          <w:sz w:val="21"/>
          <w:vertAlign w:val="superscript"/>
          <w:lang w:val="en-US"/>
        </w:rPr>
        <w:t>1</w:t>
      </w:r>
      <w:r w:rsidRPr="000E30DB">
        <w:rPr>
          <w:b/>
          <w:sz w:val="17"/>
          <w:lang w:val="en-US"/>
        </w:rPr>
        <w:t>, Kirstin Heiss</w:t>
      </w:r>
      <w:r w:rsidRPr="000E30DB">
        <w:rPr>
          <w:sz w:val="21"/>
          <w:vertAlign w:val="superscript"/>
          <w:lang w:val="en-US"/>
        </w:rPr>
        <w:t>1</w:t>
      </w:r>
      <w:r w:rsidRPr="000E30DB">
        <w:rPr>
          <w:b/>
          <w:sz w:val="17"/>
          <w:lang w:val="en-US"/>
        </w:rPr>
        <w:t>, Alexandar Sinclair</w:t>
      </w:r>
      <w:r w:rsidRPr="000E30DB">
        <w:rPr>
          <w:sz w:val="21"/>
          <w:vertAlign w:val="superscript"/>
          <w:lang w:val="en-US"/>
        </w:rPr>
        <w:t>1</w:t>
      </w:r>
      <w:r w:rsidRPr="000E30DB">
        <w:rPr>
          <w:b/>
          <w:sz w:val="17"/>
          <w:lang w:val="en-US"/>
        </w:rPr>
        <w:t>, Tobias Herz</w:t>
      </w:r>
      <w:r w:rsidRPr="000E30DB">
        <w:rPr>
          <w:sz w:val="21"/>
          <w:vertAlign w:val="superscript"/>
          <w:lang w:val="en-US"/>
        </w:rPr>
        <w:t>1</w:t>
      </w:r>
      <w:r w:rsidRPr="000E30DB">
        <w:rPr>
          <w:b/>
          <w:sz w:val="17"/>
          <w:lang w:val="en-US"/>
        </w:rPr>
        <w:t>, Philipp Meyer</w:t>
      </w:r>
      <w:r w:rsidRPr="000E30DB">
        <w:rPr>
          <w:sz w:val="21"/>
          <w:vertAlign w:val="superscript"/>
          <w:lang w:val="en-US"/>
        </w:rPr>
        <w:t>1</w:t>
      </w:r>
      <w:r w:rsidRPr="000E30DB">
        <w:rPr>
          <w:b/>
          <w:sz w:val="17"/>
          <w:lang w:val="en-US"/>
        </w:rPr>
        <w:t>, Pranav Ham</w:t>
      </w:r>
      <w:del w:id="1" w:author="Jörg Birkenfeld" w:date="2025-12-06T09:14:00Z" w16du:dateUtc="2025-12-06T08:14:00Z">
        <w:r w:rsidRPr="000E30DB" w:rsidDel="007C4947">
          <w:rPr>
            <w:b/>
            <w:sz w:val="17"/>
            <w:lang w:val="en-US"/>
          </w:rPr>
          <w:delText>a</w:delText>
        </w:r>
      </w:del>
      <w:r w:rsidRPr="000E30DB">
        <w:rPr>
          <w:b/>
          <w:sz w:val="17"/>
          <w:lang w:val="en-US"/>
        </w:rPr>
        <w:t>de</w:t>
      </w:r>
      <w:r w:rsidRPr="000E30DB">
        <w:rPr>
          <w:sz w:val="21"/>
          <w:vertAlign w:val="superscript"/>
          <w:lang w:val="en-US"/>
        </w:rPr>
        <w:t>1</w:t>
      </w:r>
      <w:r w:rsidRPr="000E30DB">
        <w:rPr>
          <w:b/>
          <w:sz w:val="17"/>
          <w:lang w:val="en-US"/>
        </w:rPr>
        <w:t>, Günter Roth</w:t>
      </w:r>
      <w:r w:rsidRPr="000E30DB">
        <w:rPr>
          <w:sz w:val="21"/>
          <w:vertAlign w:val="superscript"/>
          <w:lang w:val="en-US"/>
        </w:rPr>
        <w:t>2</w:t>
      </w:r>
      <w:r w:rsidRPr="000E30DB">
        <w:rPr>
          <w:b/>
          <w:sz w:val="17"/>
          <w:lang w:val="en-US"/>
        </w:rPr>
        <w:t>, Jörg Birkenfeld</w:t>
      </w:r>
      <w:r w:rsidRPr="000E30DB">
        <w:rPr>
          <w:sz w:val="21"/>
          <w:vertAlign w:val="superscript"/>
          <w:lang w:val="en-US"/>
        </w:rPr>
        <w:t>2</w:t>
      </w:r>
      <w:r w:rsidRPr="000E30DB">
        <w:rPr>
          <w:b/>
          <w:sz w:val="17"/>
          <w:lang w:val="en-US"/>
        </w:rPr>
        <w:t>, Oliver Selinger</w:t>
      </w:r>
      <w:r w:rsidRPr="000E30DB">
        <w:rPr>
          <w:sz w:val="21"/>
          <w:vertAlign w:val="superscript"/>
          <w:lang w:val="en-US"/>
        </w:rPr>
        <w:t>1</w:t>
      </w:r>
      <w:r w:rsidRPr="000E30DB">
        <w:rPr>
          <w:b/>
          <w:sz w:val="17"/>
          <w:lang w:val="en-US"/>
        </w:rPr>
        <w:t>, and Simon Schuster</w:t>
      </w:r>
      <w:r w:rsidRPr="000E30DB">
        <w:rPr>
          <w:sz w:val="21"/>
          <w:vertAlign w:val="superscript"/>
          <w:lang w:val="en-US"/>
        </w:rPr>
        <w:t>1,</w:t>
      </w:r>
    </w:p>
    <w:p w14:paraId="185A08BF" w14:textId="77777777" w:rsidR="00612B85" w:rsidRPr="000E30DB" w:rsidRDefault="00EB15EF">
      <w:pPr>
        <w:spacing w:after="19" w:line="259" w:lineRule="auto"/>
        <w:jc w:val="center"/>
        <w:rPr>
          <w:lang w:val="en-US"/>
        </w:rPr>
      </w:pPr>
      <w:r w:rsidRPr="000E30DB">
        <w:rPr>
          <w:sz w:val="13"/>
          <w:vertAlign w:val="superscript"/>
          <w:lang w:val="en-US"/>
        </w:rPr>
        <w:t>1</w:t>
      </w:r>
      <w:r w:rsidRPr="000E30DB">
        <w:rPr>
          <w:sz w:val="13"/>
          <w:lang w:val="en-US"/>
        </w:rPr>
        <w:t>BioCopy GmbH, Emmendingen, Germany</w:t>
      </w:r>
    </w:p>
    <w:p w14:paraId="510E56BC" w14:textId="77777777" w:rsidR="00612B85" w:rsidRPr="000E30DB" w:rsidRDefault="00EB15EF">
      <w:pPr>
        <w:spacing w:after="19" w:line="259" w:lineRule="auto"/>
        <w:jc w:val="center"/>
        <w:rPr>
          <w:lang w:val="en-US"/>
        </w:rPr>
      </w:pPr>
      <w:r w:rsidRPr="000E30DB">
        <w:rPr>
          <w:sz w:val="13"/>
          <w:vertAlign w:val="superscript"/>
          <w:lang w:val="en-US"/>
        </w:rPr>
        <w:t>2</w:t>
      </w:r>
      <w:r w:rsidRPr="000E30DB">
        <w:rPr>
          <w:sz w:val="13"/>
          <w:lang w:val="en-US"/>
        </w:rPr>
        <w:t>BioCopy AG, Basel, Switzerland</w:t>
      </w:r>
    </w:p>
    <w:p w14:paraId="2E2251D9" w14:textId="77777777" w:rsidR="00612B85" w:rsidRPr="000E30DB" w:rsidRDefault="00612B85">
      <w:pPr>
        <w:rPr>
          <w:lang w:val="en-US"/>
        </w:rPr>
        <w:sectPr w:rsidR="00612B85" w:rsidRPr="000E30DB">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2240" w:h="15840"/>
          <w:pgMar w:top="1280" w:right="1361" w:bottom="339" w:left="1271" w:header="720" w:footer="720" w:gutter="0"/>
          <w:cols w:space="720"/>
          <w:titlePg/>
        </w:sectPr>
      </w:pPr>
    </w:p>
    <w:p w14:paraId="75AACCB8" w14:textId="7C5D159C" w:rsidR="00612B85" w:rsidRPr="000E30DB" w:rsidRDefault="00EB15EF">
      <w:pPr>
        <w:spacing w:after="345" w:line="244" w:lineRule="auto"/>
        <w:ind w:left="0" w:firstLine="0"/>
        <w:rPr>
          <w:lang w:val="en-US"/>
        </w:rPr>
      </w:pPr>
      <w:r w:rsidRPr="000E30DB">
        <w:rPr>
          <w:sz w:val="18"/>
          <w:lang w:val="en-US"/>
        </w:rPr>
        <w:t xml:space="preserve">Targeting intracellular tumor antigens presented by peptide human leukocyte antigen (pHLA) complexes offers a promising immunotherapeutic strategy for patients with limited treatment options. However, development of pHLA-targeted drugs such as T-cell receptor (TCR) mimic antibodies (TCRm) and TCR-based therapeutics remains challenging due to severe offtumor and off-target toxicities arising from incomplete pHLA off-target profiling. The fatal neurological toxicities observed in the MAGE-A3 TCR-T cell trial, potentially linked to unanticipated cross-reactivity with EPS8L2- and MAGEA12-derived peptides, underscore the urgent need for more comprehensive safety assessment. Current preclinical de-risking methods rely on peptide-centric similarity searches performed in isolation, failing to </w:t>
      </w:r>
      <w:commentRangeStart w:id="2"/>
      <w:r w:rsidRPr="000E30DB">
        <w:rPr>
          <w:sz w:val="18"/>
          <w:lang w:val="en-US"/>
        </w:rPr>
        <w:t xml:space="preserve">capture the complex landscape of peptide cross-reactivity </w:t>
      </w:r>
      <w:commentRangeEnd w:id="2"/>
      <w:r w:rsidR="00925BA8" w:rsidRPr="000E30DB">
        <w:rPr>
          <w:rStyle w:val="Kommentarzeichen"/>
          <w:sz w:val="18"/>
          <w:szCs w:val="24"/>
          <w:lang w:val="en-US"/>
        </w:rPr>
        <w:commentReference w:id="2"/>
      </w:r>
      <w:r w:rsidRPr="000E30DB">
        <w:rPr>
          <w:sz w:val="18"/>
          <w:lang w:val="en-US"/>
        </w:rPr>
        <w:t xml:space="preserve">and leaving safety gaps unaddressed. To address these limitations, we developed EpiTox, a computational multi-modular platform that systematically identifies and evaluates pHLA off-targets. EpiTox integrates proteome-wide sequence similarity, genetic context, HLA binding profiles, and layered risk assessment to provide a </w:t>
      </w:r>
      <w:commentRangeStart w:id="3"/>
      <w:r w:rsidRPr="000E30DB">
        <w:rPr>
          <w:sz w:val="18"/>
          <w:lang w:val="en-US"/>
        </w:rPr>
        <w:t xml:space="preserve">holistic </w:t>
      </w:r>
      <w:commentRangeEnd w:id="3"/>
      <w:r w:rsidR="007A6745" w:rsidRPr="000E30DB">
        <w:rPr>
          <w:rStyle w:val="Kommentarzeichen"/>
          <w:sz w:val="18"/>
          <w:szCs w:val="24"/>
          <w:lang w:val="en-US"/>
        </w:rPr>
        <w:commentReference w:id="3"/>
      </w:r>
      <w:r w:rsidRPr="000E30DB">
        <w:rPr>
          <w:sz w:val="18"/>
          <w:lang w:val="en-US"/>
        </w:rPr>
        <w:t>evaluation of potential cross-reactive peptides. Using MAGE-A3 as a model, EpiTox identified known toxic off-targets and predicted novel epitopes. Notably, an anti-MAGE-A3 therapeutic TCRm antibody bound several newly predicted off-targets, including three SNP-derived peptides. By enabling comprehensive and predictive preclinical safety screening, EpiTox supports safer TCRm drug development and may help prevent future clinical failures.</w:t>
      </w:r>
    </w:p>
    <w:p w14:paraId="347C9559" w14:textId="77777777" w:rsidR="00612B85" w:rsidRPr="000E30DB" w:rsidRDefault="00EB15EF">
      <w:pPr>
        <w:spacing w:after="46" w:line="259" w:lineRule="auto"/>
        <w:ind w:left="-5"/>
        <w:jc w:val="left"/>
        <w:rPr>
          <w:lang w:val="en-US"/>
        </w:rPr>
      </w:pPr>
      <w:r w:rsidRPr="000E30DB">
        <w:rPr>
          <w:b/>
          <w:sz w:val="13"/>
          <w:lang w:val="en-US"/>
        </w:rPr>
        <w:t>TCRm | Off-target | pHLA | Ranking</w:t>
      </w:r>
    </w:p>
    <w:p w14:paraId="2A7A3D64" w14:textId="77777777" w:rsidR="00612B85" w:rsidRPr="000E30DB" w:rsidRDefault="00EB15EF">
      <w:pPr>
        <w:spacing w:after="463" w:line="259" w:lineRule="auto"/>
        <w:ind w:left="0" w:firstLine="0"/>
        <w:jc w:val="left"/>
        <w:rPr>
          <w:lang w:val="en-US"/>
        </w:rPr>
      </w:pPr>
      <w:r w:rsidRPr="000E30DB">
        <w:rPr>
          <w:b/>
          <w:sz w:val="13"/>
          <w:lang w:val="en-US"/>
        </w:rPr>
        <w:t xml:space="preserve">Correspondence: </w:t>
      </w:r>
      <w:r w:rsidRPr="000E30DB">
        <w:rPr>
          <w:b/>
          <w:i/>
          <w:sz w:val="13"/>
          <w:lang w:val="en-US"/>
        </w:rPr>
        <w:t>simon.schuster@biocopy.com</w:t>
      </w:r>
    </w:p>
    <w:p w14:paraId="2E91F8CD" w14:textId="77777777" w:rsidR="00612B85" w:rsidRPr="000E30DB" w:rsidRDefault="00EB15EF">
      <w:pPr>
        <w:pStyle w:val="berschrift1"/>
        <w:ind w:left="-5" w:right="2401"/>
        <w:rPr>
          <w:lang w:val="en-US"/>
        </w:rPr>
      </w:pPr>
      <w:r w:rsidRPr="000E30DB">
        <w:rPr>
          <w:lang w:val="en-US"/>
        </w:rPr>
        <w:t>Introduction</w:t>
      </w:r>
    </w:p>
    <w:p w14:paraId="31029149" w14:textId="74565986" w:rsidR="00612B85" w:rsidRPr="000E30DB" w:rsidRDefault="00EB15EF">
      <w:pPr>
        <w:spacing w:after="375"/>
        <w:ind w:left="-5"/>
        <w:rPr>
          <w:lang w:val="en-US"/>
        </w:rPr>
      </w:pPr>
      <w:commentRangeStart w:id="4"/>
      <w:r>
        <w:rPr>
          <w:noProof/>
          <w:sz w:val="22"/>
        </w:rPr>
        <mc:AlternateContent>
          <mc:Choice Requires="wpg">
            <w:drawing>
              <wp:anchor distT="0" distB="0" distL="114300" distR="114300" simplePos="0" relativeHeight="251658240" behindDoc="1" locked="0" layoutInCell="1" allowOverlap="1" wp14:anchorId="76D0E0AD" wp14:editId="46484662">
                <wp:simplePos x="0" y="0"/>
                <wp:positionH relativeFrom="column">
                  <wp:posOffset>-1331013</wp:posOffset>
                </wp:positionH>
                <wp:positionV relativeFrom="paragraph">
                  <wp:posOffset>1783252</wp:posOffset>
                </wp:positionV>
                <wp:extent cx="3182153" cy="6364307"/>
                <wp:effectExtent l="0" t="0" r="0" b="0"/>
                <wp:wrapNone/>
                <wp:docPr id="49562" name="Group 49562"/>
                <wp:cNvGraphicFramePr/>
                <a:graphic xmlns:a="http://schemas.openxmlformats.org/drawingml/2006/main">
                  <a:graphicData uri="http://schemas.microsoft.com/office/word/2010/wordprocessingGroup">
                    <wpg:wgp>
                      <wpg:cNvGrpSpPr/>
                      <wpg:grpSpPr>
                        <a:xfrm>
                          <a:off x="0" y="0"/>
                          <a:ext cx="3182153" cy="6364307"/>
                          <a:chOff x="0" y="0"/>
                          <a:chExt cx="3182153" cy="6364307"/>
                        </a:xfrm>
                      </wpg:grpSpPr>
                      <wps:wsp>
                        <wps:cNvPr id="6" name="Rectangle 6"/>
                        <wps:cNvSpPr/>
                        <wps:spPr>
                          <a:xfrm rot="-2699999">
                            <a:off x="-177020" y="2203042"/>
                            <a:ext cx="4586308" cy="1399018"/>
                          </a:xfrm>
                          <a:prstGeom prst="rect">
                            <a:avLst/>
                          </a:prstGeom>
                          <a:ln>
                            <a:noFill/>
                          </a:ln>
                        </wps:spPr>
                        <wps:txbx>
                          <w:txbxContent>
                            <w:p w14:paraId="14CF82B6" w14:textId="77777777" w:rsidR="00612B85" w:rsidRDefault="00EB15EF">
                              <w:pPr>
                                <w:spacing w:after="160" w:line="259" w:lineRule="auto"/>
                                <w:ind w:left="0" w:firstLine="0"/>
                                <w:jc w:val="left"/>
                              </w:pPr>
                              <w:r>
                                <w:rPr>
                                  <w:b/>
                                  <w:color w:val="E5E5E5"/>
                                  <w:sz w:val="170"/>
                                </w:rPr>
                                <w:t>DRAFT</w:t>
                              </w:r>
                            </w:p>
                          </w:txbxContent>
                        </wps:txbx>
                        <wps:bodyPr horzOverflow="overflow" vert="horz" lIns="0" tIns="0" rIns="0" bIns="0" rtlCol="0">
                          <a:noAutofit/>
                        </wps:bodyPr>
                      </wps:wsp>
                    </wpg:wgp>
                  </a:graphicData>
                </a:graphic>
              </wp:anchor>
            </w:drawing>
          </mc:Choice>
          <mc:Fallback>
            <w:pict>
              <v:group w14:anchorId="76D0E0AD" id="Group 49562" o:spid="_x0000_s1026" style="position:absolute;left:0;text-align:left;margin-left:-104.8pt;margin-top:140.4pt;width:250.55pt;height:501.15pt;z-index:-251658240" coordsize="31821,636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">
                <v:rect id="Rectangle 6" o:spid="_x0000_s1027" style="position:absolute;left:-1770;top:22030;width:45862;height:13990;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" filled="f" stroked="f">
                  <v:textbox inset="0,0,0,0">
                    <w:txbxContent>
                      <w:p w14:paraId="14CF82B6" w14:textId="77777777" w:rsidR="00612B85" w:rsidRDefault="00EB15EF">
                        <w:pPr>
                          <w:spacing w:after="160" w:line="259" w:lineRule="auto"/>
                          <w:ind w:left="0" w:firstLine="0"/>
                          <w:jc w:val="left"/>
                        </w:pPr>
                        <w:r>
                          <w:rPr>
                            <w:b/>
                            <w:color w:val="E5E5E5"/>
                            <w:sz w:val="170"/>
                          </w:rPr>
                          <w:t>DRAFT</w:t>
                        </w:r>
                      </w:p>
                    </w:txbxContent>
                  </v:textbox>
                </v:rect>
              </v:group>
            </w:pict>
          </mc:Fallback>
        </mc:AlternateContent>
      </w:r>
      <w:r w:rsidRPr="000E30DB">
        <w:rPr>
          <w:lang w:val="en-US"/>
        </w:rPr>
        <w:t xml:space="preserve">The immune system uses specialized surveillance mechanisms to detect intracellular changes associated with infection or malignant transformation. Key to this process is the display of intracellular peptide fragments on the cell surface by HLA molecules. As proteins are continually degraded, their peptides are loaded onto HLA molecules and presented as peptide–HLA (pHLA) complexes, offering a snapshot of the cell’s internal state. When this repertoire shifts, such as during viral infection or oncogenic change, cytotoxic T lymphocytes (CTLs) recognize the altered pHLA complexes via their T-cell receptors (TCRs) and eliminate the </w:t>
      </w:r>
      <w:r w:rsidRPr="000E30DB">
        <w:rPr>
          <w:lang w:val="en-US"/>
        </w:rPr>
        <w:t>affected cells</w:t>
      </w:r>
      <w:commentRangeEnd w:id="4"/>
      <w:r w:rsidR="00D228D8" w:rsidRPr="000E30DB">
        <w:rPr>
          <w:rStyle w:val="Kommentarzeichen"/>
          <w:sz w:val="20"/>
          <w:szCs w:val="24"/>
          <w:lang w:val="en-US"/>
        </w:rPr>
        <w:commentReference w:id="4"/>
      </w:r>
      <w:r w:rsidRPr="000E30DB">
        <w:rPr>
          <w:lang w:val="en-US"/>
        </w:rPr>
        <w:t xml:space="preserve">. </w:t>
      </w:r>
      <w:commentRangeStart w:id="5"/>
      <w:r w:rsidRPr="000E30DB">
        <w:rPr>
          <w:lang w:val="en-US"/>
        </w:rPr>
        <w:t xml:space="preserve">Because </w:t>
      </w:r>
      <w:ins w:id="6" w:author="Jörg Birkenfeld" w:date="2025-12-06T10:59:00Z" w16du:dateUtc="2025-12-06T09:59:00Z">
        <w:r w:rsidR="00E865FA">
          <w:rPr>
            <w:lang w:val="en-US"/>
          </w:rPr>
          <w:t xml:space="preserve">approximately </w:t>
        </w:r>
      </w:ins>
      <w:r w:rsidRPr="000E30DB">
        <w:rPr>
          <w:lang w:val="en-US"/>
        </w:rPr>
        <w:t>7</w:t>
      </w:r>
      <w:ins w:id="7" w:author="Jörg Birkenfeld" w:date="2025-12-06T11:01:00Z" w16du:dateUtc="2025-12-06T10:01:00Z">
        <w:r w:rsidR="002F641C">
          <w:rPr>
            <w:lang w:val="en-US"/>
          </w:rPr>
          <w:t>3</w:t>
        </w:r>
      </w:ins>
      <w:del w:id="8" w:author="Jörg Birkenfeld" w:date="2025-12-06T11:01:00Z" w16du:dateUtc="2025-12-06T10:01:00Z">
        <w:r w:rsidRPr="000E30DB" w:rsidDel="002F641C">
          <w:rPr>
            <w:lang w:val="en-US"/>
          </w:rPr>
          <w:delText>5</w:delText>
        </w:r>
      </w:del>
      <w:r w:rsidRPr="000E30DB">
        <w:rPr>
          <w:lang w:val="en-US"/>
        </w:rPr>
        <w:t>% of human proteins are intracellular</w:t>
      </w:r>
      <w:commentRangeEnd w:id="5"/>
      <w:r w:rsidR="0012028B" w:rsidRPr="000E30DB">
        <w:rPr>
          <w:rStyle w:val="Kommentarzeichen"/>
          <w:sz w:val="20"/>
          <w:szCs w:val="24"/>
          <w:lang w:val="en-US"/>
        </w:rPr>
        <w:commentReference w:id="5"/>
      </w:r>
      <w:r w:rsidRPr="000E30DB">
        <w:rPr>
          <w:lang w:val="en-US"/>
        </w:rPr>
        <w:t xml:space="preserve">, </w:t>
      </w:r>
      <w:commentRangeStart w:id="9"/>
      <w:r w:rsidRPr="000E30DB">
        <w:rPr>
          <w:lang w:val="en-US"/>
        </w:rPr>
        <w:t>including many oncogenic drivers and tumor-associated antigens, the HLA immunopeptidome offers a large pool of targets for cancer immunotherapy. T-cell receptor mimic antibodies (TCRms) leverage this by using conventional antibody scaffolds to recognize linear peptide epitopes presented by HLA molecules rather than conformational surface epitopes. HLA class I molecules typically display 8–11 amino-acid peptides (usually 9-mers), with occasional longer peptides that bulge from the groove, creating unique design constraints. As with natural TCRs, TCRms can cross-react with different pHLA complexes that share similar surface features, raising important safety concerns due to potential off-target recognition of self-peptides</w:t>
      </w:r>
      <w:commentRangeEnd w:id="9"/>
      <w:r w:rsidR="00C75925" w:rsidRPr="000E30DB">
        <w:rPr>
          <w:rStyle w:val="Kommentarzeichen"/>
          <w:sz w:val="20"/>
          <w:szCs w:val="24"/>
          <w:lang w:val="en-US"/>
        </w:rPr>
        <w:commentReference w:id="9"/>
      </w:r>
      <w:r w:rsidRPr="000E30DB">
        <w:rPr>
          <w:lang w:val="en-US"/>
        </w:rPr>
        <w:t>. Systematic identification of physiologically relevant off-targets faces four challenges: vast search pool, population specific variants, fragmented experimental evidence, and multi-dimensional risk assessment poorly captured by single metrics. Current computational tools each address specific aspects of off-target prediction, but none yet offer a fully integrated framework encompassing the breadth of relevant biological variables. Sequence-oriented methods such as Expitope (</w:t>
      </w:r>
      <w:r w:rsidRPr="000E30DB">
        <w:rPr>
          <w:color w:val="0000FF"/>
          <w:lang w:val="en-US"/>
        </w:rPr>
        <w:t>1</w:t>
      </w:r>
      <w:r w:rsidRPr="000E30DB">
        <w:rPr>
          <w:lang w:val="en-US"/>
        </w:rPr>
        <w:t>) and iCrossR (</w:t>
      </w:r>
      <w:r w:rsidRPr="000E30DB">
        <w:rPr>
          <w:color w:val="0000FF"/>
          <w:lang w:val="en-US"/>
        </w:rPr>
        <w:t>2</w:t>
      </w:r>
      <w:r w:rsidRPr="000E30DB">
        <w:rPr>
          <w:lang w:val="en-US"/>
        </w:rPr>
        <w:t>) focus primarily on amino-acid identity and HLA-binding predictions, but do not explicitly incorporate population-level variation or broader biophysical properties. Biochemical similarity approaches, including dGraph (</w:t>
      </w:r>
      <w:r w:rsidRPr="000E30DB">
        <w:rPr>
          <w:color w:val="0000FF"/>
          <w:lang w:val="en-US"/>
        </w:rPr>
        <w:t>3</w:t>
      </w:r>
      <w:r w:rsidRPr="000E30DB">
        <w:rPr>
          <w:lang w:val="en-US"/>
        </w:rPr>
        <w:t>) and sCRAP (</w:t>
      </w:r>
      <w:r w:rsidRPr="000E30DB">
        <w:rPr>
          <w:color w:val="0000FF"/>
          <w:lang w:val="en-US"/>
        </w:rPr>
        <w:t>4</w:t>
      </w:r>
      <w:r w:rsidRPr="000E30DB">
        <w:rPr>
          <w:lang w:val="en-US"/>
        </w:rPr>
        <w:t>), leverage physicochemical descriptors, yet presently lack systematic integration of complementary evidence sources. CrossDome (</w:t>
      </w:r>
      <w:r w:rsidRPr="000E30DB">
        <w:rPr>
          <w:color w:val="0000FF"/>
          <w:lang w:val="en-US"/>
        </w:rPr>
        <w:t>5</w:t>
      </w:r>
      <w:r w:rsidRPr="000E30DB">
        <w:rPr>
          <w:lang w:val="en-US"/>
        </w:rPr>
        <w:t>) advances the field through the incorporation of immunopeptidomics datasets, although its search space is confined to previously validated peptides, which may limit the discovery of novel off-target interactions. ARDiTox (</w:t>
      </w:r>
      <w:r w:rsidRPr="000E30DB">
        <w:rPr>
          <w:color w:val="0000FF"/>
          <w:lang w:val="en-US"/>
        </w:rPr>
        <w:t>6</w:t>
      </w:r>
      <w:r w:rsidRPr="000E30DB">
        <w:rPr>
          <w:lang w:val="en-US"/>
        </w:rPr>
        <w:t xml:space="preserve">) incorporates SNP-derived variants, and while the conceptual strategy is outlined, detailed methodological validation and an assessment of its influence on </w:t>
      </w:r>
      <w:commentRangeStart w:id="10"/>
      <w:commentRangeStart w:id="11"/>
      <w:r w:rsidRPr="000E30DB">
        <w:rPr>
          <w:lang w:val="en-US"/>
        </w:rPr>
        <w:t>predictive performance have not yet been presented</w:t>
      </w:r>
      <w:commentRangeEnd w:id="10"/>
      <w:r w:rsidR="000B19B2" w:rsidRPr="000E30DB">
        <w:rPr>
          <w:rStyle w:val="Kommentarzeichen"/>
          <w:sz w:val="20"/>
          <w:szCs w:val="24"/>
          <w:lang w:val="en-US"/>
        </w:rPr>
        <w:commentReference w:id="10"/>
      </w:r>
      <w:commentRangeEnd w:id="11"/>
      <w:r w:rsidR="00947024" w:rsidRPr="000E30DB">
        <w:rPr>
          <w:rStyle w:val="Kommentarzeichen"/>
          <w:sz w:val="20"/>
          <w:szCs w:val="24"/>
          <w:lang w:val="en-US"/>
        </w:rPr>
        <w:commentReference w:id="11"/>
      </w:r>
      <w:r w:rsidRPr="000E30DB">
        <w:rPr>
          <w:lang w:val="en-US"/>
        </w:rPr>
        <w:t xml:space="preserve">. To address these computational and biological challenges, we developed EpiTox, a multi-modular platform that integrates sequence-based, structure-informed, and evidence-based methods to systematically identify and </w:t>
      </w:r>
      <w:r w:rsidRPr="000E30DB">
        <w:rPr>
          <w:lang w:val="en-US"/>
        </w:rPr>
        <w:lastRenderedPageBreak/>
        <w:t>prioritize pHLA off-targets. EpiTox addresses this through 3 key innovations: (1) systematic population-specific variant integration, (2) a Bayesian framework for integrating heterogeneous experimental evidence, and (3) multi-modular ranking that captures complementary risk dimensions. We applied</w:t>
      </w:r>
    </w:p>
    <w:p w14:paraId="4A8C7BEE" w14:textId="77777777" w:rsidR="00612B85" w:rsidRPr="000E30DB" w:rsidRDefault="00EB15EF">
      <w:pPr>
        <w:tabs>
          <w:tab w:val="center" w:pos="1560"/>
          <w:tab w:val="center" w:pos="2167"/>
          <w:tab w:val="center" w:pos="2558"/>
          <w:tab w:val="center" w:pos="2948"/>
          <w:tab w:val="center" w:pos="3650"/>
          <w:tab w:val="center" w:pos="4351"/>
          <w:tab w:val="right" w:pos="4840"/>
        </w:tabs>
        <w:spacing w:after="0" w:line="259" w:lineRule="auto"/>
        <w:ind w:left="0" w:firstLine="0"/>
        <w:jc w:val="left"/>
        <w:rPr>
          <w:lang w:val="en-US"/>
        </w:rPr>
      </w:pPr>
      <w:r w:rsidRPr="000E30DB">
        <w:rPr>
          <w:sz w:val="22"/>
          <w:lang w:val="en-US"/>
        </w:rPr>
        <w:tab/>
      </w:r>
      <w:r w:rsidRPr="000E30DB">
        <w:rPr>
          <w:sz w:val="13"/>
          <w:lang w:val="en-US"/>
        </w:rPr>
        <w:t xml:space="preserve">Al-Hasani </w:t>
      </w:r>
      <w:r w:rsidRPr="000E30DB">
        <w:rPr>
          <w:i/>
          <w:sz w:val="13"/>
          <w:lang w:val="en-US"/>
        </w:rPr>
        <w:t>et al.</w:t>
      </w:r>
      <w:r w:rsidRPr="000E30DB">
        <w:rPr>
          <w:i/>
          <w:sz w:val="13"/>
          <w:lang w:val="en-US"/>
        </w:rPr>
        <w:tab/>
      </w:r>
      <w:r w:rsidRPr="000E30DB">
        <w:rPr>
          <w:sz w:val="13"/>
          <w:lang w:val="en-US"/>
        </w:rPr>
        <w:t>|</w:t>
      </w:r>
      <w:r w:rsidRPr="000E30DB">
        <w:rPr>
          <w:sz w:val="13"/>
          <w:lang w:val="en-US"/>
        </w:rPr>
        <w:tab/>
        <w:t>bio</w:t>
      </w:r>
      <w:r w:rsidRPr="000E30DB">
        <w:rPr>
          <w:color w:val="FF0000"/>
          <w:sz w:val="13"/>
          <w:lang w:val="en-US"/>
        </w:rPr>
        <w:t>R</w:t>
      </w:r>
      <w:r>
        <w:rPr>
          <w:i/>
          <w:sz w:val="14"/>
        </w:rPr>
        <w:t>χ</w:t>
      </w:r>
      <w:r w:rsidRPr="000E30DB">
        <w:rPr>
          <w:sz w:val="13"/>
          <w:lang w:val="en-US"/>
        </w:rPr>
        <w:t>iv</w:t>
      </w:r>
      <w:r w:rsidRPr="000E30DB">
        <w:rPr>
          <w:sz w:val="13"/>
          <w:lang w:val="en-US"/>
        </w:rPr>
        <w:tab/>
        <w:t>|</w:t>
      </w:r>
      <w:r w:rsidRPr="000E30DB">
        <w:rPr>
          <w:sz w:val="13"/>
          <w:lang w:val="en-US"/>
        </w:rPr>
        <w:tab/>
        <w:t>December 5, 2025</w:t>
      </w:r>
      <w:r w:rsidRPr="000E30DB">
        <w:rPr>
          <w:sz w:val="13"/>
          <w:lang w:val="en-US"/>
        </w:rPr>
        <w:tab/>
        <w:t>|</w:t>
      </w:r>
      <w:r w:rsidRPr="000E30DB">
        <w:rPr>
          <w:sz w:val="13"/>
          <w:lang w:val="en-US"/>
        </w:rPr>
        <w:tab/>
        <w:t>1–</w:t>
      </w:r>
      <w:r w:rsidRPr="000E30DB">
        <w:rPr>
          <w:color w:val="0000FF"/>
          <w:sz w:val="13"/>
          <w:lang w:val="en-US"/>
        </w:rPr>
        <w:t>13</w:t>
      </w:r>
    </w:p>
    <w:p w14:paraId="0A7B2E35" w14:textId="77777777" w:rsidR="00612B85" w:rsidRPr="000E30DB" w:rsidRDefault="00EB15EF">
      <w:pPr>
        <w:spacing w:after="399" w:line="265" w:lineRule="auto"/>
        <w:ind w:left="100"/>
        <w:jc w:val="left"/>
        <w:rPr>
          <w:lang w:val="en-US"/>
        </w:rPr>
      </w:pPr>
      <w:r w:rsidRPr="000E30DB">
        <w:rPr>
          <w:sz w:val="16"/>
          <w:lang w:val="en-US"/>
        </w:rPr>
        <w:t>Methods</w:t>
      </w:r>
    </w:p>
    <w:p w14:paraId="32A86B71" w14:textId="26F9AFFF" w:rsidR="00612B85" w:rsidRPr="000E30DB" w:rsidRDefault="00EB15EF">
      <w:pPr>
        <w:spacing w:after="377"/>
        <w:ind w:left="100"/>
        <w:rPr>
          <w:lang w:val="en-US"/>
        </w:rPr>
      </w:pPr>
      <w:r w:rsidRPr="000E30DB">
        <w:rPr>
          <w:lang w:val="en-US"/>
        </w:rPr>
        <w:t>EpiTox to MAGE-A3, a therapeutic target associated with fatal neurotoxicity in clinical trials, to demonstrate its capability to identify both potential toxic off-targets (MAGEA12</w:t>
      </w:r>
      <w:ins w:id="12" w:author="Guenter Roth" w:date="2025-12-07T12:00:00Z" w16du:dateUtc="2025-12-07T11:00:00Z">
        <w:r w:rsidR="000153D2">
          <w:rPr>
            <w:lang w:val="en-US"/>
          </w:rPr>
          <w:t>-</w:t>
        </w:r>
      </w:ins>
      <w:r w:rsidRPr="000E30DB">
        <w:rPr>
          <w:lang w:val="en-US"/>
        </w:rPr>
        <w:t>KMAELVHFL and EPS8L2-SAAELVHFL (</w:t>
      </w:r>
      <w:r w:rsidRPr="000E30DB">
        <w:rPr>
          <w:color w:val="0000FF"/>
          <w:lang w:val="en-US"/>
        </w:rPr>
        <w:t>7</w:t>
      </w:r>
      <w:r w:rsidRPr="000E30DB">
        <w:rPr>
          <w:lang w:val="en-US"/>
        </w:rPr>
        <w:t xml:space="preserve">, </w:t>
      </w:r>
      <w:r w:rsidRPr="000E30DB">
        <w:rPr>
          <w:color w:val="0000FF"/>
          <w:lang w:val="en-US"/>
        </w:rPr>
        <w:t>8</w:t>
      </w:r>
      <w:r w:rsidRPr="000E30DB">
        <w:rPr>
          <w:lang w:val="en-US"/>
        </w:rPr>
        <w:t xml:space="preserve">)) and predict novel cross-reactive peptides. Using high-throughput TCRm binding assays, we experimentally validated 538 predicted peptides, representing one of the largest systematic validation efforts for off-target prediction to date. </w:t>
      </w:r>
      <w:commentRangeStart w:id="13"/>
      <w:commentRangeStart w:id="14"/>
      <w:r w:rsidRPr="000E30DB">
        <w:rPr>
          <w:lang w:val="en-US"/>
        </w:rPr>
        <w:t>Our results demonstrate EpiTox’s ability to recover previously reported off-targets and identify 26 novel off-targets that, to our knowledge, have not been described in the literature.</w:t>
      </w:r>
      <w:commentRangeEnd w:id="13"/>
      <w:r w:rsidR="00947024" w:rsidRPr="000E30DB">
        <w:rPr>
          <w:rStyle w:val="Kommentarzeichen"/>
          <w:sz w:val="20"/>
          <w:szCs w:val="24"/>
          <w:lang w:val="en-US"/>
        </w:rPr>
        <w:commentReference w:id="13"/>
      </w:r>
      <w:commentRangeEnd w:id="14"/>
      <w:r w:rsidR="0058283B" w:rsidRPr="000E30DB">
        <w:rPr>
          <w:rStyle w:val="Kommentarzeichen"/>
          <w:sz w:val="20"/>
          <w:szCs w:val="24"/>
          <w:lang w:val="en-US"/>
        </w:rPr>
        <w:commentReference w:id="14"/>
      </w:r>
    </w:p>
    <w:p w14:paraId="022E8CC5" w14:textId="77777777" w:rsidR="00612B85" w:rsidRDefault="00EB15EF">
      <w:pPr>
        <w:pStyle w:val="berschrift1"/>
        <w:spacing w:after="105"/>
        <w:ind w:left="100" w:right="2401"/>
      </w:pPr>
      <w:r>
        <w:t>Methods</w:t>
      </w:r>
    </w:p>
    <w:p w14:paraId="4EDB1651" w14:textId="77777777" w:rsidR="00612B85" w:rsidRPr="000E30DB" w:rsidRDefault="00EB15EF">
      <w:pPr>
        <w:numPr>
          <w:ilvl w:val="0"/>
          <w:numId w:val="1"/>
        </w:numPr>
        <w:spacing w:after="294"/>
        <w:rPr>
          <w:lang w:val="en-US"/>
        </w:rPr>
      </w:pPr>
      <w:r w:rsidRPr="000E30DB">
        <w:rPr>
          <w:b/>
          <w:sz w:val="19"/>
          <w:lang w:val="en-US"/>
        </w:rPr>
        <w:t xml:space="preserve">Data sources and acquisition. </w:t>
      </w:r>
      <w:r w:rsidRPr="000E30DB">
        <w:rPr>
          <w:lang w:val="en-US"/>
        </w:rPr>
        <w:t>EpiTox integrates multiple public databases at different points into its different pipelines. Datasets were first filtered according to their compatibility with each other then followed by individual preprocessing. Key parameters for each dataset are provided in (supplementary table 1). Protein sequences were fully mapped across databases by aligning both canonical and isoform variants using UniProt and Ensembl identifiers. Unmapped sequences were excluded from the downstream analysis. Data processing and analysis employed both established bioinformatics tools, modules and packages, and custom-built modules for EpiTox (supplementary Table 2). Key/default parameters for each analytical step are provided where applicable.</w:t>
      </w:r>
    </w:p>
    <w:p w14:paraId="45F3F679" w14:textId="77777777" w:rsidR="00612B85" w:rsidRPr="000E30DB" w:rsidRDefault="00EB15EF">
      <w:pPr>
        <w:numPr>
          <w:ilvl w:val="0"/>
          <w:numId w:val="1"/>
        </w:numPr>
        <w:spacing w:after="252"/>
        <w:rPr>
          <w:lang w:val="en-US"/>
        </w:rPr>
      </w:pPr>
      <w:r w:rsidRPr="000E30DB">
        <w:rPr>
          <w:b/>
          <w:sz w:val="19"/>
          <w:lang w:val="en-US"/>
        </w:rPr>
        <w:t xml:space="preserve">Target Positional Template (TPT). </w:t>
      </w:r>
      <w:r w:rsidRPr="000E30DB">
        <w:rPr>
          <w:lang w:val="en-US"/>
        </w:rPr>
        <w:t xml:space="preserve">We adapted the concept of substitution matrix, that is widely used in literature to create a target-based template for target HLA-allele binding profile. For target peptide T (length </w:t>
      </w:r>
      <w:r w:rsidRPr="000E30DB">
        <w:rPr>
          <w:i/>
          <w:lang w:val="en-US"/>
        </w:rPr>
        <w:t>L</w:t>
      </w:r>
      <w:r w:rsidRPr="000E30DB">
        <w:rPr>
          <w:lang w:val="en-US"/>
        </w:rPr>
        <w:t>), all single-residue substitutions (</w:t>
      </w:r>
      <w:r w:rsidRPr="000E30DB">
        <w:rPr>
          <w:i/>
          <w:lang w:val="en-US"/>
        </w:rPr>
        <w:t>L×</w:t>
      </w:r>
      <w:r w:rsidRPr="000E30DB">
        <w:rPr>
          <w:lang w:val="en-US"/>
        </w:rPr>
        <w:t>19) were generated, and predicted HLA binding affinities were obtained with NetMHCpan (</w:t>
      </w:r>
      <w:r w:rsidRPr="000E30DB">
        <w:rPr>
          <w:color w:val="0000FF"/>
          <w:lang w:val="en-US"/>
        </w:rPr>
        <w:t>9</w:t>
      </w:r>
      <w:r w:rsidRPr="000E30DB">
        <w:rPr>
          <w:lang w:val="en-US"/>
        </w:rPr>
        <w:t xml:space="preserve">). For position </w:t>
      </w:r>
      <w:r w:rsidRPr="000E30DB">
        <w:rPr>
          <w:i/>
          <w:lang w:val="en-US"/>
        </w:rPr>
        <w:t>l</w:t>
      </w:r>
      <w:r w:rsidRPr="000E30DB">
        <w:rPr>
          <w:lang w:val="en-US"/>
        </w:rPr>
        <w:t>, the mean value across substitutions (</w:t>
      </w:r>
      <w:r w:rsidRPr="000E30DB">
        <w:rPr>
          <w:i/>
          <w:lang w:val="en-US"/>
        </w:rPr>
        <w:t>Pos</w:t>
      </w:r>
      <w:r w:rsidRPr="000E30DB">
        <w:rPr>
          <w:i/>
          <w:vertAlign w:val="subscript"/>
          <w:lang w:val="en-US"/>
        </w:rPr>
        <w:t>KDl</w:t>
      </w:r>
      <w:r w:rsidRPr="000E30DB">
        <w:rPr>
          <w:lang w:val="en-US"/>
        </w:rPr>
        <w:t>) was used to derive three complementary metrics:</w:t>
      </w:r>
    </w:p>
    <w:p w14:paraId="3B4350A8" w14:textId="77777777" w:rsidR="00612B85" w:rsidRPr="000E30DB" w:rsidRDefault="00EB15EF">
      <w:pPr>
        <w:pStyle w:val="berschrift2"/>
        <w:spacing w:after="0"/>
        <w:ind w:left="1283"/>
        <w:jc w:val="center"/>
        <w:rPr>
          <w:lang w:val="en-US"/>
        </w:rPr>
      </w:pPr>
      <w:r w:rsidRPr="000E30DB">
        <w:rPr>
          <w:b w:val="0"/>
          <w:i/>
          <w:sz w:val="20"/>
          <w:lang w:val="en-US"/>
        </w:rPr>
        <w:t>Pos</w:t>
      </w:r>
      <w:r w:rsidRPr="000E30DB">
        <w:rPr>
          <w:b w:val="0"/>
          <w:i/>
          <w:sz w:val="20"/>
          <w:vertAlign w:val="subscript"/>
          <w:lang w:val="en-US"/>
        </w:rPr>
        <w:t>KD</w:t>
      </w:r>
      <w:r w:rsidRPr="000E30DB">
        <w:rPr>
          <w:b w:val="0"/>
          <w:i/>
          <w:sz w:val="12"/>
          <w:lang w:val="en-US"/>
        </w:rPr>
        <w:t>X</w:t>
      </w:r>
    </w:p>
    <w:p w14:paraId="207A0890" w14:textId="77777777" w:rsidR="00612B85" w:rsidRPr="000E30DB" w:rsidRDefault="00EB15EF">
      <w:pPr>
        <w:tabs>
          <w:tab w:val="center" w:pos="1979"/>
          <w:tab w:val="center" w:pos="3026"/>
          <w:tab w:val="right" w:pos="4840"/>
        </w:tabs>
        <w:spacing w:after="0" w:line="259" w:lineRule="auto"/>
        <w:ind w:left="0" w:right="-15" w:firstLine="0"/>
        <w:jc w:val="left"/>
        <w:rPr>
          <w:lang w:val="en-US"/>
        </w:rPr>
      </w:pPr>
      <w:r w:rsidRPr="000E30DB">
        <w:rPr>
          <w:sz w:val="22"/>
          <w:lang w:val="en-US"/>
        </w:rPr>
        <w:tab/>
      </w:r>
      <w:r w:rsidRPr="000E30DB">
        <w:rPr>
          <w:i/>
          <w:lang w:val="en-US"/>
        </w:rPr>
        <w:t>FC</w:t>
      </w:r>
      <w:r w:rsidRPr="000E30DB">
        <w:rPr>
          <w:lang w:val="en-US"/>
        </w:rPr>
        <w:t>_</w:t>
      </w:r>
      <w:r w:rsidRPr="000E30DB">
        <w:rPr>
          <w:i/>
          <w:lang w:val="en-US"/>
        </w:rPr>
        <w:t>mean</w:t>
      </w:r>
      <w:r w:rsidRPr="000E30DB">
        <w:rPr>
          <w:i/>
          <w:vertAlign w:val="subscript"/>
          <w:lang w:val="en-US"/>
        </w:rPr>
        <w:t xml:space="preserve">l </w:t>
      </w:r>
      <w:r w:rsidRPr="000E30DB">
        <w:rPr>
          <w:lang w:val="en-US"/>
        </w:rPr>
        <w:t>=</w:t>
      </w:r>
      <w:r w:rsidRPr="000E30DB">
        <w:rPr>
          <w:lang w:val="en-US"/>
        </w:rPr>
        <w:tab/>
      </w:r>
      <w:r>
        <w:rPr>
          <w:noProof/>
          <w:sz w:val="22"/>
        </w:rPr>
        <mc:AlternateContent>
          <mc:Choice Requires="wpg">
            <w:drawing>
              <wp:inline distT="0" distB="0" distL="0" distR="0" wp14:anchorId="5DC0E90E" wp14:editId="4CB9948E">
                <wp:extent cx="500748" cy="5055"/>
                <wp:effectExtent l="0" t="0" r="0" b="0"/>
                <wp:docPr id="50619" name="Group 50619"/>
                <wp:cNvGraphicFramePr/>
                <a:graphic xmlns:a="http://schemas.openxmlformats.org/drawingml/2006/main">
                  <a:graphicData uri="http://schemas.microsoft.com/office/word/2010/wordprocessingGroup">
                    <wpg:wgp>
                      <wpg:cNvGrpSpPr/>
                      <wpg:grpSpPr>
                        <a:xfrm>
                          <a:off x="0" y="0"/>
                          <a:ext cx="500748" cy="5055"/>
                          <a:chOff x="0" y="0"/>
                          <a:chExt cx="500748" cy="5055"/>
                        </a:xfrm>
                      </wpg:grpSpPr>
                      <wps:wsp>
                        <wps:cNvPr id="249" name="Shape 249"/>
                        <wps:cNvSpPr/>
                        <wps:spPr>
                          <a:xfrm>
                            <a:off x="0" y="0"/>
                            <a:ext cx="500748" cy="0"/>
                          </a:xfrm>
                          <a:custGeom>
                            <a:avLst/>
                            <a:gdLst/>
                            <a:ahLst/>
                            <a:cxnLst/>
                            <a:rect l="0" t="0" r="0" b="0"/>
                            <a:pathLst>
                              <a:path w="500748">
                                <a:moveTo>
                                  <a:pt x="0" y="0"/>
                                </a:moveTo>
                                <a:lnTo>
                                  <a:pt x="50074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pic="http://schemas.openxmlformats.org/drawingml/2006/picture" xmlns:a="http://schemas.openxmlformats.org/drawingml/2006/main">
            <w:pict w14:anchorId="54B93519">
              <v:group id="Group 50619" style="width:39.45pt;height:.4pt;mso-position-horizontal-relative:char;mso-position-vertical-relative:line" coordsize="500748,5055" o:spid="_x0000_s1026" w14:anchorId="0578DD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">
                <v:shape id="Shape 249" style="position:absolute;width:500748;height:0;visibility:visible;mso-wrap-style:square;v-text-anchor:top" coordsize="500748,0" o:spid="_x0000_s1027" filled="f" strokeweight=".14042mm" path="m,l50074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">
                  <v:stroke miterlimit="83231f" joinstyle="miter"/>
                  <v:path textboxrect="0,0,500748,0" arrowok="t"/>
                </v:shape>
                <w10:anchorlock/>
              </v:group>
            </w:pict>
          </mc:Fallback>
        </mc:AlternateContent>
      </w:r>
      <w:r w:rsidRPr="000E30DB">
        <w:rPr>
          <w:i/>
          <w:vertAlign w:val="subscript"/>
          <w:lang w:val="en-US"/>
        </w:rPr>
        <w:t>T</w:t>
      </w:r>
      <w:r w:rsidRPr="000E30DB">
        <w:rPr>
          <w:i/>
          <w:vertAlign w:val="superscript"/>
          <w:lang w:val="en-US"/>
        </w:rPr>
        <w:t>l</w:t>
      </w:r>
      <w:r w:rsidRPr="000E30DB">
        <w:rPr>
          <w:i/>
          <w:vertAlign w:val="superscript"/>
          <w:lang w:val="en-US"/>
        </w:rPr>
        <w:tab/>
      </w:r>
      <w:r w:rsidRPr="000E30DB">
        <w:rPr>
          <w:lang w:val="en-US"/>
        </w:rPr>
        <w:t>(1)</w:t>
      </w:r>
    </w:p>
    <w:p w14:paraId="04A73364" w14:textId="77777777" w:rsidR="00612B85" w:rsidRPr="000E30DB" w:rsidRDefault="00EB15EF">
      <w:pPr>
        <w:pStyle w:val="berschrift1"/>
        <w:spacing w:after="93"/>
        <w:ind w:left="1164" w:firstLine="0"/>
        <w:jc w:val="center"/>
        <w:rPr>
          <w:lang w:val="en-US"/>
        </w:rPr>
      </w:pPr>
      <w:r w:rsidRPr="000E30DB">
        <w:rPr>
          <w:b w:val="0"/>
          <w:i/>
          <w:sz w:val="31"/>
          <w:vertAlign w:val="subscript"/>
          <w:lang w:val="en-US"/>
        </w:rPr>
        <w:t>KD</w:t>
      </w:r>
    </w:p>
    <w:p w14:paraId="1D6B23D9" w14:textId="77777777" w:rsidR="00612B85" w:rsidRPr="000E30DB" w:rsidRDefault="00EB15EF">
      <w:pPr>
        <w:spacing w:after="42" w:line="259" w:lineRule="auto"/>
        <w:ind w:right="-15"/>
        <w:jc w:val="right"/>
        <w:rPr>
          <w:lang w:val="en-US"/>
        </w:rPr>
      </w:pPr>
      <w:r w:rsidRPr="000E30DB">
        <w:rPr>
          <w:i/>
          <w:lang w:val="en-US"/>
        </w:rPr>
        <w:t>max</w:t>
      </w:r>
      <w:r w:rsidRPr="000E30DB">
        <w:rPr>
          <w:lang w:val="en-US"/>
        </w:rPr>
        <w:t>(</w:t>
      </w:r>
      <w:r w:rsidRPr="000E30DB">
        <w:rPr>
          <w:i/>
          <w:lang w:val="en-US"/>
        </w:rPr>
        <w:t>Pos</w:t>
      </w:r>
      <w:r w:rsidRPr="000E30DB">
        <w:rPr>
          <w:i/>
          <w:sz w:val="15"/>
          <w:lang w:val="en-US"/>
        </w:rPr>
        <w:t>KD</w:t>
      </w:r>
      <w:r w:rsidRPr="000E30DB">
        <w:rPr>
          <w:i/>
          <w:sz w:val="12"/>
          <w:lang w:val="en-US"/>
        </w:rPr>
        <w:t>X</w:t>
      </w:r>
      <w:r w:rsidRPr="000E30DB">
        <w:rPr>
          <w:lang w:val="en-US"/>
        </w:rPr>
        <w:t>)</w:t>
      </w:r>
      <w:r w:rsidRPr="000E30DB">
        <w:rPr>
          <w:i/>
          <w:lang w:val="en-US"/>
        </w:rPr>
        <w:t>−min</w:t>
      </w:r>
      <w:r w:rsidRPr="000E30DB">
        <w:rPr>
          <w:lang w:val="en-US"/>
        </w:rPr>
        <w:t>(</w:t>
      </w:r>
      <w:r w:rsidRPr="000E30DB">
        <w:rPr>
          <w:i/>
          <w:lang w:val="en-US"/>
        </w:rPr>
        <w:t>Pos</w:t>
      </w:r>
      <w:r w:rsidRPr="000E30DB">
        <w:rPr>
          <w:i/>
          <w:sz w:val="15"/>
          <w:lang w:val="en-US"/>
        </w:rPr>
        <w:t>KD</w:t>
      </w:r>
      <w:r w:rsidRPr="000E30DB">
        <w:rPr>
          <w:i/>
          <w:sz w:val="12"/>
          <w:lang w:val="en-US"/>
        </w:rPr>
        <w:t>X</w:t>
      </w:r>
      <w:r w:rsidRPr="000E30DB">
        <w:rPr>
          <w:lang w:val="en-US"/>
        </w:rPr>
        <w:t>)</w:t>
      </w:r>
    </w:p>
    <w:p w14:paraId="324B0F3A" w14:textId="77777777" w:rsidR="00612B85" w:rsidRPr="000E30DB" w:rsidRDefault="00EB15EF">
      <w:pPr>
        <w:tabs>
          <w:tab w:val="center" w:pos="3355"/>
          <w:tab w:val="right" w:pos="4840"/>
        </w:tabs>
        <w:spacing w:after="130" w:line="259" w:lineRule="auto"/>
        <w:ind w:left="0" w:firstLine="0"/>
        <w:jc w:val="left"/>
        <w:rPr>
          <w:lang w:val="en-US"/>
        </w:rPr>
      </w:pPr>
      <w:r w:rsidRPr="000E30DB">
        <w:rPr>
          <w:i/>
          <w:lang w:val="en-US"/>
        </w:rPr>
        <w:t>Sensitivity</w:t>
      </w:r>
      <w:r w:rsidRPr="000E30DB">
        <w:rPr>
          <w:lang w:val="en-US"/>
        </w:rPr>
        <w:t>_</w:t>
      </w:r>
      <w:r w:rsidRPr="000E30DB">
        <w:rPr>
          <w:i/>
          <w:lang w:val="en-US"/>
        </w:rPr>
        <w:t>score</w:t>
      </w:r>
      <w:r w:rsidRPr="000E30DB">
        <w:rPr>
          <w:i/>
          <w:vertAlign w:val="subscript"/>
          <w:lang w:val="en-US"/>
        </w:rPr>
        <w:t xml:space="preserve">l </w:t>
      </w:r>
      <w:r w:rsidRPr="000E30DB">
        <w:rPr>
          <w:lang w:val="en-US"/>
        </w:rPr>
        <w:t>=</w:t>
      </w:r>
      <w:r w:rsidRPr="000E30DB">
        <w:rPr>
          <w:lang w:val="en-US"/>
        </w:rPr>
        <w:tab/>
      </w:r>
      <w:r>
        <w:rPr>
          <w:noProof/>
          <w:sz w:val="22"/>
        </w:rPr>
        <mc:AlternateContent>
          <mc:Choice Requires="wpg">
            <w:drawing>
              <wp:inline distT="0" distB="0" distL="0" distR="0" wp14:anchorId="0684D698" wp14:editId="312931E1">
                <wp:extent cx="1812798" cy="5055"/>
                <wp:effectExtent l="0" t="0" r="0" b="0"/>
                <wp:docPr id="50620" name="Group 50620"/>
                <wp:cNvGraphicFramePr/>
                <a:graphic xmlns:a="http://schemas.openxmlformats.org/drawingml/2006/main">
                  <a:graphicData uri="http://schemas.microsoft.com/office/word/2010/wordprocessingGroup">
                    <wpg:wgp>
                      <wpg:cNvGrpSpPr/>
                      <wpg:grpSpPr>
                        <a:xfrm>
                          <a:off x="0" y="0"/>
                          <a:ext cx="1812798" cy="5055"/>
                          <a:chOff x="0" y="0"/>
                          <a:chExt cx="1812798" cy="5055"/>
                        </a:xfrm>
                      </wpg:grpSpPr>
                      <wps:wsp>
                        <wps:cNvPr id="273" name="Shape 273"/>
                        <wps:cNvSpPr/>
                        <wps:spPr>
                          <a:xfrm>
                            <a:off x="0" y="0"/>
                            <a:ext cx="1812798" cy="0"/>
                          </a:xfrm>
                          <a:custGeom>
                            <a:avLst/>
                            <a:gdLst/>
                            <a:ahLst/>
                            <a:cxnLst/>
                            <a:rect l="0" t="0" r="0" b="0"/>
                            <a:pathLst>
                              <a:path w="1812798">
                                <a:moveTo>
                                  <a:pt x="0" y="0"/>
                                </a:moveTo>
                                <a:lnTo>
                                  <a:pt x="18127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pic="http://schemas.openxmlformats.org/drawingml/2006/picture" xmlns:a="http://schemas.openxmlformats.org/drawingml/2006/main">
            <w:pict w14:anchorId="647D2D05">
              <v:group id="Group 50620" style="width:142.75pt;height:.4pt;mso-position-horizontal-relative:char;mso-position-vertical-relative:line" coordsize="18127,50" o:spid="_x0000_s1026" w14:anchorId="77FA2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">
                <v:shape id="Shape 273" style="position:absolute;width:18127;height:0;visibility:visible;mso-wrap-style:square;v-text-anchor:top" coordsize="1812798,0" o:spid="_x0000_s1027" filled="f" strokeweight=".14042mm" path="m,l181279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">
                  <v:stroke miterlimit="83231f" joinstyle="miter"/>
                  <v:path textboxrect="0,0,1812798,0" arrowok="t"/>
                </v:shape>
                <w10:anchorlock/>
              </v:group>
            </w:pict>
          </mc:Fallback>
        </mc:AlternateContent>
      </w:r>
      <w:r w:rsidRPr="000E30DB">
        <w:rPr>
          <w:i/>
          <w:vertAlign w:val="superscript"/>
          <w:lang w:val="en-US"/>
        </w:rPr>
        <w:t>l</w:t>
      </w:r>
      <w:r w:rsidRPr="000E30DB">
        <w:rPr>
          <w:i/>
          <w:lang w:val="en-US"/>
        </w:rPr>
        <w:t>KD</w:t>
      </w:r>
      <w:r w:rsidRPr="000E30DB">
        <w:rPr>
          <w:i/>
          <w:vertAlign w:val="subscript"/>
          <w:lang w:val="en-US"/>
        </w:rPr>
        <w:t>T</w:t>
      </w:r>
      <w:r w:rsidRPr="000E30DB">
        <w:rPr>
          <w:i/>
          <w:vertAlign w:val="subscript"/>
          <w:lang w:val="en-US"/>
        </w:rPr>
        <w:tab/>
      </w:r>
      <w:r w:rsidRPr="000E30DB">
        <w:rPr>
          <w:i/>
          <w:vertAlign w:val="superscript"/>
          <w:lang w:val="en-US"/>
        </w:rPr>
        <w:t>l</w:t>
      </w:r>
    </w:p>
    <w:p w14:paraId="04940448" w14:textId="77777777" w:rsidR="00612B85" w:rsidRPr="000E30DB" w:rsidRDefault="00EB15EF">
      <w:pPr>
        <w:spacing w:after="69" w:line="259" w:lineRule="auto"/>
        <w:ind w:right="-15"/>
        <w:jc w:val="right"/>
        <w:rPr>
          <w:lang w:val="en-US"/>
        </w:rPr>
      </w:pPr>
      <w:r w:rsidRPr="000E30DB">
        <w:rPr>
          <w:lang w:val="en-US"/>
        </w:rPr>
        <w:t>(2)</w:t>
      </w:r>
    </w:p>
    <w:p w14:paraId="3D74FA53" w14:textId="77777777" w:rsidR="00612B85" w:rsidRPr="000E30DB" w:rsidRDefault="00EB15EF">
      <w:pPr>
        <w:spacing w:after="0" w:line="259" w:lineRule="auto"/>
        <w:ind w:right="399"/>
        <w:jc w:val="right"/>
        <w:rPr>
          <w:lang w:val="en-US"/>
        </w:rPr>
      </w:pPr>
      <w:r w:rsidRPr="000E30DB">
        <w:rPr>
          <w:lang w:val="en-US"/>
        </w:rPr>
        <w:t>#(</w:t>
      </w:r>
      <w:r w:rsidRPr="000E30DB">
        <w:rPr>
          <w:i/>
          <w:lang w:val="en-US"/>
        </w:rPr>
        <w:t>Pos</w:t>
      </w:r>
      <w:r w:rsidRPr="000E30DB">
        <w:rPr>
          <w:i/>
          <w:sz w:val="15"/>
          <w:lang w:val="en-US"/>
        </w:rPr>
        <w:t>KD</w:t>
      </w:r>
      <w:r w:rsidRPr="000E30DB">
        <w:rPr>
          <w:i/>
          <w:sz w:val="12"/>
          <w:lang w:val="en-US"/>
        </w:rPr>
        <w:t xml:space="preserve">X </w:t>
      </w:r>
      <w:r w:rsidRPr="000E30DB">
        <w:rPr>
          <w:i/>
          <w:lang w:val="en-US"/>
        </w:rPr>
        <w:t>≤ KD</w:t>
      </w:r>
      <w:r w:rsidRPr="000E30DB">
        <w:rPr>
          <w:i/>
          <w:sz w:val="15"/>
          <w:lang w:val="en-US"/>
        </w:rPr>
        <w:t>T</w:t>
      </w:r>
      <w:r w:rsidRPr="000E30DB">
        <w:rPr>
          <w:lang w:val="en-US"/>
        </w:rPr>
        <w:t>)</w:t>
      </w:r>
    </w:p>
    <w:p w14:paraId="4BB41685" w14:textId="77777777" w:rsidR="00612B85" w:rsidRPr="000E30DB" w:rsidRDefault="00EB15EF">
      <w:pPr>
        <w:spacing w:after="173" w:line="259" w:lineRule="auto"/>
        <w:ind w:left="3296" w:hanging="3064"/>
        <w:jc w:val="left"/>
        <w:rPr>
          <w:lang w:val="en-US"/>
        </w:rPr>
      </w:pPr>
      <w:r w:rsidRPr="000E30DB">
        <w:rPr>
          <w:i/>
          <w:lang w:val="en-US"/>
        </w:rPr>
        <w:t>Percent</w:t>
      </w:r>
      <w:r w:rsidRPr="000E30DB">
        <w:rPr>
          <w:lang w:val="en-US"/>
        </w:rPr>
        <w:t>_</w:t>
      </w:r>
      <w:r w:rsidRPr="000E30DB">
        <w:rPr>
          <w:i/>
          <w:lang w:val="en-US"/>
        </w:rPr>
        <w:t>Better</w:t>
      </w:r>
      <w:r w:rsidRPr="000E30DB">
        <w:rPr>
          <w:lang w:val="en-US"/>
        </w:rPr>
        <w:t>_</w:t>
      </w:r>
      <w:r w:rsidRPr="000E30DB">
        <w:rPr>
          <w:i/>
          <w:lang w:val="en-US"/>
        </w:rPr>
        <w:t>than</w:t>
      </w:r>
      <w:r w:rsidRPr="000E30DB">
        <w:rPr>
          <w:lang w:val="en-US"/>
        </w:rPr>
        <w:t>_</w:t>
      </w:r>
      <w:r w:rsidRPr="000E30DB">
        <w:rPr>
          <w:i/>
          <w:lang w:val="en-US"/>
        </w:rPr>
        <w:t>T</w:t>
      </w:r>
      <w:r w:rsidRPr="000E30DB">
        <w:rPr>
          <w:i/>
          <w:vertAlign w:val="subscript"/>
          <w:lang w:val="en-US"/>
        </w:rPr>
        <w:t xml:space="preserve">l </w:t>
      </w:r>
      <w:r w:rsidRPr="000E30DB">
        <w:rPr>
          <w:lang w:val="en-US"/>
        </w:rPr>
        <w:t>=</w:t>
      </w:r>
      <w:r w:rsidRPr="000E30DB">
        <w:rPr>
          <w:lang w:val="en-US"/>
        </w:rPr>
        <w:tab/>
      </w:r>
      <w:r>
        <w:rPr>
          <w:noProof/>
          <w:sz w:val="22"/>
        </w:rPr>
        <mc:AlternateContent>
          <mc:Choice Requires="wpg">
            <w:drawing>
              <wp:inline distT="0" distB="0" distL="0" distR="0" wp14:anchorId="146B421C" wp14:editId="71D3D694">
                <wp:extent cx="1167917" cy="5055"/>
                <wp:effectExtent l="0" t="0" r="0" b="0"/>
                <wp:docPr id="50621" name="Group 50621"/>
                <wp:cNvGraphicFramePr/>
                <a:graphic xmlns:a="http://schemas.openxmlformats.org/drawingml/2006/main">
                  <a:graphicData uri="http://schemas.microsoft.com/office/word/2010/wordprocessingGroup">
                    <wpg:wgp>
                      <wpg:cNvGrpSpPr/>
                      <wpg:grpSpPr>
                        <a:xfrm>
                          <a:off x="0" y="0"/>
                          <a:ext cx="1167917" cy="5055"/>
                          <a:chOff x="0" y="0"/>
                          <a:chExt cx="1167917" cy="5055"/>
                        </a:xfrm>
                      </wpg:grpSpPr>
                      <wps:wsp>
                        <wps:cNvPr id="295" name="Shape 295"/>
                        <wps:cNvSpPr/>
                        <wps:spPr>
                          <a:xfrm>
                            <a:off x="0" y="0"/>
                            <a:ext cx="1167917" cy="0"/>
                          </a:xfrm>
                          <a:custGeom>
                            <a:avLst/>
                            <a:gdLst/>
                            <a:ahLst/>
                            <a:cxnLst/>
                            <a:rect l="0" t="0" r="0" b="0"/>
                            <a:pathLst>
                              <a:path w="1167917">
                                <a:moveTo>
                                  <a:pt x="0" y="0"/>
                                </a:moveTo>
                                <a:lnTo>
                                  <a:pt x="116791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pic="http://schemas.openxmlformats.org/drawingml/2006/picture" xmlns:a="http://schemas.openxmlformats.org/drawingml/2006/main">
            <w:pict w14:anchorId="18F146D2">
              <v:group id="Group 50621" style="width:91.95pt;height:.4pt;mso-position-horizontal-relative:char;mso-position-vertical-relative:line" coordsize="11679,50" o:spid="_x0000_s1026" w14:anchorId="09EA9C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">
                <v:shape id="Shape 295" style="position:absolute;width:11679;height:0;visibility:visible;mso-wrap-style:square;v-text-anchor:top" coordsize="1167917,0" o:spid="_x0000_s1027" filled="f" strokeweight=".14042mm" path="m,l11679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">
                  <v:stroke miterlimit="83231f" joinstyle="miter"/>
                  <v:path textboxrect="0,0,1167917,0" arrowok="t"/>
                </v:shape>
                <w10:anchorlock/>
              </v:group>
            </w:pict>
          </mc:Fallback>
        </mc:AlternateContent>
      </w:r>
      <w:r w:rsidRPr="000E30DB">
        <w:rPr>
          <w:i/>
          <w:vertAlign w:val="superscript"/>
          <w:lang w:val="en-US"/>
        </w:rPr>
        <w:t>l</w:t>
      </w:r>
      <w:r w:rsidRPr="000E30DB">
        <w:rPr>
          <w:i/>
          <w:vertAlign w:val="superscript"/>
          <w:lang w:val="en-US"/>
        </w:rPr>
        <w:tab/>
      </w:r>
      <w:r w:rsidRPr="000E30DB">
        <w:rPr>
          <w:lang w:val="en-US"/>
        </w:rPr>
        <w:t xml:space="preserve">(3) </w:t>
      </w:r>
      <w:r w:rsidRPr="000E30DB">
        <w:rPr>
          <w:i/>
          <w:lang w:val="en-US"/>
        </w:rPr>
        <w:t>n×</w:t>
      </w:r>
      <w:r w:rsidRPr="000E30DB">
        <w:rPr>
          <w:lang w:val="en-US"/>
        </w:rPr>
        <w:t>100</w:t>
      </w:r>
    </w:p>
    <w:p w14:paraId="56D0DA63" w14:textId="77777777" w:rsidR="00612B85" w:rsidRPr="000E30DB" w:rsidRDefault="00EB15EF">
      <w:pPr>
        <w:ind w:left="90" w:firstLine="199"/>
        <w:rPr>
          <w:lang w:val="en-US"/>
        </w:rPr>
      </w:pPr>
      <w:r w:rsidRPr="000E30DB">
        <w:rPr>
          <w:lang w:val="en-US"/>
        </w:rPr>
        <w:t xml:space="preserve">where </w:t>
      </w:r>
      <w:r w:rsidRPr="000E30DB">
        <w:rPr>
          <w:i/>
          <w:lang w:val="en-US"/>
        </w:rPr>
        <w:t xml:space="preserve">n </w:t>
      </w:r>
      <w:r w:rsidRPr="000E30DB">
        <w:rPr>
          <w:lang w:val="en-US"/>
        </w:rPr>
        <w:t>= #</w:t>
      </w:r>
      <w:r w:rsidRPr="000E30DB">
        <w:rPr>
          <w:i/>
          <w:lang w:val="en-US"/>
        </w:rPr>
        <w:t>{KD</w:t>
      </w:r>
      <w:r w:rsidRPr="000E30DB">
        <w:rPr>
          <w:i/>
          <w:vertAlign w:val="subscript"/>
          <w:lang w:val="en-US"/>
        </w:rPr>
        <w:t>l</w:t>
      </w:r>
      <w:r w:rsidRPr="000E30DB">
        <w:rPr>
          <w:i/>
          <w:vertAlign w:val="superscript"/>
          <w:lang w:val="en-US"/>
        </w:rPr>
        <w:t xml:space="preserve">X </w:t>
      </w:r>
      <w:r w:rsidRPr="000E30DB">
        <w:rPr>
          <w:lang w:val="en-US"/>
        </w:rPr>
        <w:t>is valid (non-NA)</w:t>
      </w:r>
      <w:r w:rsidRPr="000E30DB">
        <w:rPr>
          <w:i/>
          <w:lang w:val="en-US"/>
        </w:rPr>
        <w:t xml:space="preserve">} </w:t>
      </w:r>
      <w:r w:rsidRPr="000E30DB">
        <w:rPr>
          <w:lang w:val="en-US"/>
        </w:rPr>
        <w:t xml:space="preserve">Positions in the top 30% for both </w:t>
      </w:r>
      <w:r w:rsidRPr="000E30DB">
        <w:rPr>
          <w:i/>
          <w:lang w:val="en-US"/>
        </w:rPr>
        <w:t>FC</w:t>
      </w:r>
      <w:r w:rsidRPr="000E30DB">
        <w:rPr>
          <w:lang w:val="en-US"/>
        </w:rPr>
        <w:t>_</w:t>
      </w:r>
      <w:r w:rsidRPr="000E30DB">
        <w:rPr>
          <w:i/>
          <w:lang w:val="en-US"/>
        </w:rPr>
        <w:t xml:space="preserve">mean </w:t>
      </w:r>
      <w:r w:rsidRPr="000E30DB">
        <w:rPr>
          <w:lang w:val="en-US"/>
        </w:rPr>
        <w:t xml:space="preserve">and Sensitivity were designated as anchors, those in the top 30% for </w:t>
      </w:r>
      <w:r w:rsidRPr="000E30DB">
        <w:rPr>
          <w:i/>
          <w:lang w:val="en-US"/>
        </w:rPr>
        <w:t>Percent</w:t>
      </w:r>
      <w:r w:rsidRPr="000E30DB">
        <w:rPr>
          <w:lang w:val="en-US"/>
        </w:rPr>
        <w:t>_</w:t>
      </w:r>
      <w:r w:rsidRPr="000E30DB">
        <w:rPr>
          <w:i/>
          <w:lang w:val="en-US"/>
        </w:rPr>
        <w:t>Better</w:t>
      </w:r>
      <w:r w:rsidRPr="000E30DB">
        <w:rPr>
          <w:lang w:val="en-US"/>
        </w:rPr>
        <w:t>_</w:t>
      </w:r>
      <w:r w:rsidRPr="000E30DB">
        <w:rPr>
          <w:i/>
          <w:lang w:val="en-US"/>
        </w:rPr>
        <w:t>than</w:t>
      </w:r>
      <w:r w:rsidRPr="000E30DB">
        <w:rPr>
          <w:lang w:val="en-US"/>
        </w:rPr>
        <w:t>_</w:t>
      </w:r>
      <w:r w:rsidRPr="000E30DB">
        <w:rPr>
          <w:i/>
          <w:lang w:val="en-US"/>
        </w:rPr>
        <w:t xml:space="preserve">T </w:t>
      </w:r>
      <w:r w:rsidRPr="000E30DB">
        <w:rPr>
          <w:lang w:val="en-US"/>
        </w:rPr>
        <w:t>were considered permissive, and all others were classified as neutral. The substitution matrix provides a model-derived positional template to describe mismatch patterns between the target peptide and locally similar off-target sequences, serving as a relative NetMHCpan-based sensitivity profile rather than an experimental binding map.</w:t>
      </w:r>
    </w:p>
    <w:p w14:paraId="2556DB49" w14:textId="77777777" w:rsidR="00612B85" w:rsidRPr="000E30DB" w:rsidRDefault="00EB15EF">
      <w:pPr>
        <w:spacing w:after="242"/>
        <w:ind w:left="-5"/>
        <w:rPr>
          <w:lang w:val="en-US"/>
        </w:rPr>
      </w:pPr>
      <w:r w:rsidRPr="000E30DB">
        <w:rPr>
          <w:b/>
          <w:sz w:val="17"/>
          <w:lang w:val="en-US"/>
        </w:rPr>
        <w:t xml:space="preserve">Off-Target mismatch profile </w:t>
      </w:r>
      <w:r w:rsidRPr="000E30DB">
        <w:rPr>
          <w:lang w:val="en-US"/>
        </w:rPr>
        <w:t>Each off-target peptide was analyzed by projecting its mismatches onto the TPT classes: Anchor only/mismatch: One or more mismatches at anchor positions exclusively, potentially altering peptide-MHC complex structure (pHLA). Backbone-only/intact: Anchor positions conserved but exposed positions differ, maintaining presentation but potentially avoiding antibody recognition. Both: the mismatch is at least in one anchor and one backbone position.</w:t>
      </w:r>
    </w:p>
    <w:p w14:paraId="102758C3" w14:textId="77777777" w:rsidR="00612B85" w:rsidRPr="000E30DB" w:rsidRDefault="00EB15EF">
      <w:pPr>
        <w:numPr>
          <w:ilvl w:val="0"/>
          <w:numId w:val="2"/>
        </w:numPr>
        <w:spacing w:after="192"/>
        <w:rPr>
          <w:lang w:val="en-US"/>
        </w:rPr>
      </w:pPr>
      <w:r w:rsidRPr="000E30DB">
        <w:rPr>
          <w:b/>
          <w:sz w:val="19"/>
          <w:lang w:val="en-US"/>
        </w:rPr>
        <w:t xml:space="preserve">EpiTox architecture. </w:t>
      </w:r>
      <w:r w:rsidRPr="000E30DB">
        <w:rPr>
          <w:lang w:val="en-US"/>
        </w:rPr>
        <w:t xml:space="preserve">EpiTox workflow-kit consists of multiple individual workflows implemented with Snakemake, each designed to perform specific tasks (Fig. </w:t>
      </w:r>
      <w:r w:rsidRPr="000E30DB">
        <w:rPr>
          <w:color w:val="0000FF"/>
          <w:lang w:val="en-US"/>
        </w:rPr>
        <w:t>1</w:t>
      </w:r>
      <w:r w:rsidRPr="000E30DB">
        <w:rPr>
          <w:lang w:val="en-US"/>
        </w:rPr>
        <w:t>). The module’s name reflects the main task or the dominant task of the module. The different modules serve two functions, off-targets identification and peptides annotation.</w:t>
      </w:r>
    </w:p>
    <w:p w14:paraId="5084F121" w14:textId="77777777" w:rsidR="00612B85" w:rsidRPr="000E30DB" w:rsidRDefault="00EB15EF">
      <w:pPr>
        <w:numPr>
          <w:ilvl w:val="1"/>
          <w:numId w:val="2"/>
        </w:numPr>
        <w:spacing w:after="189"/>
        <w:rPr>
          <w:lang w:val="en-US"/>
        </w:rPr>
      </w:pPr>
      <w:r w:rsidRPr="000E30DB">
        <w:rPr>
          <w:b/>
          <w:i/>
          <w:sz w:val="17"/>
          <w:lang w:val="en-US"/>
        </w:rPr>
        <w:t xml:space="preserve">FindTopes: off-targets identification module. </w:t>
      </w:r>
      <w:r w:rsidRPr="000E30DB">
        <w:rPr>
          <w:lang w:val="en-US"/>
        </w:rPr>
        <w:t>FindTopes identifies potential off-target candidates through complementary sequence similarity searches: BLASTp (</w:t>
      </w:r>
      <w:r w:rsidRPr="000E30DB">
        <w:rPr>
          <w:color w:val="0000FF"/>
          <w:lang w:val="en-US"/>
        </w:rPr>
        <w:t>10</w:t>
      </w:r>
      <w:r w:rsidRPr="000E30DB">
        <w:rPr>
          <w:lang w:val="en-US"/>
        </w:rPr>
        <w:t>)(using BLOSUM62 and PAM30 matrices) captures biologically meaningful relationships through evolutionary-informed scoring and gapped alignments, while PEPMatch (</w:t>
      </w:r>
      <w:r w:rsidRPr="000E30DB">
        <w:rPr>
          <w:color w:val="0000FF"/>
          <w:lang w:val="en-US"/>
        </w:rPr>
        <w:t>11</w:t>
      </w:r>
      <w:r w:rsidRPr="000E30DB">
        <w:rPr>
          <w:lang w:val="en-US"/>
        </w:rPr>
        <w:t xml:space="preserve">) provides orthogonal exact k-mer matching. This dual strategy balances sensitivity and specificity by detecting both conservative substitutions that may preserve cross-reactivity and exact local sequence matches. FindTopes applies three customizable filters, Levenstein distance, peptide length, and gap. Results shown in this study were generated with Levenstein distance </w:t>
      </w:r>
      <w:r w:rsidRPr="000E30DB">
        <w:rPr>
          <w:i/>
          <w:lang w:val="en-US"/>
        </w:rPr>
        <w:t xml:space="preserve">≤ </w:t>
      </w:r>
      <w:r w:rsidRPr="000E30DB">
        <w:rPr>
          <w:lang w:val="en-US"/>
        </w:rPr>
        <w:t xml:space="preserve">4, length cutoff = 9, so that all </w:t>
      </w:r>
      <w:r w:rsidRPr="000E30DB">
        <w:rPr>
          <w:lang w:val="en-US"/>
        </w:rPr>
        <w:lastRenderedPageBreak/>
        <w:t>off-targets are of the same length as the target, and finally only peptides without gaps were included in the downstream analysis. The generated peptides list in this module has the complete mapping of genomic and proteomic location coordinates.</w:t>
      </w:r>
    </w:p>
    <w:p w14:paraId="172352FC" w14:textId="77777777" w:rsidR="00612B85" w:rsidRDefault="00EB15EF">
      <w:pPr>
        <w:numPr>
          <w:ilvl w:val="1"/>
          <w:numId w:val="2"/>
        </w:numPr>
      </w:pPr>
      <w:r w:rsidRPr="000E30DB">
        <w:rPr>
          <w:b/>
          <w:i/>
          <w:sz w:val="17"/>
          <w:lang w:val="en-US"/>
        </w:rPr>
        <w:t xml:space="preserve">MutaTopes: SNPs integration. </w:t>
      </w:r>
      <w:r w:rsidRPr="000E30DB">
        <w:rPr>
          <w:lang w:val="en-US"/>
        </w:rPr>
        <w:t>SNPs were extracted according to the chosen population. In this study SNPs were filtered by European population according to gnomAD’s annotations (FIN + NFE)</w:t>
      </w:r>
      <w:r>
        <w:rPr>
          <w:color w:val="0000FF"/>
          <w:vertAlign w:val="superscript"/>
        </w:rPr>
        <w:footnoteReference w:id="1"/>
      </w:r>
      <w:r w:rsidRPr="000E30DB">
        <w:rPr>
          <w:color w:val="0000FF"/>
          <w:vertAlign w:val="superscript"/>
          <w:lang w:val="en-US"/>
        </w:rPr>
        <w:t xml:space="preserve"> </w:t>
      </w:r>
      <w:r w:rsidRPr="000E30DB">
        <w:rPr>
          <w:lang w:val="en-US"/>
        </w:rPr>
        <w:t xml:space="preserve">, quality and allele frequency (default </w:t>
      </w:r>
      <w:r w:rsidRPr="000E30DB">
        <w:rPr>
          <w:i/>
          <w:lang w:val="en-US"/>
        </w:rPr>
        <w:t xml:space="preserve">≥ </w:t>
      </w:r>
      <w:r w:rsidRPr="000E30DB">
        <w:rPr>
          <w:lang w:val="en-US"/>
        </w:rPr>
        <w:t xml:space="preserve">1%). </w:t>
      </w:r>
      <w:r>
        <w:t>Genomic coordinates for all FindTopes-identified</w:t>
      </w:r>
    </w:p>
    <w:p w14:paraId="413358C6" w14:textId="77777777" w:rsidR="00612B85" w:rsidRPr="000E30DB" w:rsidRDefault="00EB15EF">
      <w:pPr>
        <w:spacing w:after="178"/>
        <w:ind w:left="-5"/>
        <w:rPr>
          <w:lang w:val="en-US"/>
        </w:rPr>
      </w:pPr>
      <w:r w:rsidRPr="000E30DB">
        <w:rPr>
          <w:lang w:val="en-US"/>
        </w:rPr>
        <w:t>peptides are extracted from reference annotations GRCh38. These coordinates are intersected with the selected SNPs (gnomAD v2.1.1 leftover to GRCh38) to identify variants falling within or adjacent to peptide-regions. SNPs meeting the coordinate criteria are transformed to the protein level (</w:t>
      </w:r>
      <w:r w:rsidRPr="000E30DB">
        <w:rPr>
          <w:color w:val="0000FF"/>
          <w:lang w:val="en-US"/>
        </w:rPr>
        <w:t>12</w:t>
      </w:r>
      <w:r w:rsidRPr="000E30DB">
        <w:rPr>
          <w:lang w:val="en-US"/>
        </w:rPr>
        <w:t>), ensuring isoform-SNP mapping is maintained and retained for subsequent analysis. For each isoform-SNP, variant peptides are generated by applying amino acid substitution to all overlapping peptide windows (in this study =9). SNP-derived peptides are filtered using edit distance cutoff &lt; 5 and duplicate removal so that only unique isoform-peptide are kept.</w:t>
      </w:r>
    </w:p>
    <w:tbl>
      <w:tblPr>
        <w:tblStyle w:val="TableGrid"/>
        <w:tblpPr w:vertAnchor="text" w:horzAnchor="margin" w:tblpY="644"/>
        <w:tblOverlap w:val="never"/>
        <w:tblW w:w="10076" w:type="dxa"/>
        <w:tblInd w:w="0" w:type="dxa"/>
        <w:tblCellMar>
          <w:top w:w="14" w:type="dxa"/>
          <w:left w:w="772" w:type="dxa"/>
          <w:right w:w="772" w:type="dxa"/>
        </w:tblCellMar>
        <w:tblLook w:val="04A0" w:firstRow="1" w:lastRow="0" w:firstColumn="1" w:lastColumn="0" w:noHBand="0" w:noVBand="1"/>
      </w:tblPr>
      <w:tblGrid>
        <w:gridCol w:w="10076"/>
      </w:tblGrid>
      <w:tr w:rsidR="00612B85" w:rsidRPr="00925BA8" w14:paraId="2E42471C" w14:textId="77777777">
        <w:trPr>
          <w:trHeight w:val="1944"/>
        </w:trPr>
        <w:tc>
          <w:tcPr>
            <w:tcW w:w="8532" w:type="dxa"/>
            <w:tcBorders>
              <w:top w:val="nil"/>
              <w:left w:val="nil"/>
              <w:bottom w:val="nil"/>
              <w:right w:val="nil"/>
            </w:tcBorders>
          </w:tcPr>
          <w:p w14:paraId="69E18BDA" w14:textId="77777777" w:rsidR="00612B85" w:rsidRPr="000E30DB" w:rsidRDefault="00EB15EF">
            <w:pPr>
              <w:spacing w:after="349" w:line="259" w:lineRule="auto"/>
              <w:ind w:left="0" w:firstLine="0"/>
              <w:jc w:val="center"/>
              <w:rPr>
                <w:lang w:val="en-US"/>
              </w:rPr>
            </w:pPr>
            <w:r w:rsidRPr="000E30DB">
              <w:rPr>
                <w:b/>
                <w:sz w:val="13"/>
                <w:lang w:val="en-US"/>
              </w:rPr>
              <w:t xml:space="preserve">Table 1. </w:t>
            </w:r>
            <w:r w:rsidRPr="000E30DB">
              <w:rPr>
                <w:sz w:val="13"/>
                <w:lang w:val="en-US"/>
              </w:rPr>
              <w:t>Decision matrix for experimental design</w:t>
            </w:r>
          </w:p>
          <w:p w14:paraId="0CBF27EE" w14:textId="77777777" w:rsidR="00612B85" w:rsidRPr="000E30DB" w:rsidRDefault="00EB15EF">
            <w:pPr>
              <w:tabs>
                <w:tab w:val="center" w:pos="2936"/>
                <w:tab w:val="center" w:pos="6284"/>
              </w:tabs>
              <w:spacing w:after="109" w:line="259" w:lineRule="auto"/>
              <w:ind w:left="0" w:firstLine="0"/>
              <w:jc w:val="left"/>
              <w:rPr>
                <w:lang w:val="en-US"/>
              </w:rPr>
            </w:pPr>
            <w:r w:rsidRPr="000E30DB">
              <w:rPr>
                <w:lang w:val="en-US"/>
              </w:rPr>
              <w:t>Goal</w:t>
            </w:r>
            <w:r w:rsidRPr="000E30DB">
              <w:rPr>
                <w:lang w:val="en-US"/>
              </w:rPr>
              <w:tab/>
              <w:t>Approach</w:t>
            </w:r>
            <w:r w:rsidRPr="000E30DB">
              <w:rPr>
                <w:lang w:val="en-US"/>
              </w:rPr>
              <w:tab/>
              <w:t>Rationale</w:t>
            </w:r>
          </w:p>
          <w:p w14:paraId="1C6B80FF" w14:textId="77777777" w:rsidR="00612B85" w:rsidRPr="000E30DB" w:rsidRDefault="00EB15EF">
            <w:pPr>
              <w:tabs>
                <w:tab w:val="center" w:pos="4099"/>
                <w:tab w:val="right" w:pos="8532"/>
              </w:tabs>
              <w:spacing w:after="9" w:line="259" w:lineRule="auto"/>
              <w:ind w:left="0" w:firstLine="0"/>
              <w:jc w:val="left"/>
              <w:rPr>
                <w:lang w:val="en-US"/>
              </w:rPr>
            </w:pPr>
            <w:r>
              <w:rPr>
                <w:noProof/>
                <w:sz w:val="22"/>
              </w:rPr>
              <mc:AlternateContent>
                <mc:Choice Requires="wpg">
                  <w:drawing>
                    <wp:anchor distT="0" distB="0" distL="114300" distR="114300" simplePos="0" relativeHeight="251658241" behindDoc="1" locked="0" layoutInCell="1" allowOverlap="1" wp14:anchorId="66DBE49F" wp14:editId="1CDEA784">
                      <wp:simplePos x="0" y="0"/>
                      <wp:positionH relativeFrom="column">
                        <wp:posOffset>490411</wp:posOffset>
                      </wp:positionH>
                      <wp:positionV relativeFrom="paragraph">
                        <wp:posOffset>-276318</wp:posOffset>
                      </wp:positionV>
                      <wp:extent cx="5417515" cy="1041832"/>
                      <wp:effectExtent l="0" t="0" r="0" b="0"/>
                      <wp:wrapNone/>
                      <wp:docPr id="51402" name="Group 51402"/>
                      <wp:cNvGraphicFramePr/>
                      <a:graphic xmlns:a="http://schemas.openxmlformats.org/drawingml/2006/main">
                        <a:graphicData uri="http://schemas.microsoft.com/office/word/2010/wordprocessingGroup">
                          <wpg:wgp>
                            <wpg:cNvGrpSpPr/>
                            <wpg:grpSpPr>
                              <a:xfrm>
                                <a:off x="0" y="0"/>
                                <a:ext cx="5417515" cy="1041832"/>
                                <a:chOff x="0" y="0"/>
                                <a:chExt cx="5417515" cy="1041832"/>
                              </a:xfrm>
                            </wpg:grpSpPr>
                            <wps:wsp>
                              <wps:cNvPr id="491" name="Shape 491"/>
                              <wps:cNvSpPr/>
                              <wps:spPr>
                                <a:xfrm>
                                  <a:off x="0" y="0"/>
                                  <a:ext cx="5417515" cy="0"/>
                                </a:xfrm>
                                <a:custGeom>
                                  <a:avLst/>
                                  <a:gdLst/>
                                  <a:ahLst/>
                                  <a:cxnLst/>
                                  <a:rect l="0" t="0" r="0" b="0"/>
                                  <a:pathLst>
                                    <a:path w="5417515">
                                      <a:moveTo>
                                        <a:pt x="0" y="0"/>
                                      </a:moveTo>
                                      <a:lnTo>
                                        <a:pt x="541751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3" name="Shape 493"/>
                              <wps:cNvSpPr/>
                              <wps:spPr>
                                <a:xfrm>
                                  <a:off x="1536497" y="4047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5" name="Shape 495"/>
                              <wps:cNvSpPr/>
                              <wps:spPr>
                                <a:xfrm>
                                  <a:off x="3669449" y="4047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7" name="Shape 497"/>
                              <wps:cNvSpPr/>
                              <wps:spPr>
                                <a:xfrm>
                                  <a:off x="0" y="217260"/>
                                  <a:ext cx="5417515" cy="0"/>
                                </a:xfrm>
                                <a:custGeom>
                                  <a:avLst/>
                                  <a:gdLst/>
                                  <a:ahLst/>
                                  <a:cxnLst/>
                                  <a:rect l="0" t="0" r="0" b="0"/>
                                  <a:pathLst>
                                    <a:path w="5417515">
                                      <a:moveTo>
                                        <a:pt x="0" y="0"/>
                                      </a:moveTo>
                                      <a:lnTo>
                                        <a:pt x="541751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99" name="Shape 499"/>
                              <wps:cNvSpPr/>
                              <wps:spPr>
                                <a:xfrm>
                                  <a:off x="1536497" y="255829"/>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1" name="Shape 501"/>
                              <wps:cNvSpPr/>
                              <wps:spPr>
                                <a:xfrm>
                                  <a:off x="3669449" y="255829"/>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4" name="Shape 504"/>
                              <wps:cNvSpPr/>
                              <wps:spPr>
                                <a:xfrm>
                                  <a:off x="1536497" y="407657"/>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6" name="Shape 506"/>
                              <wps:cNvSpPr/>
                              <wps:spPr>
                                <a:xfrm>
                                  <a:off x="3669449" y="407657"/>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9" name="Shape 509"/>
                              <wps:cNvSpPr/>
                              <wps:spPr>
                                <a:xfrm>
                                  <a:off x="1536497" y="559486"/>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1" name="Shape 511"/>
                              <wps:cNvSpPr/>
                              <wps:spPr>
                                <a:xfrm>
                                  <a:off x="3669449" y="559486"/>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4" name="Shape 514"/>
                              <wps:cNvSpPr/>
                              <wps:spPr>
                                <a:xfrm>
                                  <a:off x="1536497" y="71131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6" name="Shape 516"/>
                              <wps:cNvSpPr/>
                              <wps:spPr>
                                <a:xfrm>
                                  <a:off x="3669449" y="71131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9" name="Shape 519"/>
                              <wps:cNvSpPr/>
                              <wps:spPr>
                                <a:xfrm>
                                  <a:off x="1536497" y="863156"/>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1" name="Shape 521"/>
                              <wps:cNvSpPr/>
                              <wps:spPr>
                                <a:xfrm>
                                  <a:off x="3669449" y="863156"/>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3" name="Shape 523"/>
                              <wps:cNvSpPr/>
                              <wps:spPr>
                                <a:xfrm>
                                  <a:off x="0" y="1041832"/>
                                  <a:ext cx="5417515" cy="0"/>
                                </a:xfrm>
                                <a:custGeom>
                                  <a:avLst/>
                                  <a:gdLst/>
                                  <a:ahLst/>
                                  <a:cxnLst/>
                                  <a:rect l="0" t="0" r="0" b="0"/>
                                  <a:pathLst>
                                    <a:path w="5417515">
                                      <a:moveTo>
                                        <a:pt x="0" y="0"/>
                                      </a:moveTo>
                                      <a:lnTo>
                                        <a:pt x="541751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pic="http://schemas.openxmlformats.org/drawingml/2006/picture" xmlns:a="http://schemas.openxmlformats.org/drawingml/2006/main">
                  <w:pict w14:anchorId="653F355C">
                    <v:group id="Group 51402" style="position:absolute;margin-left:38.6pt;margin-top:-21.75pt;width:426.6pt;height:82.05pt;z-index:-251658239" coordsize="54175,10418" o:spid="_x0000_s1026" w14:anchorId="2281C9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">
                      <v:shape id="Shape 491" style="position:absolute;width:54175;height:0;visibility:visible;mso-wrap-style:square;v-text-anchor:top" coordsize="5417515,0" o:spid="_x0000_s1027" filled="f" strokeweight=".28117mm" path="m,l541751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">
                        <v:stroke miterlimit="83231f" joinstyle="miter"/>
                        <v:path textboxrect="0,0,5417515,0" arrowok="t"/>
                      </v:shape>
                      <v:shape id="Shape 493" style="position:absolute;left:15364;top:404;width:0;height:1519;visibility:visible;mso-wrap-style:square;v-text-anchor:top" coordsize="0,151829" o:spid="_x0000_s1028"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">
                        <v:stroke miterlimit="83231f" joinstyle="miter"/>
                        <v:path textboxrect="0,0,0,151829" arrowok="t"/>
                      </v:shape>
                      <v:shape id="Shape 495" style="position:absolute;left:36694;top:404;width:0;height:1519;visibility:visible;mso-wrap-style:square;v-text-anchor:top" coordsize="0,151829" o:spid="_x0000_s1029"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">
                        <v:stroke miterlimit="83231f" joinstyle="miter"/>
                        <v:path textboxrect="0,0,0,151829" arrowok="t"/>
                      </v:shape>
                      <v:shape id="Shape 497" style="position:absolute;top:2172;width:54175;height:0;visibility:visible;mso-wrap-style:square;v-text-anchor:top" coordsize="5417515,0" o:spid="_x0000_s1030" filled="f" strokeweight=".17569mm" path="m,l541751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">
                        <v:stroke miterlimit="83231f" joinstyle="miter"/>
                        <v:path textboxrect="0,0,5417515,0" arrowok="t"/>
                      </v:shape>
                      <v:shape id="Shape 499" style="position:absolute;left:15364;top:2558;width:0;height:1518;visibility:visible;mso-wrap-style:square;v-text-anchor:top" coordsize="0,151829" o:spid="_x0000_s1031"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">
                        <v:stroke miterlimit="83231f" joinstyle="miter"/>
                        <v:path textboxrect="0,0,0,151829" arrowok="t"/>
                      </v:shape>
                      <v:shape id="Shape 501" style="position:absolute;left:36694;top:2558;width:0;height:1518;visibility:visible;mso-wrap-style:square;v-text-anchor:top" coordsize="0,151829" o:spid="_x0000_s1032"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">
                        <v:stroke miterlimit="83231f" joinstyle="miter"/>
                        <v:path textboxrect="0,0,0,151829" arrowok="t"/>
                      </v:shape>
                      <v:shape id="Shape 504" style="position:absolute;left:15364;top:4076;width:0;height:1518;visibility:visible;mso-wrap-style:square;v-text-anchor:top" coordsize="0,151829" o:spid="_x0000_s1033"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">
                        <v:stroke miterlimit="83231f" joinstyle="miter"/>
                        <v:path textboxrect="0,0,0,151829" arrowok="t"/>
                      </v:shape>
                      <v:shape id="Shape 506" style="position:absolute;left:36694;top:4076;width:0;height:1518;visibility:visible;mso-wrap-style:square;v-text-anchor:top" coordsize="0,151829" o:spid="_x0000_s1034"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">
                        <v:stroke miterlimit="83231f" joinstyle="miter"/>
                        <v:path textboxrect="0,0,0,151829" arrowok="t"/>
                      </v:shape>
                      <v:shape id="Shape 509" style="position:absolute;left:15364;top:5594;width:0;height:1519;visibility:visible;mso-wrap-style:square;v-text-anchor:top" coordsize="0,151829" o:spid="_x0000_s1035"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">
                        <v:stroke miterlimit="83231f" joinstyle="miter"/>
                        <v:path textboxrect="0,0,0,151829" arrowok="t"/>
                      </v:shape>
                      <v:shape id="Shape 511" style="position:absolute;left:36694;top:5594;width:0;height:1519;visibility:visible;mso-wrap-style:square;v-text-anchor:top" coordsize="0,151829" o:spid="_x0000_s1036"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">
                        <v:stroke miterlimit="83231f" joinstyle="miter"/>
                        <v:path textboxrect="0,0,0,151829" arrowok="t"/>
                      </v:shape>
                      <v:shape id="Shape 514" style="position:absolute;left:15364;top:7113;width:0;height:1518;visibility:visible;mso-wrap-style:square;v-text-anchor:top" coordsize="0,151829" o:spid="_x0000_s1037"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">
                        <v:stroke miterlimit="83231f" joinstyle="miter"/>
                        <v:path textboxrect="0,0,0,151829" arrowok="t"/>
                      </v:shape>
                      <v:shape id="Shape 516" style="position:absolute;left:36694;top:7113;width:0;height:1518;visibility:visible;mso-wrap-style:square;v-text-anchor:top" coordsize="0,151829" o:spid="_x0000_s1038"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">
                        <v:stroke miterlimit="83231f" joinstyle="miter"/>
                        <v:path textboxrect="0,0,0,151829" arrowok="t"/>
                      </v:shape>
                      <v:shape id="Shape 519" style="position:absolute;left:15364;top:8631;width:0;height:1518;visibility:visible;mso-wrap-style:square;v-text-anchor:top" coordsize="0,151829" o:spid="_x0000_s1039"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">
                        <v:stroke miterlimit="83231f" joinstyle="miter"/>
                        <v:path textboxrect="0,0,0,151829" arrowok="t"/>
                      </v:shape>
                      <v:shape id="Shape 521" style="position:absolute;left:36694;top:8631;width:0;height:1518;visibility:visible;mso-wrap-style:square;v-text-anchor:top" coordsize="0,151829" o:spid="_x0000_s1040"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">
                        <v:stroke miterlimit="83231f" joinstyle="miter"/>
                        <v:path textboxrect="0,0,0,151829" arrowok="t"/>
                      </v:shape>
                      <v:shape id="Shape 523" style="position:absolute;top:10418;width:54175;height:0;visibility:visible;mso-wrap-style:square;v-text-anchor:top" coordsize="5417515,0" o:spid="_x0000_s1041" filled="f" strokeweight=".28117mm" path="m,l541751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">
                        <v:stroke miterlimit="83231f" joinstyle="miter"/>
                        <v:path textboxrect="0,0,5417515,0" arrowok="t"/>
                      </v:shape>
                    </v:group>
                  </w:pict>
                </mc:Fallback>
              </mc:AlternateContent>
            </w:r>
            <w:r w:rsidRPr="000E30DB">
              <w:rPr>
                <w:lang w:val="en-US"/>
              </w:rPr>
              <w:t>Known risk only</w:t>
            </w:r>
            <w:r w:rsidRPr="000E30DB">
              <w:rPr>
                <w:lang w:val="en-US"/>
              </w:rPr>
              <w:tab/>
              <w:t>Bayesian evidence + one ranking score</w:t>
            </w:r>
            <w:r w:rsidRPr="000E30DB">
              <w:rPr>
                <w:lang w:val="en-US"/>
              </w:rPr>
              <w:tab/>
              <w:t>Prioritizing empirical knowledge</w:t>
            </w:r>
          </w:p>
          <w:p w14:paraId="63407E91" w14:textId="77777777" w:rsidR="00612B85" w:rsidRPr="000E30DB" w:rsidRDefault="00EB15EF">
            <w:pPr>
              <w:tabs>
                <w:tab w:val="center" w:pos="3182"/>
                <w:tab w:val="center" w:pos="6973"/>
              </w:tabs>
              <w:spacing w:after="9" w:line="259" w:lineRule="auto"/>
              <w:ind w:left="0" w:firstLine="0"/>
              <w:jc w:val="left"/>
              <w:rPr>
                <w:lang w:val="en-US"/>
              </w:rPr>
            </w:pPr>
            <w:r w:rsidRPr="000E30DB">
              <w:rPr>
                <w:lang w:val="en-US"/>
              </w:rPr>
              <w:t>Pragmatic</w:t>
            </w:r>
            <w:r w:rsidRPr="000E30DB">
              <w:rPr>
                <w:lang w:val="en-US"/>
              </w:rPr>
              <w:tab/>
              <w:t>Bi-feature score</w:t>
            </w:r>
            <w:r w:rsidRPr="000E30DB">
              <w:rPr>
                <w:lang w:val="en-US"/>
              </w:rPr>
              <w:tab/>
              <w:t>Intuitive + good sensitivity</w:t>
            </w:r>
          </w:p>
          <w:p w14:paraId="3C4468E7" w14:textId="77777777" w:rsidR="00612B85" w:rsidRPr="000E30DB" w:rsidRDefault="00EB15EF">
            <w:pPr>
              <w:tabs>
                <w:tab w:val="center" w:pos="3310"/>
                <w:tab w:val="center" w:pos="6711"/>
              </w:tabs>
              <w:spacing w:after="9" w:line="259" w:lineRule="auto"/>
              <w:ind w:left="0" w:firstLine="0"/>
              <w:jc w:val="left"/>
              <w:rPr>
                <w:lang w:val="en-US"/>
              </w:rPr>
            </w:pPr>
            <w:r w:rsidRPr="000E30DB">
              <w:rPr>
                <w:lang w:val="en-US"/>
              </w:rPr>
              <w:t>Mechanistic characterization</w:t>
            </w:r>
            <w:r w:rsidRPr="000E30DB">
              <w:rPr>
                <w:lang w:val="en-US"/>
              </w:rPr>
              <w:tab/>
              <w:t>Multi-feature score</w:t>
            </w:r>
            <w:r w:rsidRPr="000E30DB">
              <w:rPr>
                <w:lang w:val="en-US"/>
              </w:rPr>
              <w:tab/>
              <w:t>Feature contribution</w:t>
            </w:r>
          </w:p>
          <w:p w14:paraId="277932CC" w14:textId="77777777" w:rsidR="00612B85" w:rsidRPr="000E30DB" w:rsidRDefault="00EB15EF">
            <w:pPr>
              <w:tabs>
                <w:tab w:val="center" w:pos="3573"/>
                <w:tab w:val="center" w:pos="6952"/>
              </w:tabs>
              <w:spacing w:after="9" w:line="259" w:lineRule="auto"/>
              <w:ind w:left="0" w:firstLine="0"/>
              <w:jc w:val="left"/>
              <w:rPr>
                <w:lang w:val="en-US"/>
              </w:rPr>
            </w:pPr>
            <w:r w:rsidRPr="000E30DB">
              <w:rPr>
                <w:lang w:val="en-US"/>
              </w:rPr>
              <w:t>Novel peptides only</w:t>
            </w:r>
            <w:r w:rsidRPr="000E30DB">
              <w:rPr>
                <w:lang w:val="en-US"/>
              </w:rPr>
              <w:tab/>
              <w:t>Bi-feature + multi-feature</w:t>
            </w:r>
            <w:r w:rsidRPr="000E30DB">
              <w:rPr>
                <w:lang w:val="en-US"/>
              </w:rPr>
              <w:tab/>
              <w:t>Comprehensive prediction</w:t>
            </w:r>
          </w:p>
          <w:p w14:paraId="6F9E7D85" w14:textId="77777777" w:rsidR="00612B85" w:rsidRPr="000E30DB" w:rsidRDefault="00EB15EF">
            <w:pPr>
              <w:tabs>
                <w:tab w:val="center" w:pos="3441"/>
                <w:tab w:val="right" w:pos="8532"/>
              </w:tabs>
              <w:spacing w:after="0" w:line="259" w:lineRule="auto"/>
              <w:ind w:left="0" w:firstLine="0"/>
              <w:jc w:val="left"/>
              <w:rPr>
                <w:lang w:val="en-US"/>
              </w:rPr>
            </w:pPr>
            <w:r w:rsidRPr="000E30DB">
              <w:rPr>
                <w:lang w:val="en-US"/>
              </w:rPr>
              <w:t>High-confidence set</w:t>
            </w:r>
            <w:r w:rsidRPr="000E30DB">
              <w:rPr>
                <w:lang w:val="en-US"/>
              </w:rPr>
              <w:tab/>
              <w:t>Consensus (2+ scores)</w:t>
            </w:r>
            <w:r w:rsidRPr="000E30DB">
              <w:rPr>
                <w:lang w:val="en-US"/>
              </w:rPr>
              <w:tab/>
              <w:t>Multiple orthogonal information</w:t>
            </w:r>
          </w:p>
        </w:tc>
      </w:tr>
    </w:tbl>
    <w:p w14:paraId="3FAED750" w14:textId="77777777" w:rsidR="00612B85" w:rsidRPr="000E30DB" w:rsidRDefault="00EB15EF">
      <w:pPr>
        <w:numPr>
          <w:ilvl w:val="1"/>
          <w:numId w:val="2"/>
        </w:numPr>
        <w:spacing w:after="262"/>
        <w:rPr>
          <w:lang w:val="en-US"/>
        </w:rPr>
      </w:pPr>
      <w:r w:rsidRPr="000E30DB">
        <w:rPr>
          <w:b/>
          <w:i/>
          <w:sz w:val="17"/>
          <w:lang w:val="en-US"/>
        </w:rPr>
        <w:t xml:space="preserve">PrediTopes: HLA binding prediction and experimentalevidence. </w:t>
      </w:r>
      <w:r w:rsidRPr="000E30DB">
        <w:rPr>
          <w:lang w:val="en-US"/>
        </w:rPr>
        <w:t>Affinity and presentation score are predicted using NetMHCpan. Peptides experimental annotations were then fetched from IEDB and PEPREP (supplementary table 1, supplementary section: PEPREP), preprocessed and harmonized for the downstream analysis. Starting from a neutral prior probability (50%), we update confidence based on available evidence using Bayes’s theorem:</w:t>
      </w:r>
    </w:p>
    <w:p w14:paraId="3186DF3F" w14:textId="77777777" w:rsidR="00612B85" w:rsidRPr="000E30DB" w:rsidRDefault="00EB15EF">
      <w:pPr>
        <w:tabs>
          <w:tab w:val="center" w:pos="2415"/>
          <w:tab w:val="right" w:pos="4840"/>
        </w:tabs>
        <w:spacing w:after="247" w:line="259" w:lineRule="auto"/>
        <w:ind w:left="0" w:right="-15" w:firstLine="0"/>
        <w:jc w:val="left"/>
        <w:rPr>
          <w:lang w:val="en-US"/>
        </w:rPr>
      </w:pPr>
      <w:r w:rsidRPr="000E30DB">
        <w:rPr>
          <w:sz w:val="22"/>
          <w:lang w:val="en-US"/>
        </w:rPr>
        <w:tab/>
      </w:r>
      <w:r w:rsidRPr="000E30DB">
        <w:rPr>
          <w:i/>
          <w:lang w:val="en-US"/>
        </w:rPr>
        <w:t>Posterior</w:t>
      </w:r>
      <w:r w:rsidRPr="000E30DB">
        <w:rPr>
          <w:lang w:val="en-US"/>
        </w:rPr>
        <w:t>_</w:t>
      </w:r>
      <w:r w:rsidRPr="000E30DB">
        <w:rPr>
          <w:i/>
          <w:lang w:val="en-US"/>
        </w:rPr>
        <w:t xml:space="preserve">odds </w:t>
      </w:r>
      <w:r w:rsidRPr="000E30DB">
        <w:rPr>
          <w:lang w:val="en-US"/>
        </w:rPr>
        <w:t xml:space="preserve">= </w:t>
      </w:r>
      <w:r w:rsidRPr="000E30DB">
        <w:rPr>
          <w:i/>
          <w:lang w:val="en-US"/>
        </w:rPr>
        <w:t>prior</w:t>
      </w:r>
      <w:r w:rsidRPr="000E30DB">
        <w:rPr>
          <w:lang w:val="en-US"/>
        </w:rPr>
        <w:t>_</w:t>
      </w:r>
      <w:r w:rsidRPr="000E30DB">
        <w:rPr>
          <w:i/>
          <w:lang w:val="en-US"/>
        </w:rPr>
        <w:t>odds×⊓</w:t>
      </w:r>
      <w:r w:rsidRPr="000E30DB">
        <w:rPr>
          <w:i/>
          <w:vertAlign w:val="subscript"/>
          <w:lang w:val="en-US"/>
        </w:rPr>
        <w:t>i</w:t>
      </w:r>
      <w:r w:rsidRPr="000E30DB">
        <w:rPr>
          <w:i/>
          <w:lang w:val="en-US"/>
        </w:rPr>
        <w:t>LR</w:t>
      </w:r>
      <w:r w:rsidRPr="000E30DB">
        <w:rPr>
          <w:i/>
          <w:vertAlign w:val="subscript"/>
          <w:lang w:val="en-US"/>
        </w:rPr>
        <w:t>i</w:t>
      </w:r>
      <w:r w:rsidRPr="000E30DB">
        <w:rPr>
          <w:i/>
          <w:vertAlign w:val="subscript"/>
          <w:lang w:val="en-US"/>
        </w:rPr>
        <w:tab/>
      </w:r>
      <w:r w:rsidRPr="000E30DB">
        <w:rPr>
          <w:lang w:val="en-US"/>
        </w:rPr>
        <w:t>(4)</w:t>
      </w:r>
    </w:p>
    <w:p w14:paraId="1E2F3CCB" w14:textId="77777777" w:rsidR="00612B85" w:rsidRPr="000E30DB" w:rsidRDefault="00EB15EF">
      <w:pPr>
        <w:spacing w:after="22" w:line="259" w:lineRule="auto"/>
        <w:ind w:left="-5"/>
        <w:jc w:val="left"/>
        <w:rPr>
          <w:lang w:val="en-US"/>
        </w:rPr>
      </w:pPr>
      <w:r w:rsidRPr="000E30DB">
        <w:rPr>
          <w:lang w:val="en-US"/>
        </w:rPr>
        <w:t xml:space="preserve">Where </w:t>
      </w:r>
      <w:r w:rsidRPr="000E30DB">
        <w:rPr>
          <w:i/>
          <w:lang w:val="en-US"/>
        </w:rPr>
        <w:t>Prior</w:t>
      </w:r>
      <w:r w:rsidRPr="000E30DB">
        <w:rPr>
          <w:lang w:val="en-US"/>
        </w:rPr>
        <w:t>_</w:t>
      </w:r>
      <w:r w:rsidRPr="000E30DB">
        <w:rPr>
          <w:i/>
          <w:lang w:val="en-US"/>
        </w:rPr>
        <w:t xml:space="preserve">odds </w:t>
      </w:r>
      <w:r w:rsidRPr="000E30DB">
        <w:rPr>
          <w:lang w:val="en-US"/>
        </w:rPr>
        <w:t xml:space="preserve">= </w:t>
      </w:r>
      <w:r w:rsidRPr="000E30DB">
        <w:rPr>
          <w:i/>
          <w:lang w:val="en-US"/>
        </w:rPr>
        <w:t>P</w:t>
      </w:r>
      <w:r w:rsidRPr="000E30DB">
        <w:rPr>
          <w:lang w:val="en-US"/>
        </w:rPr>
        <w:t>(</w:t>
      </w:r>
      <w:r w:rsidRPr="000E30DB">
        <w:rPr>
          <w:i/>
          <w:lang w:val="en-US"/>
        </w:rPr>
        <w:t>H</w:t>
      </w:r>
      <w:r w:rsidRPr="000E30DB">
        <w:rPr>
          <w:lang w:val="en-US"/>
        </w:rPr>
        <w:t>)</w:t>
      </w:r>
      <w:r w:rsidRPr="000E30DB">
        <w:rPr>
          <w:i/>
          <w:lang w:val="en-US"/>
        </w:rPr>
        <w:t>/P</w:t>
      </w:r>
      <w:r w:rsidRPr="000E30DB">
        <w:rPr>
          <w:lang w:val="en-US"/>
        </w:rPr>
        <w:t>(</w:t>
      </w:r>
      <w:r w:rsidRPr="000E30DB">
        <w:rPr>
          <w:i/>
          <w:lang w:val="en-US"/>
        </w:rPr>
        <w:t>¬H</w:t>
      </w:r>
      <w:r w:rsidRPr="000E30DB">
        <w:rPr>
          <w:lang w:val="en-US"/>
        </w:rPr>
        <w:t>) = 0</w:t>
      </w:r>
      <w:r w:rsidRPr="000E30DB">
        <w:rPr>
          <w:i/>
          <w:lang w:val="en-US"/>
        </w:rPr>
        <w:t>.</w:t>
      </w:r>
      <w:r w:rsidRPr="000E30DB">
        <w:rPr>
          <w:lang w:val="en-US"/>
        </w:rPr>
        <w:t>5</w:t>
      </w:r>
      <w:r w:rsidRPr="000E30DB">
        <w:rPr>
          <w:i/>
          <w:lang w:val="en-US"/>
        </w:rPr>
        <w:t>/</w:t>
      </w:r>
      <w:r w:rsidRPr="000E30DB">
        <w:rPr>
          <w:lang w:val="en-US"/>
        </w:rPr>
        <w:t>0</w:t>
      </w:r>
      <w:r w:rsidRPr="000E30DB">
        <w:rPr>
          <w:i/>
          <w:lang w:val="en-US"/>
        </w:rPr>
        <w:t>.</w:t>
      </w:r>
      <w:r w:rsidRPr="000E30DB">
        <w:rPr>
          <w:lang w:val="en-US"/>
        </w:rPr>
        <w:t>5 = 1, and</w:t>
      </w:r>
    </w:p>
    <w:p w14:paraId="153C0779" w14:textId="77777777" w:rsidR="00612B85" w:rsidRPr="000E30DB" w:rsidRDefault="00EB15EF">
      <w:pPr>
        <w:spacing w:after="176"/>
        <w:ind w:left="-5"/>
        <w:rPr>
          <w:lang w:val="en-US"/>
        </w:rPr>
      </w:pPr>
      <w:r w:rsidRPr="000E30DB">
        <w:rPr>
          <w:i/>
          <w:lang w:val="en-US"/>
        </w:rPr>
        <w:t>LR</w:t>
      </w:r>
      <w:r w:rsidRPr="000E30DB">
        <w:rPr>
          <w:i/>
          <w:vertAlign w:val="subscript"/>
          <w:lang w:val="en-US"/>
        </w:rPr>
        <w:t xml:space="preserve">i </w:t>
      </w:r>
      <w:r w:rsidRPr="000E30DB">
        <w:rPr>
          <w:lang w:val="en-US"/>
        </w:rPr>
        <w:t xml:space="preserve">represents the likelihood ratio for evidence type </w:t>
      </w:r>
      <w:r w:rsidRPr="000E30DB">
        <w:rPr>
          <w:i/>
          <w:lang w:val="en-US"/>
        </w:rPr>
        <w:t>i</w:t>
      </w:r>
      <w:r w:rsidRPr="000E30DB">
        <w:rPr>
          <w:lang w:val="en-US"/>
        </w:rPr>
        <w:t>. The posterior probability was then derived as:</w:t>
      </w:r>
    </w:p>
    <w:p w14:paraId="3AF76AA0" w14:textId="77777777" w:rsidR="00612B85" w:rsidRPr="000E30DB" w:rsidRDefault="00EB15EF">
      <w:pPr>
        <w:pStyle w:val="berschrift2"/>
        <w:spacing w:after="145"/>
        <w:ind w:left="1283" w:right="323"/>
        <w:jc w:val="center"/>
        <w:rPr>
          <w:lang w:val="en-US"/>
        </w:rPr>
      </w:pPr>
      <w:r w:rsidRPr="000E30DB">
        <w:rPr>
          <w:b w:val="0"/>
          <w:i/>
          <w:sz w:val="20"/>
          <w:lang w:val="en-US"/>
        </w:rPr>
        <w:t>Posterior</w:t>
      </w:r>
      <w:r w:rsidRPr="000E30DB">
        <w:rPr>
          <w:b w:val="0"/>
          <w:sz w:val="20"/>
          <w:lang w:val="en-US"/>
        </w:rPr>
        <w:t>_</w:t>
      </w:r>
      <w:r w:rsidRPr="000E30DB">
        <w:rPr>
          <w:b w:val="0"/>
          <w:i/>
          <w:sz w:val="20"/>
          <w:lang w:val="en-US"/>
        </w:rPr>
        <w:t xml:space="preserve">odds </w:t>
      </w:r>
      <w:r w:rsidRPr="000E30DB">
        <w:rPr>
          <w:b w:val="0"/>
          <w:sz w:val="20"/>
          <w:lang w:val="en-US"/>
        </w:rPr>
        <w:t>1+</w:t>
      </w:r>
      <w:r w:rsidRPr="000E30DB">
        <w:rPr>
          <w:b w:val="0"/>
          <w:i/>
          <w:sz w:val="20"/>
          <w:lang w:val="en-US"/>
        </w:rPr>
        <w:t>Posterior</w:t>
      </w:r>
      <w:r w:rsidRPr="000E30DB">
        <w:rPr>
          <w:b w:val="0"/>
          <w:sz w:val="20"/>
          <w:lang w:val="en-US"/>
        </w:rPr>
        <w:t>_</w:t>
      </w:r>
      <w:r w:rsidRPr="000E30DB">
        <w:rPr>
          <w:b w:val="0"/>
          <w:i/>
          <w:sz w:val="20"/>
          <w:lang w:val="en-US"/>
        </w:rPr>
        <w:t>odds</w:t>
      </w:r>
    </w:p>
    <w:p w14:paraId="40C24268" w14:textId="77777777" w:rsidR="00612B85" w:rsidRPr="000E30DB" w:rsidRDefault="00EB15EF">
      <w:pPr>
        <w:tabs>
          <w:tab w:val="center" w:pos="1537"/>
          <w:tab w:val="center" w:pos="2938"/>
          <w:tab w:val="right" w:pos="4840"/>
        </w:tabs>
        <w:spacing w:after="0" w:line="259" w:lineRule="auto"/>
        <w:ind w:left="0" w:right="-15" w:firstLine="0"/>
        <w:jc w:val="left"/>
        <w:rPr>
          <w:lang w:val="en-US"/>
        </w:rPr>
      </w:pPr>
      <w:r w:rsidRPr="000E30DB">
        <w:rPr>
          <w:sz w:val="22"/>
          <w:lang w:val="en-US"/>
        </w:rPr>
        <w:tab/>
      </w:r>
      <w:r w:rsidRPr="000E30DB">
        <w:rPr>
          <w:i/>
          <w:lang w:val="en-US"/>
        </w:rPr>
        <w:t>P</w:t>
      </w:r>
      <w:r w:rsidRPr="000E30DB">
        <w:rPr>
          <w:lang w:val="en-US"/>
        </w:rPr>
        <w:t>(</w:t>
      </w:r>
      <w:r w:rsidRPr="000E30DB">
        <w:rPr>
          <w:i/>
          <w:lang w:val="en-US"/>
        </w:rPr>
        <w:t>H|E</w:t>
      </w:r>
      <w:r w:rsidRPr="000E30DB">
        <w:rPr>
          <w:lang w:val="en-US"/>
        </w:rPr>
        <w:t>) =</w:t>
      </w:r>
      <w:r w:rsidRPr="000E30DB">
        <w:rPr>
          <w:lang w:val="en-US"/>
        </w:rPr>
        <w:tab/>
      </w:r>
      <w:r>
        <w:rPr>
          <w:noProof/>
          <w:sz w:val="22"/>
        </w:rPr>
        <mc:AlternateContent>
          <mc:Choice Requires="wpg">
            <w:drawing>
              <wp:inline distT="0" distB="0" distL="0" distR="0" wp14:anchorId="24CD412E" wp14:editId="714A4D76">
                <wp:extent cx="1062596" cy="5055"/>
                <wp:effectExtent l="0" t="0" r="0" b="0"/>
                <wp:docPr id="51406" name="Group 51406"/>
                <wp:cNvGraphicFramePr/>
                <a:graphic xmlns:a="http://schemas.openxmlformats.org/drawingml/2006/main">
                  <a:graphicData uri="http://schemas.microsoft.com/office/word/2010/wordprocessingGroup">
                    <wpg:wgp>
                      <wpg:cNvGrpSpPr/>
                      <wpg:grpSpPr>
                        <a:xfrm>
                          <a:off x="0" y="0"/>
                          <a:ext cx="1062596" cy="5055"/>
                          <a:chOff x="0" y="0"/>
                          <a:chExt cx="1062596" cy="5055"/>
                        </a:xfrm>
                      </wpg:grpSpPr>
                      <wps:wsp>
                        <wps:cNvPr id="577" name="Shape 577"/>
                        <wps:cNvSpPr/>
                        <wps:spPr>
                          <a:xfrm>
                            <a:off x="0" y="0"/>
                            <a:ext cx="1062596" cy="0"/>
                          </a:xfrm>
                          <a:custGeom>
                            <a:avLst/>
                            <a:gdLst/>
                            <a:ahLst/>
                            <a:cxnLst/>
                            <a:rect l="0" t="0" r="0" b="0"/>
                            <a:pathLst>
                              <a:path w="1062596">
                                <a:moveTo>
                                  <a:pt x="0" y="0"/>
                                </a:moveTo>
                                <a:lnTo>
                                  <a:pt x="10625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pic="http://schemas.openxmlformats.org/drawingml/2006/picture" xmlns:a="http://schemas.openxmlformats.org/drawingml/2006/main">
            <w:pict w14:anchorId="1DDF3C62">
              <v:group id="Group 51406" style="width:83.65pt;height:.4pt;mso-position-horizontal-relative:char;mso-position-vertical-relative:line" coordsize="10625,50" o:spid="_x0000_s1026" w14:anchorId="287D41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">
                <v:shape id="Shape 577" style="position:absolute;width:10625;height:0;visibility:visible;mso-wrap-style:square;v-text-anchor:top" coordsize="1062596,0" o:spid="_x0000_s1027" filled="f" strokeweight=".14042mm" path="m,l10625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">
                  <v:stroke miterlimit="83231f" joinstyle="miter"/>
                  <v:path textboxrect="0,0,1062596,0" arrowok="t"/>
                </v:shape>
                <w10:anchorlock/>
              </v:group>
            </w:pict>
          </mc:Fallback>
        </mc:AlternateContent>
      </w:r>
      <w:r w:rsidRPr="000E30DB">
        <w:rPr>
          <w:lang w:val="en-US"/>
        </w:rPr>
        <w:tab/>
        <w:t>(5)</w:t>
      </w:r>
    </w:p>
    <w:p w14:paraId="777A7827" w14:textId="4C7FA703" w:rsidR="00612B85" w:rsidRPr="000E30DB" w:rsidRDefault="00EB15EF">
      <w:pPr>
        <w:spacing w:after="173"/>
        <w:ind w:left="-5"/>
        <w:rPr>
          <w:lang w:val="en-US"/>
        </w:rPr>
      </w:pPr>
      <w:r w:rsidRPr="000E30DB">
        <w:rPr>
          <w:lang w:val="en-US"/>
        </w:rPr>
        <w:t xml:space="preserve">Protein-peptide pairs were classified into four evidence groups based on the probabilities: High </w:t>
      </w:r>
      <w:commentRangeStart w:id="15"/>
      <w:r w:rsidRPr="000E30DB">
        <w:rPr>
          <w:lang w:val="en-US"/>
        </w:rPr>
        <w:t>(</w:t>
      </w:r>
      <w:r w:rsidRPr="000E30DB">
        <w:rPr>
          <w:i/>
          <w:lang w:val="en-US"/>
        </w:rPr>
        <w:t xml:space="preserve">≤ </w:t>
      </w:r>
      <w:commentRangeEnd w:id="15"/>
      <w:r w:rsidRPr="000E30DB">
        <w:rPr>
          <w:rStyle w:val="Kommentarzeichen"/>
          <w:sz w:val="20"/>
          <w:szCs w:val="24"/>
          <w:lang w:val="en-US"/>
        </w:rPr>
        <w:commentReference w:id="15"/>
      </w:r>
      <w:r w:rsidRPr="000E30DB">
        <w:rPr>
          <w:lang w:val="en-US"/>
        </w:rPr>
        <w:t>80%), medium (50-79%), low (30-49%), and very low (</w:t>
      </w:r>
      <w:r w:rsidRPr="000E30DB">
        <w:rPr>
          <w:i/>
          <w:lang w:val="en-US"/>
        </w:rPr>
        <w:t xml:space="preserve">≤ </w:t>
      </w:r>
      <w:r w:rsidRPr="000E30DB">
        <w:rPr>
          <w:lang w:val="en-US"/>
        </w:rPr>
        <w:t>30%)</w:t>
      </w:r>
    </w:p>
    <w:p w14:paraId="30607158" w14:textId="77777777" w:rsidR="00612B85" w:rsidRPr="000E30DB" w:rsidRDefault="00EB15EF">
      <w:pPr>
        <w:spacing w:after="215"/>
        <w:ind w:left="-5"/>
        <w:rPr>
          <w:lang w:val="en-US"/>
        </w:rPr>
      </w:pPr>
      <w:r w:rsidRPr="000E30DB">
        <w:rPr>
          <w:b/>
          <w:sz w:val="17"/>
          <w:lang w:val="en-US"/>
        </w:rPr>
        <w:t xml:space="preserve">Likelihood ratios logic: </w:t>
      </w:r>
      <w:r w:rsidRPr="000E30DB">
        <w:rPr>
          <w:lang w:val="en-US"/>
        </w:rPr>
        <w:t xml:space="preserve">Likelihood ratios (LRs) were assigned to each evidence type based on their relative strength and biological relevance, with values ranging from 0.3 (predicted-only peptides) to 12 (strong binding to target allele) (Supplementary Table 4). LR selection was guided by the following principles: </w:t>
      </w:r>
      <w:commentRangeStart w:id="16"/>
      <w:r w:rsidRPr="000E30DB">
        <w:rPr>
          <w:lang w:val="en-US"/>
        </w:rPr>
        <w:t xml:space="preserve">(1) strong experimental evidence in the target context (same HLA allele, normal tissue, multiple studies) received high LRs (8-12), (2) moderate evidence (partial context match) received intermediate LRs (4-6), and (3) predicted-only peptides received (LR = 0.3). </w:t>
      </w:r>
      <w:commentRangeEnd w:id="16"/>
      <w:r w:rsidR="00BF75D2" w:rsidRPr="000E30DB">
        <w:rPr>
          <w:rStyle w:val="Kommentarzeichen"/>
          <w:sz w:val="20"/>
          <w:szCs w:val="24"/>
          <w:lang w:val="en-US"/>
        </w:rPr>
        <w:commentReference w:id="16"/>
      </w:r>
      <w:r w:rsidRPr="000E30DB">
        <w:rPr>
          <w:lang w:val="en-US"/>
        </w:rPr>
        <w:t>Sensitivity analysis confirmed that these LR values provided appropriate discrimination; the framework assigns 23% confidence to predicted-only peptides and 92% to experimentally validated peptides when starting from a neutral 50% prior (Supplementary Figure 1). This 69-percentage-point spread ensured clear separation between confidence categories while allowing realistic evidence accumulation when multiple factors were present.</w:t>
      </w:r>
    </w:p>
    <w:p w14:paraId="7EE91C80" w14:textId="77777777" w:rsidR="00612B85" w:rsidRPr="000E30DB" w:rsidRDefault="00EB15EF">
      <w:pPr>
        <w:spacing w:after="196" w:line="259" w:lineRule="auto"/>
        <w:ind w:left="-5"/>
        <w:jc w:val="left"/>
        <w:rPr>
          <w:lang w:val="en-US"/>
        </w:rPr>
      </w:pPr>
      <w:r w:rsidRPr="000E30DB">
        <w:rPr>
          <w:b/>
          <w:i/>
          <w:sz w:val="17"/>
          <w:lang w:val="en-US"/>
        </w:rPr>
        <w:t>3.4. AnnoTopes: off-targets annotation and ranking.</w:t>
      </w:r>
    </w:p>
    <w:p w14:paraId="4FF74B0B" w14:textId="77777777" w:rsidR="00612B85" w:rsidRPr="000E30DB" w:rsidRDefault="00EB15EF">
      <w:pPr>
        <w:spacing w:after="193"/>
        <w:ind w:left="-5"/>
        <w:rPr>
          <w:lang w:val="en-US"/>
        </w:rPr>
      </w:pPr>
      <w:r w:rsidRPr="000E30DB">
        <w:rPr>
          <w:b/>
          <w:sz w:val="17"/>
          <w:lang w:val="en-US"/>
        </w:rPr>
        <w:t xml:space="preserve">Bi-feature score: </w:t>
      </w:r>
      <w:r w:rsidRPr="000E30DB">
        <w:rPr>
          <w:lang w:val="en-US"/>
        </w:rPr>
        <w:t>The score prioritizes off-targets based on similarity to the target, using BLOSUM62 substitution matrix (</w:t>
      </w:r>
      <w:r w:rsidRPr="000E30DB">
        <w:rPr>
          <w:i/>
          <w:lang w:val="en-US"/>
        </w:rPr>
        <w:t>b</w:t>
      </w:r>
      <w:r w:rsidRPr="000E30DB">
        <w:rPr>
          <w:lang w:val="en-US"/>
        </w:rPr>
        <w:t>), and its affinity to HLA-allele (</w:t>
      </w:r>
      <w:r w:rsidRPr="000E30DB">
        <w:rPr>
          <w:i/>
          <w:lang w:val="en-US"/>
        </w:rPr>
        <w:t>a</w:t>
      </w:r>
      <w:r w:rsidRPr="000E30DB">
        <w:rPr>
          <w:lang w:val="en-US"/>
        </w:rPr>
        <w:t>). The score is bounded [0-1], the higher the score is, the higher the risk is, i.e., highly ranked peptides are more likely to be relevant off-targets and therefore should be included in downstream analysis. The score function (</w:t>
      </w:r>
      <w:r w:rsidRPr="000E30DB">
        <w:rPr>
          <w:i/>
          <w:lang w:val="en-US"/>
        </w:rPr>
        <w:t>S</w:t>
      </w:r>
      <w:r w:rsidRPr="000E30DB">
        <w:rPr>
          <w:lang w:val="en-US"/>
        </w:rPr>
        <w:t>) is defined as:</w:t>
      </w:r>
    </w:p>
    <w:p w14:paraId="5D06B83D" w14:textId="77777777" w:rsidR="00612B85" w:rsidRPr="000E30DB" w:rsidRDefault="00EB15EF">
      <w:pPr>
        <w:spacing w:after="3" w:line="259" w:lineRule="auto"/>
        <w:ind w:left="810"/>
        <w:jc w:val="center"/>
        <w:rPr>
          <w:lang w:val="en-US"/>
        </w:rPr>
      </w:pPr>
      <w:r w:rsidRPr="000E30DB">
        <w:rPr>
          <w:i/>
          <w:lang w:val="en-US"/>
        </w:rPr>
        <w:t>f</w:t>
      </w:r>
      <w:r w:rsidRPr="000E30DB">
        <w:rPr>
          <w:lang w:val="en-US"/>
        </w:rPr>
        <w:t>(</w:t>
      </w:r>
      <w:r w:rsidRPr="000E30DB">
        <w:rPr>
          <w:i/>
          <w:lang w:val="en-US"/>
        </w:rPr>
        <w:t>a</w:t>
      </w:r>
      <w:r w:rsidRPr="000E30DB">
        <w:rPr>
          <w:lang w:val="en-US"/>
        </w:rPr>
        <w:t>)+</w:t>
      </w:r>
      <w:r w:rsidRPr="000E30DB">
        <w:rPr>
          <w:i/>
          <w:lang w:val="en-US"/>
        </w:rPr>
        <w:t>g</w:t>
      </w:r>
      <w:r w:rsidRPr="000E30DB">
        <w:rPr>
          <w:lang w:val="en-US"/>
        </w:rPr>
        <w:t>(</w:t>
      </w:r>
      <w:r w:rsidRPr="000E30DB">
        <w:rPr>
          <w:i/>
          <w:lang w:val="en-US"/>
        </w:rPr>
        <w:t>b</w:t>
      </w:r>
      <w:r w:rsidRPr="000E30DB">
        <w:rPr>
          <w:lang w:val="en-US"/>
        </w:rPr>
        <w:t>)</w:t>
      </w:r>
    </w:p>
    <w:p w14:paraId="65D6F4CB" w14:textId="77777777" w:rsidR="00612B85" w:rsidRPr="000E30DB" w:rsidRDefault="00EB15EF">
      <w:pPr>
        <w:tabs>
          <w:tab w:val="center" w:pos="1908"/>
          <w:tab w:val="center" w:pos="2863"/>
          <w:tab w:val="right" w:pos="4840"/>
        </w:tabs>
        <w:spacing w:after="0" w:line="259" w:lineRule="auto"/>
        <w:ind w:left="0" w:right="-15" w:firstLine="0"/>
        <w:jc w:val="left"/>
        <w:rPr>
          <w:lang w:val="en-US"/>
        </w:rPr>
      </w:pPr>
      <w:r w:rsidRPr="000E30DB">
        <w:rPr>
          <w:sz w:val="22"/>
          <w:lang w:val="en-US"/>
        </w:rPr>
        <w:tab/>
      </w:r>
      <w:r w:rsidRPr="000E30DB">
        <w:rPr>
          <w:i/>
          <w:lang w:val="en-US"/>
        </w:rPr>
        <w:t>S</w:t>
      </w:r>
      <w:r w:rsidRPr="000E30DB">
        <w:rPr>
          <w:lang w:val="en-US"/>
        </w:rPr>
        <w:t>(</w:t>
      </w:r>
      <w:r w:rsidRPr="000E30DB">
        <w:rPr>
          <w:i/>
          <w:lang w:val="en-US"/>
        </w:rPr>
        <w:t>a,b</w:t>
      </w:r>
      <w:r w:rsidRPr="000E30DB">
        <w:rPr>
          <w:lang w:val="en-US"/>
        </w:rPr>
        <w:t>) =</w:t>
      </w:r>
      <w:r w:rsidRPr="000E30DB">
        <w:rPr>
          <w:lang w:val="en-US"/>
        </w:rPr>
        <w:tab/>
      </w:r>
      <w:r>
        <w:rPr>
          <w:noProof/>
          <w:sz w:val="22"/>
        </w:rPr>
        <mc:AlternateContent>
          <mc:Choice Requires="wpg">
            <w:drawing>
              <wp:inline distT="0" distB="0" distL="0" distR="0" wp14:anchorId="4A8A9A35" wp14:editId="424AC449">
                <wp:extent cx="592011" cy="5055"/>
                <wp:effectExtent l="0" t="0" r="0" b="0"/>
                <wp:docPr id="51407" name="Group 51407"/>
                <wp:cNvGraphicFramePr/>
                <a:graphic xmlns:a="http://schemas.openxmlformats.org/drawingml/2006/main">
                  <a:graphicData uri="http://schemas.microsoft.com/office/word/2010/wordprocessingGroup">
                    <wpg:wgp>
                      <wpg:cNvGrpSpPr/>
                      <wpg:grpSpPr>
                        <a:xfrm>
                          <a:off x="0" y="0"/>
                          <a:ext cx="592011" cy="5055"/>
                          <a:chOff x="0" y="0"/>
                          <a:chExt cx="592011" cy="5055"/>
                        </a:xfrm>
                      </wpg:grpSpPr>
                      <wps:wsp>
                        <wps:cNvPr id="636" name="Shape 636"/>
                        <wps:cNvSpPr/>
                        <wps:spPr>
                          <a:xfrm>
                            <a:off x="0" y="0"/>
                            <a:ext cx="592011" cy="0"/>
                          </a:xfrm>
                          <a:custGeom>
                            <a:avLst/>
                            <a:gdLst/>
                            <a:ahLst/>
                            <a:cxnLst/>
                            <a:rect l="0" t="0" r="0" b="0"/>
                            <a:pathLst>
                              <a:path w="592011">
                                <a:moveTo>
                                  <a:pt x="0" y="0"/>
                                </a:moveTo>
                                <a:lnTo>
                                  <a:pt x="59201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pic="http://schemas.openxmlformats.org/drawingml/2006/picture" xmlns:a="http://schemas.openxmlformats.org/drawingml/2006/main">
            <w:pict w14:anchorId="7F9E8149">
              <v:group id="Group 51407" style="width:46.6pt;height:.4pt;mso-position-horizontal-relative:char;mso-position-vertical-relative:line" coordsize="5920,50" o:spid="_x0000_s1026" w14:anchorId="1602B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">
                <v:shape id="Shape 636" style="position:absolute;width:5920;height:0;visibility:visible;mso-wrap-style:square;v-text-anchor:top" coordsize="592011,0" o:spid="_x0000_s1027" filled="f" strokeweight=".14042mm" path="m,l5920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">
                  <v:stroke miterlimit="83231f" joinstyle="miter"/>
                  <v:path textboxrect="0,0,592011,0" arrowok="t"/>
                </v:shape>
                <w10:anchorlock/>
              </v:group>
            </w:pict>
          </mc:Fallback>
        </mc:AlternateContent>
      </w:r>
      <w:r w:rsidRPr="000E30DB">
        <w:rPr>
          <w:lang w:val="en-US"/>
        </w:rPr>
        <w:tab/>
        <w:t>(6)</w:t>
      </w:r>
    </w:p>
    <w:p w14:paraId="0279FA86" w14:textId="77777777" w:rsidR="00612B85" w:rsidRPr="000E30DB" w:rsidRDefault="00EB15EF">
      <w:pPr>
        <w:spacing w:after="3" w:line="259" w:lineRule="auto"/>
        <w:ind w:left="810"/>
        <w:jc w:val="center"/>
        <w:rPr>
          <w:lang w:val="en-US"/>
        </w:rPr>
      </w:pPr>
      <w:r w:rsidRPr="000E30DB">
        <w:rPr>
          <w:lang w:val="en-US"/>
        </w:rPr>
        <w:t>2</w:t>
      </w:r>
    </w:p>
    <w:p w14:paraId="1C8C93F0" w14:textId="77777777" w:rsidR="00612B85" w:rsidRPr="000E30DB" w:rsidRDefault="00EB15EF">
      <w:pPr>
        <w:spacing w:after="240"/>
        <w:ind w:left="-5" w:right="90"/>
        <w:rPr>
          <w:lang w:val="en-US"/>
        </w:rPr>
      </w:pPr>
      <w:r w:rsidRPr="000E30DB">
        <w:rPr>
          <w:lang w:val="en-US"/>
        </w:rPr>
        <w:t xml:space="preserve">where affinity is defined as </w:t>
      </w:r>
      <w:r w:rsidRPr="000E30DB">
        <w:rPr>
          <w:i/>
          <w:lang w:val="en-US"/>
        </w:rPr>
        <w:t>f</w:t>
      </w:r>
      <w:r w:rsidRPr="000E30DB">
        <w:rPr>
          <w:lang w:val="en-US"/>
        </w:rPr>
        <w:t>(</w:t>
      </w:r>
      <w:r w:rsidRPr="000E30DB">
        <w:rPr>
          <w:i/>
          <w:lang w:val="en-US"/>
        </w:rPr>
        <w:t>a</w:t>
      </w:r>
      <w:r w:rsidRPr="000E30DB">
        <w:rPr>
          <w:lang w:val="en-US"/>
        </w:rPr>
        <w:t xml:space="preserve">) = </w:t>
      </w:r>
      <w:r w:rsidRPr="000E30DB">
        <w:rPr>
          <w:i/>
          <w:lang w:val="en-US"/>
        </w:rPr>
        <w:t>{</w:t>
      </w:r>
      <w:r w:rsidRPr="000E30DB">
        <w:rPr>
          <w:lang w:val="en-US"/>
        </w:rPr>
        <w:t>1</w:t>
      </w:r>
      <w:r w:rsidRPr="000E30DB">
        <w:rPr>
          <w:i/>
          <w:lang w:val="en-US"/>
        </w:rPr>
        <w:t>,</w:t>
      </w:r>
      <w:r w:rsidRPr="000E30DB">
        <w:rPr>
          <w:lang w:val="en-US"/>
        </w:rPr>
        <w:t>0</w:t>
      </w:r>
      <w:r w:rsidRPr="000E30DB">
        <w:rPr>
          <w:i/>
          <w:lang w:val="en-US"/>
        </w:rPr>
        <w:t>.</w:t>
      </w:r>
      <w:r w:rsidRPr="000E30DB">
        <w:rPr>
          <w:lang w:val="en-US"/>
        </w:rPr>
        <w:t>66</w:t>
      </w:r>
      <w:r w:rsidRPr="000E30DB">
        <w:rPr>
          <w:i/>
          <w:lang w:val="en-US"/>
        </w:rPr>
        <w:t>,</w:t>
      </w:r>
      <w:r w:rsidRPr="000E30DB">
        <w:rPr>
          <w:lang w:val="en-US"/>
        </w:rPr>
        <w:t>0</w:t>
      </w:r>
      <w:r w:rsidRPr="000E30DB">
        <w:rPr>
          <w:i/>
          <w:lang w:val="en-US"/>
        </w:rPr>
        <w:t>.</w:t>
      </w:r>
      <w:r w:rsidRPr="000E30DB">
        <w:rPr>
          <w:lang w:val="en-US"/>
        </w:rPr>
        <w:t>33</w:t>
      </w:r>
      <w:r w:rsidRPr="000E30DB">
        <w:rPr>
          <w:i/>
          <w:lang w:val="en-US"/>
        </w:rPr>
        <w:t>,</w:t>
      </w:r>
      <w:r w:rsidRPr="000E30DB">
        <w:rPr>
          <w:lang w:val="en-US"/>
        </w:rPr>
        <w:t>0</w:t>
      </w:r>
      <w:r w:rsidRPr="000E30DB">
        <w:rPr>
          <w:i/>
          <w:lang w:val="en-US"/>
        </w:rPr>
        <w:t xml:space="preserve">} </w:t>
      </w:r>
      <w:r w:rsidRPr="000E30DB">
        <w:rPr>
          <w:lang w:val="en-US"/>
        </w:rPr>
        <w:t xml:space="preserve">for </w:t>
      </w:r>
      <w:r w:rsidRPr="000E30DB">
        <w:rPr>
          <w:i/>
          <w:lang w:val="en-US"/>
        </w:rPr>
        <w:t>a ∈ {</w:t>
      </w:r>
      <w:r w:rsidRPr="000E30DB">
        <w:rPr>
          <w:lang w:val="en-US"/>
        </w:rPr>
        <w:t>[0</w:t>
      </w:r>
      <w:r w:rsidRPr="000E30DB">
        <w:rPr>
          <w:i/>
          <w:lang w:val="en-US"/>
        </w:rPr>
        <w:t>,</w:t>
      </w:r>
      <w:r w:rsidRPr="000E30DB">
        <w:rPr>
          <w:lang w:val="en-US"/>
        </w:rPr>
        <w:t>50)</w:t>
      </w:r>
      <w:r w:rsidRPr="000E30DB">
        <w:rPr>
          <w:i/>
          <w:lang w:val="en-US"/>
        </w:rPr>
        <w:t>,</w:t>
      </w:r>
      <w:r w:rsidRPr="000E30DB">
        <w:rPr>
          <w:lang w:val="en-US"/>
        </w:rPr>
        <w:t>[50</w:t>
      </w:r>
      <w:r w:rsidRPr="000E30DB">
        <w:rPr>
          <w:i/>
          <w:lang w:val="en-US"/>
        </w:rPr>
        <w:t>,</w:t>
      </w:r>
      <w:r w:rsidRPr="000E30DB">
        <w:rPr>
          <w:lang w:val="en-US"/>
        </w:rPr>
        <w:t>500)</w:t>
      </w:r>
      <w:r w:rsidRPr="000E30DB">
        <w:rPr>
          <w:i/>
          <w:lang w:val="en-US"/>
        </w:rPr>
        <w:t>,</w:t>
      </w:r>
      <w:r w:rsidRPr="000E30DB">
        <w:rPr>
          <w:lang w:val="en-US"/>
        </w:rPr>
        <w:t>[500</w:t>
      </w:r>
      <w:r w:rsidRPr="000E30DB">
        <w:rPr>
          <w:i/>
          <w:lang w:val="en-US"/>
        </w:rPr>
        <w:t>,</w:t>
      </w:r>
      <w:r w:rsidRPr="000E30DB">
        <w:rPr>
          <w:lang w:val="en-US"/>
        </w:rPr>
        <w:t>5000)</w:t>
      </w:r>
      <w:r w:rsidRPr="000E30DB">
        <w:rPr>
          <w:i/>
          <w:lang w:val="en-US"/>
        </w:rPr>
        <w:t>,</w:t>
      </w:r>
      <w:r w:rsidRPr="000E30DB">
        <w:rPr>
          <w:lang w:val="en-US"/>
        </w:rPr>
        <w:t>[5000</w:t>
      </w:r>
      <w:r w:rsidRPr="000E30DB">
        <w:rPr>
          <w:i/>
          <w:lang w:val="en-US"/>
        </w:rPr>
        <w:t>,∞</w:t>
      </w:r>
      <w:r w:rsidRPr="000E30DB">
        <w:rPr>
          <w:lang w:val="en-US"/>
        </w:rPr>
        <w:t>)</w:t>
      </w:r>
      <w:r w:rsidRPr="000E30DB">
        <w:rPr>
          <w:i/>
          <w:lang w:val="en-US"/>
        </w:rPr>
        <w:t xml:space="preserve">} </w:t>
      </w:r>
      <w:r w:rsidRPr="000E30DB">
        <w:rPr>
          <w:lang w:val="en-US"/>
        </w:rPr>
        <w:t>to maintain biological relevance and</w:t>
      </w:r>
    </w:p>
    <w:p w14:paraId="58142CF0" w14:textId="77777777" w:rsidR="00612B85" w:rsidRPr="000E30DB" w:rsidRDefault="00EB15EF">
      <w:pPr>
        <w:spacing w:after="0" w:line="265" w:lineRule="auto"/>
        <w:ind w:left="745" w:right="248"/>
        <w:jc w:val="center"/>
        <w:rPr>
          <w:lang w:val="en-US"/>
        </w:rPr>
      </w:pPr>
      <w:r w:rsidRPr="000E30DB">
        <w:rPr>
          <w:i/>
          <w:lang w:val="en-US"/>
        </w:rPr>
        <w:t>b−b</w:t>
      </w:r>
      <w:r w:rsidRPr="000E30DB">
        <w:rPr>
          <w:i/>
          <w:sz w:val="15"/>
          <w:lang w:val="en-US"/>
        </w:rPr>
        <w:t>min</w:t>
      </w:r>
    </w:p>
    <w:p w14:paraId="190CE05C" w14:textId="77777777" w:rsidR="00612B85" w:rsidRPr="000E30DB" w:rsidRDefault="00EB15EF">
      <w:pPr>
        <w:tabs>
          <w:tab w:val="center" w:pos="1771"/>
          <w:tab w:val="center" w:pos="2756"/>
          <w:tab w:val="right" w:pos="4840"/>
        </w:tabs>
        <w:spacing w:after="0" w:line="259" w:lineRule="auto"/>
        <w:ind w:left="0" w:firstLine="0"/>
        <w:jc w:val="left"/>
        <w:rPr>
          <w:lang w:val="en-US"/>
        </w:rPr>
      </w:pPr>
      <w:r w:rsidRPr="000E30DB">
        <w:rPr>
          <w:sz w:val="22"/>
          <w:lang w:val="en-US"/>
        </w:rPr>
        <w:lastRenderedPageBreak/>
        <w:tab/>
      </w:r>
      <w:r w:rsidRPr="000E30DB">
        <w:rPr>
          <w:i/>
          <w:lang w:val="en-US"/>
        </w:rPr>
        <w:t>g</w:t>
      </w:r>
      <w:r w:rsidRPr="000E30DB">
        <w:rPr>
          <w:lang w:val="en-US"/>
        </w:rPr>
        <w:t>(</w:t>
      </w:r>
      <w:r w:rsidRPr="000E30DB">
        <w:rPr>
          <w:i/>
          <w:lang w:val="en-US"/>
        </w:rPr>
        <w:t>b</w:t>
      </w:r>
      <w:r w:rsidRPr="000E30DB">
        <w:rPr>
          <w:lang w:val="en-US"/>
        </w:rPr>
        <w:t>) =</w:t>
      </w:r>
      <w:r w:rsidRPr="000E30DB">
        <w:rPr>
          <w:lang w:val="en-US"/>
        </w:rPr>
        <w:tab/>
      </w:r>
      <w:r>
        <w:rPr>
          <w:noProof/>
          <w:sz w:val="22"/>
        </w:rPr>
        <mc:AlternateContent>
          <mc:Choice Requires="wpg">
            <w:drawing>
              <wp:inline distT="0" distB="0" distL="0" distR="0" wp14:anchorId="495906FA" wp14:editId="776D7238">
                <wp:extent cx="765683" cy="5055"/>
                <wp:effectExtent l="0" t="0" r="0" b="0"/>
                <wp:docPr id="51408" name="Group 51408"/>
                <wp:cNvGraphicFramePr/>
                <a:graphic xmlns:a="http://schemas.openxmlformats.org/drawingml/2006/main">
                  <a:graphicData uri="http://schemas.microsoft.com/office/word/2010/wordprocessingGroup">
                    <wpg:wgp>
                      <wpg:cNvGrpSpPr/>
                      <wpg:grpSpPr>
                        <a:xfrm>
                          <a:off x="0" y="0"/>
                          <a:ext cx="765683" cy="5055"/>
                          <a:chOff x="0" y="0"/>
                          <a:chExt cx="765683" cy="5055"/>
                        </a:xfrm>
                      </wpg:grpSpPr>
                      <wps:wsp>
                        <wps:cNvPr id="688" name="Shape 688"/>
                        <wps:cNvSpPr/>
                        <wps:spPr>
                          <a:xfrm>
                            <a:off x="0" y="0"/>
                            <a:ext cx="765683" cy="0"/>
                          </a:xfrm>
                          <a:custGeom>
                            <a:avLst/>
                            <a:gdLst/>
                            <a:ahLst/>
                            <a:cxnLst/>
                            <a:rect l="0" t="0" r="0" b="0"/>
                            <a:pathLst>
                              <a:path w="765683">
                                <a:moveTo>
                                  <a:pt x="0" y="0"/>
                                </a:moveTo>
                                <a:lnTo>
                                  <a:pt x="76568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pic="http://schemas.openxmlformats.org/drawingml/2006/picture" xmlns:a="http://schemas.openxmlformats.org/drawingml/2006/main">
            <w:pict w14:anchorId="5F26ADC3">
              <v:group id="Group 51408" style="width:60.3pt;height:.4pt;mso-position-horizontal-relative:char;mso-position-vertical-relative:line" coordsize="7656,50" o:spid="_x0000_s1026" w14:anchorId="59AFB8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">
                <v:shape id="Shape 688" style="position:absolute;width:7656;height:0;visibility:visible;mso-wrap-style:square;v-text-anchor:top" coordsize="765683,0" o:spid="_x0000_s1027" filled="f" strokeweight=".14042mm" path="m,l76568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">
                  <v:stroke miterlimit="83231f" joinstyle="miter"/>
                  <v:path textboxrect="0,0,765683,0" arrowok="t"/>
                </v:shape>
                <w10:anchorlock/>
              </v:group>
            </w:pict>
          </mc:Fallback>
        </mc:AlternateContent>
      </w:r>
      <w:r w:rsidRPr="000E30DB">
        <w:rPr>
          <w:lang w:val="en-US"/>
        </w:rPr>
        <w:tab/>
        <w:t>(7)</w:t>
      </w:r>
    </w:p>
    <w:p w14:paraId="1E07F5DA" w14:textId="77777777" w:rsidR="00612B85" w:rsidRPr="000E30DB" w:rsidRDefault="00EB15EF">
      <w:pPr>
        <w:spacing w:after="186" w:line="265" w:lineRule="auto"/>
        <w:ind w:left="745" w:right="239"/>
        <w:jc w:val="center"/>
        <w:rPr>
          <w:lang w:val="en-US"/>
        </w:rPr>
      </w:pPr>
      <w:r w:rsidRPr="000E30DB">
        <w:rPr>
          <w:lang w:val="en-US"/>
        </w:rPr>
        <w:t>(</w:t>
      </w:r>
      <w:r w:rsidRPr="000E30DB">
        <w:rPr>
          <w:i/>
          <w:lang w:val="en-US"/>
        </w:rPr>
        <w:t>b</w:t>
      </w:r>
      <w:r w:rsidRPr="000E30DB">
        <w:rPr>
          <w:i/>
          <w:sz w:val="15"/>
          <w:lang w:val="en-US"/>
        </w:rPr>
        <w:t xml:space="preserve">max </w:t>
      </w:r>
      <w:r w:rsidRPr="000E30DB">
        <w:rPr>
          <w:i/>
          <w:lang w:val="en-US"/>
        </w:rPr>
        <w:t>−b</w:t>
      </w:r>
      <w:r w:rsidRPr="000E30DB">
        <w:rPr>
          <w:i/>
          <w:sz w:val="15"/>
          <w:lang w:val="en-US"/>
        </w:rPr>
        <w:t>min</w:t>
      </w:r>
      <w:r w:rsidRPr="000E30DB">
        <w:rPr>
          <w:lang w:val="en-US"/>
        </w:rPr>
        <w:t>)</w:t>
      </w:r>
    </w:p>
    <w:p w14:paraId="326F6A2A" w14:textId="77777777" w:rsidR="00612B85" w:rsidRPr="000E30DB" w:rsidRDefault="00EB15EF">
      <w:pPr>
        <w:spacing w:after="210"/>
        <w:ind w:left="-5" w:right="90"/>
        <w:rPr>
          <w:lang w:val="en-US"/>
        </w:rPr>
      </w:pPr>
      <w:commentRangeStart w:id="17"/>
      <w:r w:rsidRPr="000E30DB">
        <w:rPr>
          <w:lang w:val="en-US"/>
        </w:rPr>
        <w:t>The fin</w:t>
      </w:r>
      <w:commentRangeEnd w:id="17"/>
      <w:r w:rsidR="00A350FA" w:rsidRPr="000E30DB">
        <w:rPr>
          <w:rStyle w:val="Kommentarzeichen"/>
          <w:sz w:val="20"/>
          <w:szCs w:val="24"/>
          <w:lang w:val="en-US"/>
        </w:rPr>
        <w:commentReference w:id="17"/>
      </w:r>
      <w:r w:rsidRPr="000E30DB">
        <w:rPr>
          <w:lang w:val="en-US"/>
        </w:rPr>
        <w:t xml:space="preserve">al peptide classification is then estimated using supervised machine learning method, k-means with 3 clusters (EpiTox’s default clustering mode): </w:t>
      </w:r>
      <w:r w:rsidRPr="000E30DB">
        <w:rPr>
          <w:i/>
          <w:lang w:val="en-US"/>
        </w:rPr>
        <w:t>peptide</w:t>
      </w:r>
      <w:r w:rsidRPr="000E30DB">
        <w:rPr>
          <w:i/>
          <w:vertAlign w:val="subscript"/>
          <w:lang w:val="en-US"/>
        </w:rPr>
        <w:t xml:space="preserve">rank </w:t>
      </w:r>
      <w:r w:rsidRPr="000E30DB">
        <w:rPr>
          <w:lang w:val="en-US"/>
        </w:rPr>
        <w:t xml:space="preserve">= </w:t>
      </w:r>
      <w:r w:rsidRPr="000E30DB">
        <w:rPr>
          <w:i/>
          <w:lang w:val="en-US"/>
        </w:rPr>
        <w:t>kmeans</w:t>
      </w:r>
      <w:r w:rsidRPr="000E30DB">
        <w:rPr>
          <w:vertAlign w:val="subscript"/>
          <w:lang w:val="en-US"/>
        </w:rPr>
        <w:t>3</w:t>
      </w:r>
      <w:r w:rsidRPr="000E30DB">
        <w:rPr>
          <w:lang w:val="en-US"/>
        </w:rPr>
        <w:t>(</w:t>
      </w:r>
      <w:r w:rsidRPr="000E30DB">
        <w:rPr>
          <w:i/>
          <w:lang w:val="en-US"/>
        </w:rPr>
        <w:t>S</w:t>
      </w:r>
      <w:r w:rsidRPr="000E30DB">
        <w:rPr>
          <w:lang w:val="en-US"/>
        </w:rPr>
        <w:t xml:space="preserve">) </w:t>
      </w:r>
      <w:r w:rsidRPr="000E30DB">
        <w:rPr>
          <w:i/>
          <w:lang w:val="en-US"/>
        </w:rPr>
        <w:t>→ {Low,Moderate,High}</w:t>
      </w:r>
    </w:p>
    <w:p w14:paraId="7748890C" w14:textId="77777777" w:rsidR="00612B85" w:rsidRPr="000E30DB" w:rsidRDefault="00EB15EF">
      <w:pPr>
        <w:tabs>
          <w:tab w:val="right" w:pos="4840"/>
        </w:tabs>
        <w:ind w:left="-15" w:firstLine="0"/>
        <w:jc w:val="left"/>
        <w:rPr>
          <w:lang w:val="en-US"/>
        </w:rPr>
      </w:pPr>
      <w:r w:rsidRPr="000E30DB">
        <w:rPr>
          <w:b/>
          <w:sz w:val="17"/>
          <w:lang w:val="en-US"/>
        </w:rPr>
        <w:t>Multi-feature score:</w:t>
      </w:r>
      <w:r w:rsidRPr="000E30DB">
        <w:rPr>
          <w:b/>
          <w:sz w:val="17"/>
          <w:lang w:val="en-US"/>
        </w:rPr>
        <w:tab/>
      </w:r>
      <w:r w:rsidRPr="000E30DB">
        <w:rPr>
          <w:lang w:val="en-US"/>
        </w:rPr>
        <w:t>Eight physiochemical properties for</w:t>
      </w:r>
    </w:p>
    <w:p w14:paraId="34BE8F9D" w14:textId="77777777" w:rsidR="00612B85" w:rsidRPr="000E30DB" w:rsidRDefault="00EB15EF">
      <w:pPr>
        <w:ind w:left="-5" w:right="90"/>
        <w:rPr>
          <w:lang w:val="en-US"/>
        </w:rPr>
      </w:pPr>
      <w:r w:rsidRPr="000E30DB">
        <w:rPr>
          <w:lang w:val="en-US"/>
        </w:rPr>
        <w:t>each peptide were computed: Five global features (GRAVY, isoelectric point [pI], net charge at pH 7.4, aromaticity, and aliphatic index) and three position-specific features corresponding to TCR-facing backbone residues (backbone GRAVY, backbone charge, and backbone aromaticity) at previously defined positions according to target-template (Methods</w:t>
      </w:r>
      <w:del w:id="18" w:author="Jörg Birkenfeld" w:date="2025-12-06T11:22:00Z" w16du:dateUtc="2025-12-06T10:22:00Z">
        <w:r w:rsidRPr="000E30DB" w:rsidDel="00BD549A">
          <w:rPr>
            <w:lang w:val="en-US"/>
          </w:rPr>
          <w:delText>:</w:delText>
        </w:r>
      </w:del>
      <w:r w:rsidRPr="000E30DB">
        <w:rPr>
          <w:lang w:val="en-US"/>
        </w:rPr>
        <w:t xml:space="preserve"> </w:t>
      </w:r>
      <w:r w:rsidRPr="000E30DB">
        <w:rPr>
          <w:color w:val="0000FF"/>
          <w:lang w:val="en-US"/>
        </w:rPr>
        <w:t>2</w:t>
      </w:r>
      <w:r w:rsidRPr="000E30DB">
        <w:rPr>
          <w:lang w:val="en-US"/>
        </w:rPr>
        <w:t xml:space="preserve">). The choice of features was guided by observations from internal analyses on related datasets, where these properties appeared to show meaningful variability and potential relevance to pHLA and structural characteristics. All features were computed and z-score normalized. Target anchor &amp; backbone positions were determined in the TPT (Methods: </w:t>
      </w:r>
      <w:r w:rsidRPr="000E30DB">
        <w:rPr>
          <w:color w:val="0000FF"/>
          <w:lang w:val="en-US"/>
        </w:rPr>
        <w:t>2</w:t>
      </w:r>
      <w:r w:rsidRPr="000E30DB">
        <w:rPr>
          <w:lang w:val="en-US"/>
        </w:rPr>
        <w:t>), and the associated off-target positions classification was determined after obtaining the final list from MutaTopes. Features were weighted based on mismatch location relative to HLA anchors, these weights within each category were normalized to sum to 1. When anchors are intact, HLA presentation is maintained and TCR recognition of exposed backbone residues dominates; when anchors are disrupted, global properties affecting presentation become more relevant. Therefore, the weights are Anchor intact (backbone mismatches only): Backbone features weighted 3</w:t>
      </w:r>
      <w:r w:rsidRPr="000E30DB">
        <w:rPr>
          <w:i/>
          <w:lang w:val="en-US"/>
        </w:rPr>
        <w:t>.</w:t>
      </w:r>
      <w:r w:rsidRPr="000E30DB">
        <w:rPr>
          <w:lang w:val="en-US"/>
        </w:rPr>
        <w:t>0</w:t>
      </w:r>
      <w:r w:rsidRPr="000E30DB">
        <w:rPr>
          <w:i/>
          <w:lang w:val="en-US"/>
        </w:rPr>
        <w:t>×</w:t>
      </w:r>
      <w:r w:rsidRPr="000E30DB">
        <w:rPr>
          <w:lang w:val="en-US"/>
        </w:rPr>
        <w:t>, global features 1</w:t>
      </w:r>
      <w:r w:rsidRPr="000E30DB">
        <w:rPr>
          <w:i/>
          <w:lang w:val="en-US"/>
        </w:rPr>
        <w:t>.</w:t>
      </w:r>
      <w:r w:rsidRPr="000E30DB">
        <w:rPr>
          <w:lang w:val="en-US"/>
        </w:rPr>
        <w:t>0</w:t>
      </w:r>
      <w:r w:rsidRPr="000E30DB">
        <w:rPr>
          <w:i/>
          <w:lang w:val="en-US"/>
        </w:rPr>
        <w:t>×</w:t>
      </w:r>
      <w:r w:rsidRPr="000E30DB">
        <w:rPr>
          <w:lang w:val="en-US"/>
        </w:rPr>
        <w:t>; Anchor mismatch (backbone intact): Global features weighted 2</w:t>
      </w:r>
      <w:r w:rsidRPr="000E30DB">
        <w:rPr>
          <w:i/>
          <w:lang w:val="en-US"/>
        </w:rPr>
        <w:t>.</w:t>
      </w:r>
      <w:r w:rsidRPr="000E30DB">
        <w:rPr>
          <w:lang w:val="en-US"/>
        </w:rPr>
        <w:t>0</w:t>
      </w:r>
      <w:r w:rsidRPr="000E30DB">
        <w:rPr>
          <w:i/>
          <w:lang w:val="en-US"/>
        </w:rPr>
        <w:t>×</w:t>
      </w:r>
      <w:r w:rsidRPr="000E30DB">
        <w:rPr>
          <w:lang w:val="en-US"/>
        </w:rPr>
        <w:t>, backbone features 1</w:t>
      </w:r>
      <w:r w:rsidRPr="000E30DB">
        <w:rPr>
          <w:i/>
          <w:lang w:val="en-US"/>
        </w:rPr>
        <w:t>.</w:t>
      </w:r>
      <w:r w:rsidRPr="000E30DB">
        <w:rPr>
          <w:lang w:val="en-US"/>
        </w:rPr>
        <w:t>0</w:t>
      </w:r>
      <w:r w:rsidRPr="000E30DB">
        <w:rPr>
          <w:i/>
          <w:lang w:val="en-US"/>
        </w:rPr>
        <w:t>×</w:t>
      </w:r>
      <w:r w:rsidRPr="000E30DB">
        <w:rPr>
          <w:lang w:val="en-US"/>
        </w:rPr>
        <w:t>; Both (mismatches everywhere): Global features 1</w:t>
      </w:r>
      <w:r w:rsidRPr="000E30DB">
        <w:rPr>
          <w:i/>
          <w:lang w:val="en-US"/>
        </w:rPr>
        <w:t>.</w:t>
      </w:r>
      <w:r w:rsidRPr="000E30DB">
        <w:rPr>
          <w:lang w:val="en-US"/>
        </w:rPr>
        <w:t>0</w:t>
      </w:r>
      <w:r w:rsidRPr="000E30DB">
        <w:rPr>
          <w:i/>
          <w:lang w:val="en-US"/>
        </w:rPr>
        <w:t>×</w:t>
      </w:r>
      <w:r w:rsidRPr="000E30DB">
        <w:rPr>
          <w:lang w:val="en-US"/>
        </w:rPr>
        <w:t>, backbone features 1</w:t>
      </w:r>
      <w:r w:rsidRPr="000E30DB">
        <w:rPr>
          <w:i/>
          <w:lang w:val="en-US"/>
        </w:rPr>
        <w:t>.</w:t>
      </w:r>
      <w:r w:rsidRPr="000E30DB">
        <w:rPr>
          <w:lang w:val="en-US"/>
        </w:rPr>
        <w:t>5</w:t>
      </w:r>
      <w:r w:rsidRPr="000E30DB">
        <w:rPr>
          <w:i/>
          <w:lang w:val="en-US"/>
        </w:rPr>
        <w:t>×</w:t>
      </w:r>
      <w:r w:rsidRPr="000E30DB">
        <w:rPr>
          <w:lang w:val="en-US"/>
        </w:rPr>
        <w:t>.</w:t>
      </w:r>
    </w:p>
    <w:p w14:paraId="0D98566D" w14:textId="77777777" w:rsidR="00612B85" w:rsidRPr="000E30DB" w:rsidRDefault="00EB15EF">
      <w:pPr>
        <w:spacing w:after="26"/>
        <w:ind w:left="-5"/>
        <w:rPr>
          <w:lang w:val="en-US"/>
        </w:rPr>
      </w:pPr>
      <w:r w:rsidRPr="000E30DB">
        <w:rPr>
          <w:lang w:val="en-US"/>
        </w:rPr>
        <w:t>Multi-biophysical distance from the target peptide was computed as weighted Euclidean distance:</w:t>
      </w:r>
    </w:p>
    <w:p w14:paraId="283845A7" w14:textId="77777777" w:rsidR="00612B85" w:rsidRDefault="00EB15EF">
      <w:pPr>
        <w:spacing w:after="78" w:line="259" w:lineRule="auto"/>
        <w:ind w:left="1988" w:firstLine="0"/>
        <w:jc w:val="left"/>
      </w:pPr>
      <w:r>
        <w:rPr>
          <w:noProof/>
          <w:sz w:val="22"/>
        </w:rPr>
        <mc:AlternateContent>
          <mc:Choice Requires="wpg">
            <w:drawing>
              <wp:inline distT="0" distB="0" distL="0" distR="0" wp14:anchorId="3CC3C089" wp14:editId="3CBE1AB7">
                <wp:extent cx="895871" cy="5055"/>
                <wp:effectExtent l="0" t="0" r="0" b="0"/>
                <wp:docPr id="51409" name="Group 51409"/>
                <wp:cNvGraphicFramePr/>
                <a:graphic xmlns:a="http://schemas.openxmlformats.org/drawingml/2006/main">
                  <a:graphicData uri="http://schemas.microsoft.com/office/word/2010/wordprocessingGroup">
                    <wpg:wgp>
                      <wpg:cNvGrpSpPr/>
                      <wpg:grpSpPr>
                        <a:xfrm>
                          <a:off x="0" y="0"/>
                          <a:ext cx="895871" cy="5055"/>
                          <a:chOff x="0" y="0"/>
                          <a:chExt cx="895871" cy="5055"/>
                        </a:xfrm>
                      </wpg:grpSpPr>
                      <wps:wsp>
                        <wps:cNvPr id="778" name="Shape 778"/>
                        <wps:cNvSpPr/>
                        <wps:spPr>
                          <a:xfrm>
                            <a:off x="0" y="0"/>
                            <a:ext cx="895871" cy="0"/>
                          </a:xfrm>
                          <a:custGeom>
                            <a:avLst/>
                            <a:gdLst/>
                            <a:ahLst/>
                            <a:cxnLst/>
                            <a:rect l="0" t="0" r="0" b="0"/>
                            <a:pathLst>
                              <a:path w="895871">
                                <a:moveTo>
                                  <a:pt x="0" y="0"/>
                                </a:moveTo>
                                <a:lnTo>
                                  <a:pt x="89587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pic="http://schemas.openxmlformats.org/drawingml/2006/picture" xmlns:a="http://schemas.openxmlformats.org/drawingml/2006/main">
            <w:pict w14:anchorId="0AF1D85A">
              <v:group id="Group 51409" style="width:70.55pt;height:.4pt;mso-position-horizontal-relative:char;mso-position-vertical-relative:line" coordsize="8958,50" o:spid="_x0000_s1026" w14:anchorId="43C8FF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">
                <v:shape id="Shape 778" style="position:absolute;width:8958;height:0;visibility:visible;mso-wrap-style:square;v-text-anchor:top" coordsize="895871,0" o:spid="_x0000_s1027" filled="f" strokeweight=".14042mm" path="m,l89587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">
                  <v:stroke miterlimit="83231f" joinstyle="miter"/>
                  <v:path textboxrect="0,0,895871,0" arrowok="t"/>
                </v:shape>
                <w10:anchorlock/>
              </v:group>
            </w:pict>
          </mc:Fallback>
        </mc:AlternateContent>
      </w:r>
    </w:p>
    <w:p w14:paraId="11D4D809" w14:textId="77777777" w:rsidR="00612B85" w:rsidRPr="000E30DB" w:rsidRDefault="00EB15EF">
      <w:pPr>
        <w:tabs>
          <w:tab w:val="center" w:pos="1970"/>
          <w:tab w:val="center" w:pos="3242"/>
          <w:tab w:val="right" w:pos="4840"/>
        </w:tabs>
        <w:spacing w:after="0" w:line="259" w:lineRule="auto"/>
        <w:ind w:left="0" w:firstLine="0"/>
        <w:jc w:val="left"/>
        <w:rPr>
          <w:lang w:val="en-US"/>
        </w:rPr>
      </w:pPr>
      <w:r>
        <w:rPr>
          <w:sz w:val="22"/>
        </w:rPr>
        <w:tab/>
      </w:r>
      <w:r w:rsidRPr="000E30DB">
        <w:rPr>
          <w:i/>
          <w:lang w:val="en-US"/>
        </w:rPr>
        <w:t xml:space="preserve">d </w:t>
      </w:r>
      <w:r w:rsidRPr="000E30DB">
        <w:rPr>
          <w:lang w:val="en-US"/>
        </w:rPr>
        <w:t>= qX</w:t>
      </w:r>
      <w:r w:rsidRPr="000E30DB">
        <w:rPr>
          <w:i/>
          <w:lang w:val="en-US"/>
        </w:rPr>
        <w:t>w</w:t>
      </w:r>
      <w:r w:rsidRPr="000E30DB">
        <w:rPr>
          <w:i/>
          <w:vertAlign w:val="subscript"/>
          <w:lang w:val="en-US"/>
        </w:rPr>
        <w:t>i</w:t>
      </w:r>
      <w:r w:rsidRPr="000E30DB">
        <w:rPr>
          <w:i/>
          <w:vertAlign w:val="subscript"/>
          <w:lang w:val="en-US"/>
        </w:rPr>
        <w:tab/>
      </w:r>
      <w:r w:rsidRPr="000E30DB">
        <w:rPr>
          <w:i/>
          <w:sz w:val="15"/>
          <w:lang w:val="en-US"/>
        </w:rPr>
        <w:t>T</w:t>
      </w:r>
      <w:r w:rsidRPr="000E30DB">
        <w:rPr>
          <w:lang w:val="en-US"/>
        </w:rPr>
        <w:t>)</w:t>
      </w:r>
      <w:r w:rsidRPr="000E30DB">
        <w:rPr>
          <w:sz w:val="15"/>
          <w:lang w:val="en-US"/>
        </w:rPr>
        <w:t>2</w:t>
      </w:r>
      <w:r w:rsidRPr="000E30DB">
        <w:rPr>
          <w:sz w:val="15"/>
          <w:lang w:val="en-US"/>
        </w:rPr>
        <w:tab/>
      </w:r>
      <w:r w:rsidRPr="000E30DB">
        <w:rPr>
          <w:lang w:val="en-US"/>
        </w:rPr>
        <w:t>(8)</w:t>
      </w:r>
    </w:p>
    <w:p w14:paraId="2D7085DF" w14:textId="77777777" w:rsidR="00612B85" w:rsidRPr="000E30DB" w:rsidRDefault="00EB15EF">
      <w:pPr>
        <w:spacing w:after="378" w:line="265" w:lineRule="auto"/>
        <w:ind w:left="745"/>
        <w:jc w:val="center"/>
        <w:rPr>
          <w:lang w:val="en-US"/>
        </w:rPr>
      </w:pPr>
      <w:r w:rsidRPr="000E30DB">
        <w:rPr>
          <w:lang w:val="en-US"/>
        </w:rPr>
        <w:t>(</w:t>
      </w:r>
      <w:r w:rsidRPr="000E30DB">
        <w:rPr>
          <w:i/>
          <w:lang w:val="en-US"/>
        </w:rPr>
        <w:t>x</w:t>
      </w:r>
      <w:r w:rsidRPr="000E30DB">
        <w:rPr>
          <w:i/>
          <w:sz w:val="15"/>
          <w:lang w:val="en-US"/>
        </w:rPr>
        <w:t xml:space="preserve">i </w:t>
      </w:r>
      <w:r w:rsidRPr="000E30DB">
        <w:rPr>
          <w:i/>
          <w:lang w:val="en-US"/>
        </w:rPr>
        <w:t>−x</w:t>
      </w:r>
      <w:r w:rsidRPr="000E30DB">
        <w:rPr>
          <w:i/>
          <w:sz w:val="15"/>
          <w:lang w:val="en-US"/>
        </w:rPr>
        <w:t>i</w:t>
      </w:r>
    </w:p>
    <w:p w14:paraId="50CC831E" w14:textId="77777777" w:rsidR="00612B85" w:rsidRPr="000E30DB" w:rsidRDefault="00EB15EF">
      <w:pPr>
        <w:spacing w:after="0" w:line="278" w:lineRule="auto"/>
        <w:ind w:left="0" w:firstLine="0"/>
        <w:jc w:val="left"/>
        <w:rPr>
          <w:lang w:val="en-US"/>
        </w:rPr>
      </w:pPr>
      <w:r w:rsidRPr="000E30DB">
        <w:rPr>
          <w:lang w:val="en-US"/>
        </w:rPr>
        <w:t xml:space="preserve">where </w:t>
      </w:r>
      <w:r w:rsidRPr="000E30DB">
        <w:rPr>
          <w:i/>
          <w:lang w:val="en-US"/>
        </w:rPr>
        <w:t>x</w:t>
      </w:r>
      <w:r w:rsidRPr="000E30DB">
        <w:rPr>
          <w:i/>
          <w:vertAlign w:val="subscript"/>
          <w:lang w:val="en-US"/>
        </w:rPr>
        <w:t xml:space="preserve">i </w:t>
      </w:r>
      <w:r w:rsidRPr="000E30DB">
        <w:rPr>
          <w:lang w:val="en-US"/>
        </w:rPr>
        <w:t xml:space="preserve">and </w:t>
      </w:r>
      <w:r w:rsidRPr="000E30DB">
        <w:rPr>
          <w:i/>
          <w:lang w:val="en-US"/>
        </w:rPr>
        <w:t>x</w:t>
      </w:r>
      <w:r w:rsidRPr="000E30DB">
        <w:rPr>
          <w:i/>
          <w:vertAlign w:val="superscript"/>
          <w:lang w:val="en-US"/>
        </w:rPr>
        <w:t>T</w:t>
      </w:r>
      <w:r w:rsidRPr="000E30DB">
        <w:rPr>
          <w:i/>
          <w:vertAlign w:val="subscript"/>
          <w:lang w:val="en-US"/>
        </w:rPr>
        <w:t xml:space="preserve">i </w:t>
      </w:r>
      <w:r w:rsidRPr="000E30DB">
        <w:rPr>
          <w:lang w:val="en-US"/>
        </w:rPr>
        <w:t xml:space="preserve">are normalized feature values for off-target and target peptides, and </w:t>
      </w:r>
      <w:r w:rsidRPr="000E30DB">
        <w:rPr>
          <w:i/>
          <w:lang w:val="en-US"/>
        </w:rPr>
        <w:t>w</w:t>
      </w:r>
      <w:r w:rsidRPr="000E30DB">
        <w:rPr>
          <w:i/>
          <w:vertAlign w:val="subscript"/>
          <w:lang w:val="en-US"/>
        </w:rPr>
        <w:t xml:space="preserve">i </w:t>
      </w:r>
      <w:r w:rsidRPr="000E30DB">
        <w:rPr>
          <w:lang w:val="en-US"/>
        </w:rPr>
        <w:t xml:space="preserve">is the conditional weight for feature </w:t>
      </w:r>
      <w:r w:rsidRPr="000E30DB">
        <w:rPr>
          <w:i/>
          <w:lang w:val="en-US"/>
        </w:rPr>
        <w:t>i</w:t>
      </w:r>
      <w:r w:rsidRPr="000E30DB">
        <w:rPr>
          <w:lang w:val="en-US"/>
        </w:rPr>
        <w:t>. Peptides were ranked by ascending distance (rank 1 = most similar).</w:t>
      </w:r>
    </w:p>
    <w:p w14:paraId="50CEFE33" w14:textId="77777777" w:rsidR="00612B85" w:rsidRPr="000E30DB" w:rsidRDefault="00612B85">
      <w:pPr>
        <w:rPr>
          <w:lang w:val="en-US"/>
        </w:rPr>
        <w:sectPr w:rsidR="00612B85" w:rsidRPr="000E30DB">
          <w:footnotePr>
            <w:numRestart w:val="eachPage"/>
          </w:footnotePr>
          <w:type w:val="continuous"/>
          <w:pgSz w:w="12240" w:h="15840"/>
          <w:pgMar w:top="607" w:right="1037" w:bottom="339" w:left="1037" w:header="720" w:footer="720" w:gutter="0"/>
          <w:cols w:num="2" w:space="400"/>
        </w:sectPr>
      </w:pPr>
    </w:p>
    <w:p w14:paraId="2FFABE60" w14:textId="77777777" w:rsidR="00612B85" w:rsidRDefault="00EB15EF">
      <w:pPr>
        <w:spacing w:after="227" w:line="259" w:lineRule="auto"/>
        <w:ind w:left="-8" w:firstLine="0"/>
        <w:jc w:val="left"/>
      </w:pPr>
      <w:r>
        <w:rPr>
          <w:noProof/>
        </w:rPr>
        <w:lastRenderedPageBreak/>
        <w:drawing>
          <wp:inline distT="0" distB="0" distL="0" distR="0" wp14:anchorId="6413BB3D" wp14:editId="64030E6A">
            <wp:extent cx="6403849" cy="5660137"/>
            <wp:effectExtent l="0" t="0" r="0" b="0"/>
            <wp:docPr id="62627" name="Picture 62627"/>
            <wp:cNvGraphicFramePr/>
            <a:graphic xmlns:a="http://schemas.openxmlformats.org/drawingml/2006/main">
              <a:graphicData uri="http://schemas.openxmlformats.org/drawingml/2006/picture">
                <pic:pic xmlns:pic="http://schemas.openxmlformats.org/drawingml/2006/picture">
                  <pic:nvPicPr>
                    <pic:cNvPr id="62627" name="Picture 62627"/>
                    <pic:cNvPicPr/>
                  </pic:nvPicPr>
                  <pic:blipFill>
                    <a:blip r:embed="rId20"/>
                    <a:stretch>
                      <a:fillRect/>
                    </a:stretch>
                  </pic:blipFill>
                  <pic:spPr>
                    <a:xfrm>
                      <a:off x="0" y="0"/>
                      <a:ext cx="6403849" cy="5660137"/>
                    </a:xfrm>
                    <a:prstGeom prst="rect">
                      <a:avLst/>
                    </a:prstGeom>
                  </pic:spPr>
                </pic:pic>
              </a:graphicData>
            </a:graphic>
          </wp:inline>
        </w:drawing>
      </w:r>
    </w:p>
    <w:p w14:paraId="4166262B" w14:textId="77777777" w:rsidR="00612B85" w:rsidRPr="000E30DB" w:rsidRDefault="00EB15EF">
      <w:pPr>
        <w:spacing w:after="0" w:line="271" w:lineRule="auto"/>
        <w:ind w:left="-5"/>
        <w:rPr>
          <w:lang w:val="en-US"/>
        </w:rPr>
      </w:pPr>
      <w:r w:rsidRPr="000E30DB">
        <w:rPr>
          <w:b/>
          <w:sz w:val="13"/>
          <w:lang w:val="en-US"/>
        </w:rPr>
        <w:t xml:space="preserve">Fig. 1. EpiTox Workflow for Off-Target Peptide Prediction: </w:t>
      </w:r>
      <w:r w:rsidRPr="000E30DB">
        <w:rPr>
          <w:sz w:val="13"/>
          <w:lang w:val="en-US"/>
        </w:rPr>
        <w:t>EpiTox uses five computational modules to assess off-target risks. From an input peptide sequence, FindTopes searches the human proteome for similar sequences (ViralTopes extends this to pathogen proteomes). MutaTopes generates SNP-derived peptides from population variants. PrediTopes uses NetMHCpan to predict peptide-HLA binding and performs Bayesian risk assessment using IEDB and PEPREP. AnnoTopes combines predictions with physicochemical properties to generate two ranking metrics: a Bi-feature score (sequence similarity plus HLA-binding affinity) and a Multi-feature score (eight physicochemical parameters via target-template comparison). The workflow outputs a prioritized list of potential off-target peptides for TCR-like therapeutic development.</w:t>
      </w:r>
    </w:p>
    <w:p w14:paraId="06D3096E" w14:textId="77777777" w:rsidR="00612B85" w:rsidRPr="000E30DB" w:rsidRDefault="00612B85">
      <w:pPr>
        <w:rPr>
          <w:lang w:val="en-US"/>
        </w:rPr>
        <w:sectPr w:rsidR="00612B85" w:rsidRPr="000E30DB">
          <w:headerReference w:type="even" r:id="rId21"/>
          <w:headerReference w:type="default" r:id="rId22"/>
          <w:footerReference w:type="even" r:id="rId23"/>
          <w:footerReference w:type="default" r:id="rId24"/>
          <w:headerReference w:type="first" r:id="rId25"/>
          <w:footerReference w:type="first" r:id="rId26"/>
          <w:footnotePr>
            <w:numRestart w:val="eachPage"/>
          </w:footnotePr>
          <w:pgSz w:w="12240" w:h="15840"/>
          <w:pgMar w:top="1123" w:right="1037" w:bottom="891" w:left="1127" w:header="720" w:footer="339" w:gutter="0"/>
          <w:cols w:space="720"/>
        </w:sectPr>
      </w:pPr>
    </w:p>
    <w:p w14:paraId="691D7136" w14:textId="77777777" w:rsidR="00612B85" w:rsidRPr="000E30DB" w:rsidRDefault="00EB15EF">
      <w:pPr>
        <w:spacing w:after="262"/>
        <w:ind w:left="100"/>
        <w:rPr>
          <w:lang w:val="en-US"/>
        </w:rPr>
      </w:pPr>
      <w:r w:rsidRPr="000E30DB">
        <w:rPr>
          <w:b/>
          <w:i/>
          <w:sz w:val="17"/>
          <w:lang w:val="en-US"/>
        </w:rPr>
        <w:t xml:space="preserve">3.5. ViralTopes: module for pathogen derived off-target identification. </w:t>
      </w:r>
      <w:r w:rsidRPr="000E30DB">
        <w:rPr>
          <w:lang w:val="en-US"/>
        </w:rPr>
        <w:t>ViralTopes extends FindTopes logic to pathogen genomes (e.g., HIV) using identical criteria. This optional module was not applied in the MAGE-A3 case study.</w:t>
      </w:r>
    </w:p>
    <w:p w14:paraId="298D23EC" w14:textId="77777777" w:rsidR="00612B85" w:rsidRPr="000E30DB" w:rsidRDefault="00EB15EF">
      <w:pPr>
        <w:numPr>
          <w:ilvl w:val="0"/>
          <w:numId w:val="3"/>
        </w:numPr>
        <w:spacing w:after="249"/>
        <w:rPr>
          <w:lang w:val="en-US"/>
        </w:rPr>
      </w:pPr>
      <w:r w:rsidRPr="000E30DB">
        <w:rPr>
          <w:b/>
          <w:sz w:val="19"/>
          <w:lang w:val="en-US"/>
        </w:rPr>
        <w:t xml:space="preserve">Validation Candidate Selection. </w:t>
      </w:r>
      <w:r w:rsidRPr="000E30DB">
        <w:rPr>
          <w:lang w:val="en-US"/>
        </w:rPr>
        <w:t xml:space="preserve">To accommodate the inherent complexity in predicting potential off-target peptides, we provide multiple scoring strategies rather than relying on a single metric. The choice of approach should be guided by the experimental goal, as summarized in Table </w:t>
      </w:r>
      <w:r w:rsidRPr="000E30DB">
        <w:rPr>
          <w:color w:val="0000FF"/>
          <w:lang w:val="en-US"/>
        </w:rPr>
        <w:t>1</w:t>
      </w:r>
      <w:r w:rsidRPr="000E30DB">
        <w:rPr>
          <w:lang w:val="en-US"/>
        </w:rPr>
        <w:t>.</w:t>
      </w:r>
    </w:p>
    <w:p w14:paraId="26A7DF84" w14:textId="77777777" w:rsidR="00612B85" w:rsidRPr="000E30DB" w:rsidRDefault="00EB15EF">
      <w:pPr>
        <w:numPr>
          <w:ilvl w:val="0"/>
          <w:numId w:val="3"/>
        </w:numPr>
        <w:spacing w:after="389"/>
        <w:rPr>
          <w:lang w:val="en-US"/>
        </w:rPr>
      </w:pPr>
      <w:r w:rsidRPr="000E30DB">
        <w:rPr>
          <w:b/>
          <w:sz w:val="19"/>
          <w:lang w:val="en-US"/>
        </w:rPr>
        <w:t xml:space="preserve">Peptide–HLA array production and SCORE measurements. </w:t>
      </w:r>
      <w:r w:rsidRPr="000E30DB">
        <w:rPr>
          <w:lang w:val="en-US"/>
        </w:rPr>
        <w:t xml:space="preserve">Peptide–HLA array production and SCORE measurements were performed as described previously </w:t>
      </w:r>
      <w:r w:rsidRPr="000E30DB">
        <w:rPr>
          <w:lang w:val="en-US"/>
        </w:rPr>
        <w:t>(</w:t>
      </w:r>
      <w:r w:rsidRPr="000E30DB">
        <w:rPr>
          <w:color w:val="0000FF"/>
          <w:lang w:val="en-US"/>
        </w:rPr>
        <w:t>13</w:t>
      </w:r>
      <w:r w:rsidRPr="000E30DB">
        <w:rPr>
          <w:lang w:val="en-US"/>
        </w:rPr>
        <w:t>). Peptides were purchased from Peptides &amp; Elephants GmbH (Hennigsdorf, Germany), and biotinylated stabilized HLAA*02:01 variant was used (</w:t>
      </w:r>
      <w:r w:rsidRPr="000E30DB">
        <w:rPr>
          <w:color w:val="0000FF"/>
          <w:lang w:val="en-US"/>
        </w:rPr>
        <w:t>14</w:t>
      </w:r>
      <w:r w:rsidRPr="000E30DB">
        <w:rPr>
          <w:lang w:val="en-US"/>
        </w:rPr>
        <w:t>). The antibody was measured in its Fab format to ensure a 1:1 interaction. The binding curves were fitted and analyzed using an internal version of anabel and a 1:1 Langmuir binding model (</w:t>
      </w:r>
      <w:r w:rsidRPr="000E30DB">
        <w:rPr>
          <w:color w:val="0000FF"/>
          <w:lang w:val="en-US"/>
        </w:rPr>
        <w:t>15</w:t>
      </w:r>
      <w:r w:rsidRPr="000E30DB">
        <w:rPr>
          <w:lang w:val="en-US"/>
        </w:rPr>
        <w:t>).</w:t>
      </w:r>
    </w:p>
    <w:p w14:paraId="11368912" w14:textId="77777777" w:rsidR="00612B85" w:rsidRPr="000E30DB" w:rsidRDefault="00EB15EF">
      <w:pPr>
        <w:pStyle w:val="berschrift2"/>
        <w:ind w:left="-5" w:right="2401"/>
        <w:rPr>
          <w:lang w:val="en-US"/>
        </w:rPr>
      </w:pPr>
      <w:r w:rsidRPr="000E30DB">
        <w:rPr>
          <w:lang w:val="en-US"/>
        </w:rPr>
        <w:t>Results</w:t>
      </w:r>
    </w:p>
    <w:p w14:paraId="74354144" w14:textId="77777777" w:rsidR="00612B85" w:rsidRPr="000E30DB" w:rsidRDefault="00EB15EF">
      <w:pPr>
        <w:ind w:left="-5"/>
        <w:rPr>
          <w:lang w:val="en-US"/>
        </w:rPr>
      </w:pPr>
      <w:r w:rsidRPr="000E30DB">
        <w:rPr>
          <w:lang w:val="en-US"/>
        </w:rPr>
        <w:t xml:space="preserve">We developed EpiTox to </w:t>
      </w:r>
      <w:commentRangeStart w:id="19"/>
      <w:r w:rsidRPr="000E30DB">
        <w:rPr>
          <w:lang w:val="en-US"/>
        </w:rPr>
        <w:t xml:space="preserve">enable holistic </w:t>
      </w:r>
      <w:commentRangeEnd w:id="19"/>
      <w:r w:rsidR="00245C44" w:rsidRPr="000E30DB">
        <w:rPr>
          <w:rStyle w:val="Kommentarzeichen"/>
          <w:sz w:val="20"/>
          <w:szCs w:val="24"/>
          <w:lang w:val="en-US"/>
        </w:rPr>
        <w:commentReference w:id="19"/>
      </w:r>
      <w:r w:rsidRPr="000E30DB">
        <w:rPr>
          <w:lang w:val="en-US"/>
        </w:rPr>
        <w:t xml:space="preserve">and systematic framework for assessing pHLA off-target </w:t>
      </w:r>
      <w:commentRangeStart w:id="20"/>
      <w:r w:rsidRPr="000E30DB">
        <w:rPr>
          <w:lang w:val="en-US"/>
        </w:rPr>
        <w:t>risk in TCR-mimic (TCRm) drug discovery</w:t>
      </w:r>
      <w:commentRangeEnd w:id="20"/>
      <w:r w:rsidR="00C24095" w:rsidRPr="000E30DB">
        <w:rPr>
          <w:rStyle w:val="Kommentarzeichen"/>
          <w:sz w:val="20"/>
          <w:szCs w:val="24"/>
          <w:lang w:val="en-US"/>
        </w:rPr>
        <w:commentReference w:id="20"/>
      </w:r>
      <w:r w:rsidRPr="000E30DB">
        <w:rPr>
          <w:lang w:val="en-US"/>
        </w:rPr>
        <w:t xml:space="preserve">. Off-target identification is inherently multifaceted: It requires surveying the antigen landscape, evaluating cross-reactivity potential, and interpreting </w:t>
      </w:r>
      <w:r w:rsidRPr="000E30DB">
        <w:rPr>
          <w:lang w:val="en-US"/>
        </w:rPr>
        <w:lastRenderedPageBreak/>
        <w:t>biological relevance. No single computational strategy can capture this complexity. To address this, EpiTox decomposes</w:t>
      </w:r>
    </w:p>
    <w:tbl>
      <w:tblPr>
        <w:tblStyle w:val="TableGrid"/>
        <w:tblpPr w:vertAnchor="text" w:horzAnchor="margin"/>
        <w:tblOverlap w:val="never"/>
        <w:tblW w:w="10089" w:type="dxa"/>
        <w:tblInd w:w="0" w:type="dxa"/>
        <w:tblLook w:val="04A0" w:firstRow="1" w:lastRow="0" w:firstColumn="1" w:lastColumn="0" w:noHBand="0" w:noVBand="1"/>
      </w:tblPr>
      <w:tblGrid>
        <w:gridCol w:w="10219"/>
      </w:tblGrid>
      <w:tr w:rsidR="00612B85" w:rsidRPr="00925BA8" w14:paraId="40D966DD" w14:textId="77777777">
        <w:trPr>
          <w:trHeight w:val="5497"/>
        </w:trPr>
        <w:tc>
          <w:tcPr>
            <w:tcW w:w="10076" w:type="dxa"/>
            <w:tcBorders>
              <w:top w:val="nil"/>
              <w:left w:val="nil"/>
              <w:bottom w:val="nil"/>
              <w:right w:val="nil"/>
            </w:tcBorders>
          </w:tcPr>
          <w:p w14:paraId="3A15C3B7" w14:textId="77777777" w:rsidR="00612B85" w:rsidRPr="000E30DB" w:rsidRDefault="00EB15EF">
            <w:pPr>
              <w:tabs>
                <w:tab w:val="center" w:pos="7146"/>
              </w:tabs>
              <w:spacing w:after="3592" w:line="259" w:lineRule="auto"/>
              <w:ind w:left="0" w:firstLine="0"/>
              <w:jc w:val="left"/>
              <w:rPr>
                <w:lang w:val="en-US"/>
              </w:rPr>
            </w:pPr>
            <w:r>
              <w:rPr>
                <w:noProof/>
                <w:sz w:val="22"/>
              </w:rPr>
              <mc:AlternateContent>
                <mc:Choice Requires="wpg">
                  <w:drawing>
                    <wp:anchor distT="0" distB="0" distL="114300" distR="114300" simplePos="0" relativeHeight="251658242" behindDoc="0" locked="0" layoutInCell="1" allowOverlap="1" wp14:anchorId="644CF0FE" wp14:editId="284FF4DA">
                      <wp:simplePos x="0" y="0"/>
                      <wp:positionH relativeFrom="column">
                        <wp:posOffset>0</wp:posOffset>
                      </wp:positionH>
                      <wp:positionV relativeFrom="paragraph">
                        <wp:posOffset>0</wp:posOffset>
                      </wp:positionV>
                      <wp:extent cx="6489065" cy="2715260"/>
                      <wp:effectExtent l="0" t="0" r="0" b="0"/>
                      <wp:wrapSquare wrapText="bothSides"/>
                      <wp:docPr id="53288" name="Group 53288"/>
                      <wp:cNvGraphicFramePr/>
                      <a:graphic xmlns:a="http://schemas.openxmlformats.org/drawingml/2006/main">
                        <a:graphicData uri="http://schemas.microsoft.com/office/word/2010/wordprocessingGroup">
                          <wpg:wgp>
                            <wpg:cNvGrpSpPr/>
                            <wpg:grpSpPr>
                              <a:xfrm>
                                <a:off x="0" y="0"/>
                                <a:ext cx="6489065" cy="2715260"/>
                                <a:chOff x="1" y="0"/>
                                <a:chExt cx="6489568" cy="2715468"/>
                              </a:xfrm>
                            </wpg:grpSpPr>
                            <wps:wsp>
                              <wps:cNvPr id="1669" name="Shape 1669"/>
                              <wps:cNvSpPr/>
                              <wps:spPr>
                                <a:xfrm>
                                  <a:off x="4906635" y="832768"/>
                                  <a:ext cx="810345" cy="796974"/>
                                </a:xfrm>
                                <a:custGeom>
                                  <a:avLst/>
                                  <a:gdLst/>
                                  <a:ahLst/>
                                  <a:cxnLst/>
                                  <a:rect l="0" t="0" r="0" b="0"/>
                                  <a:pathLst>
                                    <a:path w="810345" h="796974">
                                      <a:moveTo>
                                        <a:pt x="408305" y="0"/>
                                      </a:moveTo>
                                      <a:lnTo>
                                        <a:pt x="421115" y="299"/>
                                      </a:lnTo>
                                      <a:lnTo>
                                        <a:pt x="433912" y="986"/>
                                      </a:lnTo>
                                      <a:lnTo>
                                        <a:pt x="446663" y="2093"/>
                                      </a:lnTo>
                                      <a:lnTo>
                                        <a:pt x="459399" y="3587"/>
                                      </a:lnTo>
                                      <a:lnTo>
                                        <a:pt x="472075" y="5471"/>
                                      </a:lnTo>
                                      <a:lnTo>
                                        <a:pt x="484677" y="7728"/>
                                      </a:lnTo>
                                      <a:lnTo>
                                        <a:pt x="497204" y="10389"/>
                                      </a:lnTo>
                                      <a:lnTo>
                                        <a:pt x="509656" y="13453"/>
                                      </a:lnTo>
                                      <a:lnTo>
                                        <a:pt x="521988" y="16907"/>
                                      </a:lnTo>
                                      <a:lnTo>
                                        <a:pt x="534202" y="20733"/>
                                      </a:lnTo>
                                      <a:lnTo>
                                        <a:pt x="546279" y="24919"/>
                                      </a:lnTo>
                                      <a:lnTo>
                                        <a:pt x="558239" y="29508"/>
                                      </a:lnTo>
                                      <a:lnTo>
                                        <a:pt x="570018" y="34456"/>
                                      </a:lnTo>
                                      <a:lnTo>
                                        <a:pt x="581647" y="39763"/>
                                      </a:lnTo>
                                      <a:lnTo>
                                        <a:pt x="593083" y="45429"/>
                                      </a:lnTo>
                                      <a:lnTo>
                                        <a:pt x="604340" y="51453"/>
                                      </a:lnTo>
                                      <a:lnTo>
                                        <a:pt x="615401" y="57821"/>
                                      </a:lnTo>
                                      <a:lnTo>
                                        <a:pt x="626270" y="64533"/>
                                      </a:lnTo>
                                      <a:lnTo>
                                        <a:pt x="636898" y="71573"/>
                                      </a:lnTo>
                                      <a:lnTo>
                                        <a:pt x="647287" y="78943"/>
                                      </a:lnTo>
                                      <a:lnTo>
                                        <a:pt x="657452" y="86627"/>
                                      </a:lnTo>
                                      <a:lnTo>
                                        <a:pt x="667362" y="94639"/>
                                      </a:lnTo>
                                      <a:lnTo>
                                        <a:pt x="677004" y="102950"/>
                                      </a:lnTo>
                                      <a:lnTo>
                                        <a:pt x="686362" y="111546"/>
                                      </a:lnTo>
                                      <a:lnTo>
                                        <a:pt x="695466" y="120440"/>
                                      </a:lnTo>
                                      <a:lnTo>
                                        <a:pt x="704255" y="129604"/>
                                      </a:lnTo>
                                      <a:lnTo>
                                        <a:pt x="712746" y="139066"/>
                                      </a:lnTo>
                                      <a:lnTo>
                                        <a:pt x="720938" y="148738"/>
                                      </a:lnTo>
                                      <a:lnTo>
                                        <a:pt x="728816" y="158709"/>
                                      </a:lnTo>
                                      <a:lnTo>
                                        <a:pt x="736365" y="168873"/>
                                      </a:lnTo>
                                      <a:lnTo>
                                        <a:pt x="743585" y="179307"/>
                                      </a:lnTo>
                                      <a:lnTo>
                                        <a:pt x="750461" y="189951"/>
                                      </a:lnTo>
                                      <a:lnTo>
                                        <a:pt x="756979" y="200804"/>
                                      </a:lnTo>
                                      <a:lnTo>
                                        <a:pt x="763183" y="211821"/>
                                      </a:lnTo>
                                      <a:lnTo>
                                        <a:pt x="768998" y="223062"/>
                                      </a:lnTo>
                                      <a:lnTo>
                                        <a:pt x="774469" y="234453"/>
                                      </a:lnTo>
                                      <a:lnTo>
                                        <a:pt x="779552" y="246053"/>
                                      </a:lnTo>
                                      <a:lnTo>
                                        <a:pt x="784260" y="257758"/>
                                      </a:lnTo>
                                      <a:lnTo>
                                        <a:pt x="788625" y="269612"/>
                                      </a:lnTo>
                                      <a:lnTo>
                                        <a:pt x="792556" y="281615"/>
                                      </a:lnTo>
                                      <a:lnTo>
                                        <a:pt x="796114" y="293724"/>
                                      </a:lnTo>
                                      <a:lnTo>
                                        <a:pt x="799313" y="305951"/>
                                      </a:lnTo>
                                      <a:lnTo>
                                        <a:pt x="802079" y="318239"/>
                                      </a:lnTo>
                                      <a:lnTo>
                                        <a:pt x="804470" y="330647"/>
                                      </a:lnTo>
                                      <a:lnTo>
                                        <a:pt x="806459" y="343084"/>
                                      </a:lnTo>
                                      <a:lnTo>
                                        <a:pt x="808028" y="355610"/>
                                      </a:lnTo>
                                      <a:lnTo>
                                        <a:pt x="809194" y="368153"/>
                                      </a:lnTo>
                                      <a:lnTo>
                                        <a:pt x="809972" y="380739"/>
                                      </a:lnTo>
                                      <a:lnTo>
                                        <a:pt x="810345" y="393326"/>
                                      </a:lnTo>
                                      <a:lnTo>
                                        <a:pt x="405195" y="398498"/>
                                      </a:lnTo>
                                      <a:lnTo>
                                        <a:pt x="572514" y="761450"/>
                                      </a:lnTo>
                                      <a:lnTo>
                                        <a:pt x="560750" y="766472"/>
                                      </a:lnTo>
                                      <a:lnTo>
                                        <a:pt x="548821" y="771128"/>
                                      </a:lnTo>
                                      <a:lnTo>
                                        <a:pt x="536757" y="775415"/>
                                      </a:lnTo>
                                      <a:lnTo>
                                        <a:pt x="524589" y="779309"/>
                                      </a:lnTo>
                                      <a:lnTo>
                                        <a:pt x="512272" y="782837"/>
                                      </a:lnTo>
                                      <a:lnTo>
                                        <a:pt x="499879" y="785973"/>
                                      </a:lnTo>
                                      <a:lnTo>
                                        <a:pt x="487367" y="788741"/>
                                      </a:lnTo>
                                      <a:lnTo>
                                        <a:pt x="474766" y="791093"/>
                                      </a:lnTo>
                                      <a:lnTo>
                                        <a:pt x="462104" y="793053"/>
                                      </a:lnTo>
                                      <a:lnTo>
                                        <a:pt x="449383" y="794646"/>
                                      </a:lnTo>
                                      <a:lnTo>
                                        <a:pt x="436632" y="795821"/>
                                      </a:lnTo>
                                      <a:lnTo>
                                        <a:pt x="423821" y="796580"/>
                                      </a:lnTo>
                                      <a:lnTo>
                                        <a:pt x="411025" y="796974"/>
                                      </a:lnTo>
                                      <a:lnTo>
                                        <a:pt x="398199" y="796948"/>
                                      </a:lnTo>
                                      <a:lnTo>
                                        <a:pt x="385388" y="796533"/>
                                      </a:lnTo>
                                      <a:lnTo>
                                        <a:pt x="372593" y="795724"/>
                                      </a:lnTo>
                                      <a:lnTo>
                                        <a:pt x="359826" y="794498"/>
                                      </a:lnTo>
                                      <a:lnTo>
                                        <a:pt x="347135" y="792906"/>
                                      </a:lnTo>
                                      <a:lnTo>
                                        <a:pt x="334473" y="790897"/>
                                      </a:lnTo>
                                      <a:lnTo>
                                        <a:pt x="321902" y="788496"/>
                                      </a:lnTo>
                                      <a:lnTo>
                                        <a:pt x="309390" y="785704"/>
                                      </a:lnTo>
                                      <a:lnTo>
                                        <a:pt x="296983" y="782544"/>
                                      </a:lnTo>
                                      <a:lnTo>
                                        <a:pt x="284680" y="778990"/>
                                      </a:lnTo>
                                      <a:lnTo>
                                        <a:pt x="272497" y="775047"/>
                                      </a:lnTo>
                                      <a:lnTo>
                                        <a:pt x="260463" y="770734"/>
                                      </a:lnTo>
                                      <a:lnTo>
                                        <a:pt x="248565" y="766032"/>
                                      </a:lnTo>
                                      <a:lnTo>
                                        <a:pt x="236830" y="760985"/>
                                      </a:lnTo>
                                      <a:lnTo>
                                        <a:pt x="225245" y="755571"/>
                                      </a:lnTo>
                                      <a:lnTo>
                                        <a:pt x="213869" y="749789"/>
                                      </a:lnTo>
                                      <a:lnTo>
                                        <a:pt x="202657" y="743664"/>
                                      </a:lnTo>
                                      <a:lnTo>
                                        <a:pt x="191640" y="737172"/>
                                      </a:lnTo>
                                      <a:lnTo>
                                        <a:pt x="180863" y="730361"/>
                                      </a:lnTo>
                                      <a:lnTo>
                                        <a:pt x="170293" y="723232"/>
                                      </a:lnTo>
                                      <a:lnTo>
                                        <a:pt x="159979" y="715760"/>
                                      </a:lnTo>
                                      <a:lnTo>
                                        <a:pt x="149904" y="707969"/>
                                      </a:lnTo>
                                      <a:lnTo>
                                        <a:pt x="140083" y="699860"/>
                                      </a:lnTo>
                                      <a:lnTo>
                                        <a:pt x="130516" y="691482"/>
                                      </a:lnTo>
                                      <a:lnTo>
                                        <a:pt x="121233" y="682785"/>
                                      </a:lnTo>
                                      <a:lnTo>
                                        <a:pt x="112234" y="673793"/>
                                      </a:lnTo>
                                      <a:lnTo>
                                        <a:pt x="103518" y="664558"/>
                                      </a:lnTo>
                                      <a:lnTo>
                                        <a:pt x="95117" y="655028"/>
                                      </a:lnTo>
                                      <a:lnTo>
                                        <a:pt x="87030" y="645252"/>
                                      </a:lnTo>
                                      <a:lnTo>
                                        <a:pt x="79257" y="635232"/>
                                      </a:lnTo>
                                      <a:lnTo>
                                        <a:pt x="71813" y="624992"/>
                                      </a:lnTo>
                                      <a:lnTo>
                                        <a:pt x="64683" y="614507"/>
                                      </a:lnTo>
                                      <a:lnTo>
                                        <a:pt x="57911" y="603801"/>
                                      </a:lnTo>
                                      <a:lnTo>
                                        <a:pt x="51483" y="592899"/>
                                      </a:lnTo>
                                      <a:lnTo>
                                        <a:pt x="45399" y="581776"/>
                                      </a:lnTo>
                                      <a:lnTo>
                                        <a:pt x="39674" y="570508"/>
                                      </a:lnTo>
                                      <a:lnTo>
                                        <a:pt x="34337" y="559042"/>
                                      </a:lnTo>
                                      <a:lnTo>
                                        <a:pt x="29359" y="547429"/>
                                      </a:lnTo>
                                      <a:lnTo>
                                        <a:pt x="24755" y="535670"/>
                                      </a:lnTo>
                                      <a:lnTo>
                                        <a:pt x="20540" y="523764"/>
                                      </a:lnTo>
                                      <a:lnTo>
                                        <a:pt x="16713" y="511734"/>
                                      </a:lnTo>
                                      <a:lnTo>
                                        <a:pt x="13245" y="499583"/>
                                      </a:lnTo>
                                      <a:lnTo>
                                        <a:pt x="10210" y="487337"/>
                                      </a:lnTo>
                                      <a:lnTo>
                                        <a:pt x="7549" y="475005"/>
                                      </a:lnTo>
                                      <a:lnTo>
                                        <a:pt x="5277" y="462597"/>
                                      </a:lnTo>
                                      <a:lnTo>
                                        <a:pt x="3408" y="450115"/>
                                      </a:lnTo>
                                      <a:lnTo>
                                        <a:pt x="1959" y="437603"/>
                                      </a:lnTo>
                                      <a:lnTo>
                                        <a:pt x="897" y="425032"/>
                                      </a:lnTo>
                                      <a:lnTo>
                                        <a:pt x="240" y="412445"/>
                                      </a:lnTo>
                                      <a:lnTo>
                                        <a:pt x="0" y="399843"/>
                                      </a:lnTo>
                                      <a:lnTo>
                                        <a:pt x="164" y="387227"/>
                                      </a:lnTo>
                                      <a:lnTo>
                                        <a:pt x="748" y="374640"/>
                                      </a:lnTo>
                                      <a:lnTo>
                                        <a:pt x="1689" y="362068"/>
                                      </a:lnTo>
                                      <a:lnTo>
                                        <a:pt x="3080" y="349527"/>
                                      </a:lnTo>
                                      <a:lnTo>
                                        <a:pt x="4859" y="337059"/>
                                      </a:lnTo>
                                      <a:lnTo>
                                        <a:pt x="7026" y="324637"/>
                                      </a:lnTo>
                                      <a:lnTo>
                                        <a:pt x="9612" y="312260"/>
                                      </a:lnTo>
                                      <a:lnTo>
                                        <a:pt x="12572" y="300017"/>
                                      </a:lnTo>
                                      <a:lnTo>
                                        <a:pt x="15935" y="287834"/>
                                      </a:lnTo>
                                      <a:lnTo>
                                        <a:pt x="19703" y="275786"/>
                                      </a:lnTo>
                                      <a:lnTo>
                                        <a:pt x="23828" y="263856"/>
                                      </a:lnTo>
                                      <a:lnTo>
                                        <a:pt x="28342" y="252077"/>
                                      </a:lnTo>
                                      <a:lnTo>
                                        <a:pt x="33245" y="240417"/>
                                      </a:lnTo>
                                      <a:lnTo>
                                        <a:pt x="38522" y="228922"/>
                                      </a:lnTo>
                                      <a:lnTo>
                                        <a:pt x="44158" y="217606"/>
                                      </a:lnTo>
                                      <a:lnTo>
                                        <a:pt x="50167" y="206454"/>
                                      </a:lnTo>
                                      <a:lnTo>
                                        <a:pt x="56521" y="195512"/>
                                      </a:lnTo>
                                      <a:lnTo>
                                        <a:pt x="63217" y="184779"/>
                                      </a:lnTo>
                                      <a:lnTo>
                                        <a:pt x="70259" y="174240"/>
                                      </a:lnTo>
                                      <a:lnTo>
                                        <a:pt x="77643" y="163925"/>
                                      </a:lnTo>
                                      <a:lnTo>
                                        <a:pt x="85327" y="153865"/>
                                      </a:lnTo>
                                      <a:lnTo>
                                        <a:pt x="93383" y="144029"/>
                                      </a:lnTo>
                                      <a:lnTo>
                                        <a:pt x="101725" y="134462"/>
                                      </a:lnTo>
                                      <a:lnTo>
                                        <a:pt x="110365" y="125149"/>
                                      </a:lnTo>
                                      <a:lnTo>
                                        <a:pt x="119290" y="116105"/>
                                      </a:lnTo>
                                      <a:lnTo>
                                        <a:pt x="128528" y="107360"/>
                                      </a:lnTo>
                                      <a:lnTo>
                                        <a:pt x="138019" y="98884"/>
                                      </a:lnTo>
                                      <a:lnTo>
                                        <a:pt x="147782" y="90723"/>
                                      </a:lnTo>
                                      <a:lnTo>
                                        <a:pt x="157827" y="82890"/>
                                      </a:lnTo>
                                      <a:lnTo>
                                        <a:pt x="168111" y="75340"/>
                                      </a:lnTo>
                                      <a:lnTo>
                                        <a:pt x="178620" y="68135"/>
                                      </a:lnTo>
                                      <a:lnTo>
                                        <a:pt x="189354" y="61259"/>
                                      </a:lnTo>
                                      <a:lnTo>
                                        <a:pt x="200296" y="54682"/>
                                      </a:lnTo>
                                      <a:lnTo>
                                        <a:pt x="211448" y="48493"/>
                                      </a:lnTo>
                                      <a:lnTo>
                                        <a:pt x="222808" y="42633"/>
                                      </a:lnTo>
                                      <a:lnTo>
                                        <a:pt x="234334" y="37147"/>
                                      </a:lnTo>
                                      <a:lnTo>
                                        <a:pt x="246053" y="32005"/>
                                      </a:lnTo>
                                      <a:lnTo>
                                        <a:pt x="257922" y="27251"/>
                                      </a:lnTo>
                                      <a:lnTo>
                                        <a:pt x="269941" y="22841"/>
                                      </a:lnTo>
                                      <a:lnTo>
                                        <a:pt x="282094" y="18820"/>
                                      </a:lnTo>
                                      <a:lnTo>
                                        <a:pt x="294352" y="15203"/>
                                      </a:lnTo>
                                      <a:lnTo>
                                        <a:pt x="306760" y="11944"/>
                                      </a:lnTo>
                                      <a:lnTo>
                                        <a:pt x="319226" y="9074"/>
                                      </a:lnTo>
                                      <a:lnTo>
                                        <a:pt x="331783" y="6577"/>
                                      </a:lnTo>
                                      <a:lnTo>
                                        <a:pt x="344444" y="4485"/>
                                      </a:lnTo>
                                      <a:lnTo>
                                        <a:pt x="357150" y="2795"/>
                                      </a:lnTo>
                                      <a:lnTo>
                                        <a:pt x="369872" y="1495"/>
                                      </a:lnTo>
                                      <a:lnTo>
                                        <a:pt x="382667" y="598"/>
                                      </a:lnTo>
                                      <a:lnTo>
                                        <a:pt x="395479" y="104"/>
                                      </a:lnTo>
                                      <a:lnTo>
                                        <a:pt x="408305" y="0"/>
                                      </a:lnTo>
                                      <a:close/>
                                    </a:path>
                                  </a:pathLst>
                                </a:custGeom>
                                <a:ln w="0" cap="rnd">
                                  <a:round/>
                                </a:ln>
                              </wps:spPr>
                              <wps:style>
                                <a:lnRef idx="0">
                                  <a:srgbClr val="FFFFFF"/>
                                </a:lnRef>
                                <a:fillRef idx="1">
                                  <a:srgbClr val="E9D6A3"/>
                                </a:fillRef>
                                <a:effectRef idx="0">
                                  <a:scrgbClr r="0" g="0" b="0"/>
                                </a:effectRef>
                                <a:fontRef idx="none"/>
                              </wps:style>
                              <wps:bodyPr/>
                            </wps:wsp>
                            <wps:wsp>
                              <wps:cNvPr id="1670" name="Shape 1670"/>
                              <wps:cNvSpPr/>
                              <wps:spPr>
                                <a:xfrm>
                                  <a:off x="5311831" y="1231266"/>
                                  <a:ext cx="405195" cy="362952"/>
                                </a:xfrm>
                                <a:custGeom>
                                  <a:avLst/>
                                  <a:gdLst/>
                                  <a:ahLst/>
                                  <a:cxnLst/>
                                  <a:rect l="0" t="0" r="0" b="0"/>
                                  <a:pathLst>
                                    <a:path w="405195" h="362952">
                                      <a:moveTo>
                                        <a:pt x="0" y="0"/>
                                      </a:moveTo>
                                      <a:lnTo>
                                        <a:pt x="405195" y="0"/>
                                      </a:lnTo>
                                      <a:lnTo>
                                        <a:pt x="404971" y="13035"/>
                                      </a:lnTo>
                                      <a:lnTo>
                                        <a:pt x="404328" y="26070"/>
                                      </a:lnTo>
                                      <a:lnTo>
                                        <a:pt x="403222" y="39060"/>
                                      </a:lnTo>
                                      <a:lnTo>
                                        <a:pt x="401727" y="52021"/>
                                      </a:lnTo>
                                      <a:lnTo>
                                        <a:pt x="399768" y="64907"/>
                                      </a:lnTo>
                                      <a:lnTo>
                                        <a:pt x="397407" y="77732"/>
                                      </a:lnTo>
                                      <a:lnTo>
                                        <a:pt x="394611" y="90483"/>
                                      </a:lnTo>
                                      <a:lnTo>
                                        <a:pt x="391397" y="103119"/>
                                      </a:lnTo>
                                      <a:lnTo>
                                        <a:pt x="387765" y="115663"/>
                                      </a:lnTo>
                                      <a:lnTo>
                                        <a:pt x="383699" y="128083"/>
                                      </a:lnTo>
                                      <a:lnTo>
                                        <a:pt x="379214" y="140356"/>
                                      </a:lnTo>
                                      <a:lnTo>
                                        <a:pt x="374356" y="152484"/>
                                      </a:lnTo>
                                      <a:lnTo>
                                        <a:pt x="369079" y="164438"/>
                                      </a:lnTo>
                                      <a:lnTo>
                                        <a:pt x="363428" y="176222"/>
                                      </a:lnTo>
                                      <a:lnTo>
                                        <a:pt x="357374" y="187836"/>
                                      </a:lnTo>
                                      <a:lnTo>
                                        <a:pt x="350917" y="199227"/>
                                      </a:lnTo>
                                      <a:lnTo>
                                        <a:pt x="344115" y="210399"/>
                                      </a:lnTo>
                                      <a:lnTo>
                                        <a:pt x="336925" y="221374"/>
                                      </a:lnTo>
                                      <a:lnTo>
                                        <a:pt x="329376" y="232080"/>
                                      </a:lnTo>
                                      <a:lnTo>
                                        <a:pt x="321483" y="242565"/>
                                      </a:lnTo>
                                      <a:lnTo>
                                        <a:pt x="313262" y="252781"/>
                                      </a:lnTo>
                                      <a:lnTo>
                                        <a:pt x="304666" y="262728"/>
                                      </a:lnTo>
                                      <a:lnTo>
                                        <a:pt x="295771" y="272380"/>
                                      </a:lnTo>
                                      <a:lnTo>
                                        <a:pt x="286548" y="281738"/>
                                      </a:lnTo>
                                      <a:lnTo>
                                        <a:pt x="277041" y="290828"/>
                                      </a:lnTo>
                                      <a:lnTo>
                                        <a:pt x="267205" y="299573"/>
                                      </a:lnTo>
                                      <a:lnTo>
                                        <a:pt x="257115" y="308027"/>
                                      </a:lnTo>
                                      <a:lnTo>
                                        <a:pt x="246725" y="316111"/>
                                      </a:lnTo>
                                      <a:lnTo>
                                        <a:pt x="236067" y="323900"/>
                                      </a:lnTo>
                                      <a:lnTo>
                                        <a:pt x="225185" y="331300"/>
                                      </a:lnTo>
                                      <a:lnTo>
                                        <a:pt x="214048" y="338379"/>
                                      </a:lnTo>
                                      <a:lnTo>
                                        <a:pt x="202657" y="345093"/>
                                      </a:lnTo>
                                      <a:lnTo>
                                        <a:pt x="191072" y="351413"/>
                                      </a:lnTo>
                                      <a:lnTo>
                                        <a:pt x="179292" y="357391"/>
                                      </a:lnTo>
                                      <a:lnTo>
                                        <a:pt x="167318" y="362952"/>
                                      </a:lnTo>
                                      <a:lnTo>
                                        <a:pt x="0" y="0"/>
                                      </a:lnTo>
                                      <a:close/>
                                    </a:path>
                                  </a:pathLst>
                                </a:custGeom>
                                <a:ln w="11211" cap="rnd">
                                  <a:round/>
                                </a:ln>
                              </wps:spPr>
                              <wps:style>
                                <a:lnRef idx="1">
                                  <a:srgbClr val="FFFFFF"/>
                                </a:lnRef>
                                <a:fillRef idx="1">
                                  <a:srgbClr val="428C99"/>
                                </a:fillRef>
                                <a:effectRef idx="0">
                                  <a:scrgbClr r="0" g="0" b="0"/>
                                </a:effectRef>
                                <a:fontRef idx="none"/>
                              </wps:style>
                              <wps:bodyPr/>
                            </wps:wsp>
                            <wps:wsp>
                              <wps:cNvPr id="1671" name="Shape 1671"/>
                              <wps:cNvSpPr/>
                              <wps:spPr>
                                <a:xfrm>
                                  <a:off x="5729074" y="1223851"/>
                                  <a:ext cx="84743" cy="628"/>
                                </a:xfrm>
                                <a:custGeom>
                                  <a:avLst/>
                                  <a:gdLst/>
                                  <a:ahLst/>
                                  <a:cxnLst/>
                                  <a:rect l="0" t="0" r="0" b="0"/>
                                  <a:pathLst>
                                    <a:path w="84743" h="628">
                                      <a:moveTo>
                                        <a:pt x="0" y="628"/>
                                      </a:moveTo>
                                      <a:lnTo>
                                        <a:pt x="84743" y="0"/>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1672" name="Shape 1672"/>
                              <wps:cNvSpPr/>
                              <wps:spPr>
                                <a:xfrm>
                                  <a:off x="4823447" y="1330276"/>
                                  <a:ext cx="83712" cy="368"/>
                                </a:xfrm>
                                <a:custGeom>
                                  <a:avLst/>
                                  <a:gdLst/>
                                  <a:ahLst/>
                                  <a:cxnLst/>
                                  <a:rect l="0" t="0" r="0" b="0"/>
                                  <a:pathLst>
                                    <a:path w="83712" h="368">
                                      <a:moveTo>
                                        <a:pt x="83712" y="368"/>
                                      </a:moveTo>
                                      <a:lnTo>
                                        <a:pt x="0" y="0"/>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1673" name="Shape 1673"/>
                              <wps:cNvSpPr/>
                              <wps:spPr>
                                <a:xfrm>
                                  <a:off x="5629995" y="1476536"/>
                                  <a:ext cx="71230" cy="45922"/>
                                </a:xfrm>
                                <a:custGeom>
                                  <a:avLst/>
                                  <a:gdLst/>
                                  <a:ahLst/>
                                  <a:cxnLst/>
                                  <a:rect l="0" t="0" r="0" b="0"/>
                                  <a:pathLst>
                                    <a:path w="71230" h="45922">
                                      <a:moveTo>
                                        <a:pt x="0" y="0"/>
                                      </a:moveTo>
                                      <a:lnTo>
                                        <a:pt x="71230" y="45922"/>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1674" name="Rectangle 1674"/>
                              <wps:cNvSpPr/>
                              <wps:spPr>
                                <a:xfrm>
                                  <a:off x="4111059" y="1215587"/>
                                  <a:ext cx="866565" cy="177691"/>
                                </a:xfrm>
                                <a:prstGeom prst="rect">
                                  <a:avLst/>
                                </a:prstGeom>
                                <a:ln>
                                  <a:noFill/>
                                </a:ln>
                              </wps:spPr>
                              <wps:txbx>
                                <w:txbxContent>
                                  <w:p w14:paraId="6F88FFC2" w14:textId="77777777" w:rsidR="00612B85" w:rsidRDefault="00EB15EF">
                                    <w:pPr>
                                      <w:spacing w:after="160" w:line="259" w:lineRule="auto"/>
                                      <w:ind w:left="0" w:firstLine="0"/>
                                      <w:jc w:val="left"/>
                                    </w:pPr>
                                    <w:r>
                                      <w:rPr>
                                        <w:rFonts w:ascii="Arial" w:eastAsia="Arial" w:hAnsi="Arial" w:cs="Arial"/>
                                        <w:sz w:val="19"/>
                                      </w:rPr>
                                      <w:t>Both Anchor</w:t>
                                    </w:r>
                                  </w:p>
                                </w:txbxContent>
                              </wps:txbx>
                              <wps:bodyPr horzOverflow="overflow" vert="horz" lIns="0" tIns="0" rIns="0" bIns="0" rtlCol="0">
                                <a:noAutofit/>
                              </wps:bodyPr>
                            </wps:wsp>
                            <wps:wsp>
                              <wps:cNvPr id="1675" name="Rectangle 1675"/>
                              <wps:cNvSpPr/>
                              <wps:spPr>
                                <a:xfrm>
                                  <a:off x="4111059" y="1339087"/>
                                  <a:ext cx="857675" cy="177691"/>
                                </a:xfrm>
                                <a:prstGeom prst="rect">
                                  <a:avLst/>
                                </a:prstGeom>
                                <a:ln>
                                  <a:noFill/>
                                </a:ln>
                              </wps:spPr>
                              <wps:txbx>
                                <w:txbxContent>
                                  <w:p w14:paraId="2F422DB8" w14:textId="77777777" w:rsidR="00612B85" w:rsidRDefault="00EB15EF">
                                    <w:pPr>
                                      <w:spacing w:after="160" w:line="259" w:lineRule="auto"/>
                                      <w:ind w:left="0" w:firstLine="0"/>
                                      <w:jc w:val="left"/>
                                    </w:pPr>
                                    <w:r>
                                      <w:rPr>
                                        <w:rFonts w:ascii="Arial" w:eastAsia="Arial" w:hAnsi="Arial" w:cs="Arial"/>
                                        <w:sz w:val="19"/>
                                      </w:rPr>
                                      <w:t>&amp; Backbone</w:t>
                                    </w:r>
                                  </w:p>
                                </w:txbxContent>
                              </wps:txbx>
                              <wps:bodyPr horzOverflow="overflow" vert="horz" lIns="0" tIns="0" rIns="0" bIns="0" rtlCol="0">
                                <a:noAutofit/>
                              </wps:bodyPr>
                            </wps:wsp>
                            <wps:wsp>
                              <wps:cNvPr id="1676" name="Rectangle 1676"/>
                              <wps:cNvSpPr/>
                              <wps:spPr>
                                <a:xfrm>
                                  <a:off x="5809079" y="1092705"/>
                                  <a:ext cx="548191" cy="177693"/>
                                </a:xfrm>
                                <a:prstGeom prst="rect">
                                  <a:avLst/>
                                </a:prstGeom>
                                <a:ln>
                                  <a:noFill/>
                                </a:ln>
                              </wps:spPr>
                              <wps:txbx>
                                <w:txbxContent>
                                  <w:p w14:paraId="7FD93597" w14:textId="77777777" w:rsidR="00612B85" w:rsidRDefault="00EB15EF">
                                    <w:pPr>
                                      <w:spacing w:after="160" w:line="259" w:lineRule="auto"/>
                                      <w:ind w:left="0" w:firstLine="0"/>
                                      <w:jc w:val="left"/>
                                    </w:pPr>
                                    <w:r>
                                      <w:rPr>
                                        <w:rFonts w:ascii="Arial" w:eastAsia="Arial" w:hAnsi="Arial" w:cs="Arial"/>
                                        <w:sz w:val="19"/>
                                      </w:rPr>
                                      <w:t xml:space="preserve">Anchor </w:t>
                                    </w:r>
                                  </w:p>
                                </w:txbxContent>
                              </wps:txbx>
                              <wps:bodyPr horzOverflow="overflow" vert="horz" lIns="0" tIns="0" rIns="0" bIns="0" rtlCol="0">
                                <a:noAutofit/>
                              </wps:bodyPr>
                            </wps:wsp>
                            <wps:wsp>
                              <wps:cNvPr id="1677" name="Rectangle 1677"/>
                              <wps:cNvSpPr/>
                              <wps:spPr>
                                <a:xfrm>
                                  <a:off x="5809079" y="1216201"/>
                                  <a:ext cx="680490" cy="177691"/>
                                </a:xfrm>
                                <a:prstGeom prst="rect">
                                  <a:avLst/>
                                </a:prstGeom>
                                <a:ln>
                                  <a:noFill/>
                                </a:ln>
                              </wps:spPr>
                              <wps:txbx>
                                <w:txbxContent>
                                  <w:p w14:paraId="09D1685B" w14:textId="77777777" w:rsidR="00612B85" w:rsidRDefault="00EB15EF">
                                    <w:pPr>
                                      <w:spacing w:after="160" w:line="259" w:lineRule="auto"/>
                                      <w:ind w:left="0" w:firstLine="0"/>
                                      <w:jc w:val="left"/>
                                    </w:pPr>
                                    <w:r>
                                      <w:rPr>
                                        <w:rFonts w:ascii="Arial" w:eastAsia="Arial" w:hAnsi="Arial" w:cs="Arial"/>
                                        <w:sz w:val="19"/>
                                      </w:rPr>
                                      <w:t>Mismatch</w:t>
                                    </w:r>
                                  </w:p>
                                </w:txbxContent>
                              </wps:txbx>
                              <wps:bodyPr horzOverflow="overflow" vert="horz" lIns="0" tIns="0" rIns="0" bIns="0" rtlCol="0">
                                <a:noAutofit/>
                              </wps:bodyPr>
                            </wps:wsp>
                            <wps:wsp>
                              <wps:cNvPr id="1678" name="Shape 1678"/>
                              <wps:cNvSpPr/>
                              <wps:spPr>
                                <a:xfrm>
                                  <a:off x="5314566" y="1224659"/>
                                  <a:ext cx="393012" cy="6383"/>
                                </a:xfrm>
                                <a:custGeom>
                                  <a:avLst/>
                                  <a:gdLst/>
                                  <a:ahLst/>
                                  <a:cxnLst/>
                                  <a:rect l="0" t="0" r="0" b="0"/>
                                  <a:pathLst>
                                    <a:path w="393012" h="6383">
                                      <a:moveTo>
                                        <a:pt x="392952" y="0"/>
                                      </a:moveTo>
                                      <a:lnTo>
                                        <a:pt x="393012" y="6383"/>
                                      </a:lnTo>
                                      <a:lnTo>
                                        <a:pt x="0" y="6383"/>
                                      </a:lnTo>
                                      <a:lnTo>
                                        <a:pt x="392952" y="0"/>
                                      </a:lnTo>
                                      <a:close/>
                                    </a:path>
                                  </a:pathLst>
                                </a:custGeom>
                                <a:ln w="11211" cap="rnd">
                                  <a:round/>
                                </a:ln>
                              </wps:spPr>
                              <wps:style>
                                <a:lnRef idx="1">
                                  <a:srgbClr val="F97E00"/>
                                </a:lnRef>
                                <a:fillRef idx="1">
                                  <a:srgbClr val="F97E00"/>
                                </a:fillRef>
                                <a:effectRef idx="0">
                                  <a:scrgbClr r="0" g="0" b="0"/>
                                </a:effectRef>
                                <a:fontRef idx="none"/>
                              </wps:style>
                              <wps:bodyPr/>
                            </wps:wsp>
                            <wps:wsp>
                              <wps:cNvPr id="1679" name="Rectangle 1679"/>
                              <wps:cNvSpPr/>
                              <wps:spPr>
                                <a:xfrm>
                                  <a:off x="5704035" y="1480929"/>
                                  <a:ext cx="389042" cy="177691"/>
                                </a:xfrm>
                                <a:prstGeom prst="rect">
                                  <a:avLst/>
                                </a:prstGeom>
                                <a:ln>
                                  <a:noFill/>
                                </a:ln>
                              </wps:spPr>
                              <wps:txbx>
                                <w:txbxContent>
                                  <w:p w14:paraId="428CAC3F" w14:textId="77777777" w:rsidR="00612B85" w:rsidRDefault="00EB15EF">
                                    <w:pPr>
                                      <w:spacing w:after="160" w:line="259" w:lineRule="auto"/>
                                      <w:ind w:left="0" w:firstLine="0"/>
                                      <w:jc w:val="left"/>
                                    </w:pPr>
                                    <w:r>
                                      <w:rPr>
                                        <w:rFonts w:ascii="Arial" w:eastAsia="Arial" w:hAnsi="Arial" w:cs="Arial"/>
                                        <w:sz w:val="19"/>
                                      </w:rPr>
                                      <w:t>Intact</w:t>
                                    </w:r>
                                  </w:p>
                                </w:txbxContent>
                              </wps:txbx>
                              <wps:bodyPr horzOverflow="overflow" vert="horz" lIns="0" tIns="0" rIns="0" bIns="0" rtlCol="0">
                                <a:noAutofit/>
                              </wps:bodyPr>
                            </wps:wsp>
                            <wps:wsp>
                              <wps:cNvPr id="1680" name="Rectangle 1680"/>
                              <wps:cNvSpPr/>
                              <wps:spPr>
                                <a:xfrm>
                                  <a:off x="5062070" y="1060492"/>
                                  <a:ext cx="342010" cy="177691"/>
                                </a:xfrm>
                                <a:prstGeom prst="rect">
                                  <a:avLst/>
                                </a:prstGeom>
                                <a:ln>
                                  <a:noFill/>
                                </a:ln>
                              </wps:spPr>
                              <wps:txbx>
                                <w:txbxContent>
                                  <w:p w14:paraId="2E81D834" w14:textId="77777777" w:rsidR="00612B85" w:rsidRDefault="00EB15EF">
                                    <w:pPr>
                                      <w:spacing w:after="160" w:line="259" w:lineRule="auto"/>
                                      <w:ind w:left="0" w:firstLine="0"/>
                                      <w:jc w:val="left"/>
                                    </w:pPr>
                                    <w:r>
                                      <w:rPr>
                                        <w:rFonts w:ascii="Arial" w:eastAsia="Arial" w:hAnsi="Arial" w:cs="Arial"/>
                                        <w:sz w:val="19"/>
                                      </w:rPr>
                                      <w:t>1186</w:t>
                                    </w:r>
                                  </w:p>
                                </w:txbxContent>
                              </wps:txbx>
                              <wps:bodyPr horzOverflow="overflow" vert="horz" lIns="0" tIns="0" rIns="0" bIns="0" rtlCol="0">
                                <a:noAutofit/>
                              </wps:bodyPr>
                            </wps:wsp>
                            <wps:wsp>
                              <wps:cNvPr id="1681" name="Rectangle 1681"/>
                              <wps:cNvSpPr/>
                              <wps:spPr>
                                <a:xfrm>
                                  <a:off x="5626213" y="1083692"/>
                                  <a:ext cx="88433" cy="177691"/>
                                </a:xfrm>
                                <a:prstGeom prst="rect">
                                  <a:avLst/>
                                </a:prstGeom>
                                <a:ln>
                                  <a:noFill/>
                                </a:ln>
                              </wps:spPr>
                              <wps:txbx>
                                <w:txbxContent>
                                  <w:p w14:paraId="08CFF61A" w14:textId="77777777" w:rsidR="00612B85" w:rsidRDefault="00EB15EF">
                                    <w:pPr>
                                      <w:spacing w:after="160" w:line="259" w:lineRule="auto"/>
                                      <w:ind w:left="0" w:firstLine="0"/>
                                      <w:jc w:val="left"/>
                                    </w:pPr>
                                    <w:r>
                                      <w:rPr>
                                        <w:rFonts w:ascii="Arial" w:eastAsia="Arial" w:hAnsi="Arial" w:cs="Arial"/>
                                        <w:sz w:val="19"/>
                                      </w:rPr>
                                      <w:t>3</w:t>
                                    </w:r>
                                  </w:p>
                                </w:txbxContent>
                              </wps:txbx>
                              <wps:bodyPr horzOverflow="overflow" vert="horz" lIns="0" tIns="0" rIns="0" bIns="0" rtlCol="0">
                                <a:noAutofit/>
                              </wps:bodyPr>
                            </wps:wsp>
                            <wps:wsp>
                              <wps:cNvPr id="1682" name="Rectangle 1682"/>
                              <wps:cNvSpPr/>
                              <wps:spPr>
                                <a:xfrm>
                                  <a:off x="5419131" y="1278867"/>
                                  <a:ext cx="265363" cy="177693"/>
                                </a:xfrm>
                                <a:prstGeom prst="rect">
                                  <a:avLst/>
                                </a:prstGeom>
                                <a:ln>
                                  <a:noFill/>
                                </a:ln>
                              </wps:spPr>
                              <wps:txbx>
                                <w:txbxContent>
                                  <w:p w14:paraId="66B01641" w14:textId="77777777" w:rsidR="00612B85" w:rsidRDefault="00EB15EF">
                                    <w:pPr>
                                      <w:spacing w:after="160" w:line="259" w:lineRule="auto"/>
                                      <w:ind w:left="0" w:firstLine="0"/>
                                      <w:jc w:val="left"/>
                                    </w:pPr>
                                    <w:r>
                                      <w:rPr>
                                        <w:rFonts w:ascii="Arial" w:eastAsia="Arial" w:hAnsi="Arial" w:cs="Arial"/>
                                        <w:color w:val="FFFFFF"/>
                                        <w:sz w:val="19"/>
                                      </w:rPr>
                                      <w:t>265</w:t>
                                    </w:r>
                                  </w:p>
                                </w:txbxContent>
                              </wps:txbx>
                              <wps:bodyPr horzOverflow="overflow" vert="horz" lIns="0" tIns="0" rIns="0" bIns="0" rtlCol="0">
                                <a:noAutofit/>
                              </wps:bodyPr>
                            </wps:wsp>
                            <wps:wsp>
                              <wps:cNvPr id="1683" name="Rectangle 1683"/>
                              <wps:cNvSpPr/>
                              <wps:spPr>
                                <a:xfrm>
                                  <a:off x="4401853" y="929489"/>
                                  <a:ext cx="143545" cy="222114"/>
                                </a:xfrm>
                                <a:prstGeom prst="rect">
                                  <a:avLst/>
                                </a:prstGeom>
                                <a:ln>
                                  <a:noFill/>
                                </a:ln>
                              </wps:spPr>
                              <wps:txbx>
                                <w:txbxContent>
                                  <w:p w14:paraId="5B9A8281" w14:textId="77777777" w:rsidR="00612B85" w:rsidRDefault="00EB15EF">
                                    <w:pPr>
                                      <w:spacing w:after="160" w:line="259" w:lineRule="auto"/>
                                      <w:ind w:left="0" w:firstLine="0"/>
                                      <w:jc w:val="left"/>
                                    </w:pPr>
                                    <w:r>
                                      <w:rPr>
                                        <w:rFonts w:ascii="Arial" w:eastAsia="Arial" w:hAnsi="Arial" w:cs="Arial"/>
                                        <w:b/>
                                        <w:sz w:val="24"/>
                                      </w:rPr>
                                      <w:t>C</w:t>
                                    </w:r>
                                  </w:p>
                                </w:txbxContent>
                              </wps:txbx>
                              <wps:bodyPr horzOverflow="overflow" vert="horz" lIns="0" tIns="0" rIns="0" bIns="0" rtlCol="0">
                                <a:noAutofit/>
                              </wps:bodyPr>
                            </wps:wsp>
                            <wps:wsp>
                              <wps:cNvPr id="1684" name="Shape 1684"/>
                              <wps:cNvSpPr/>
                              <wps:spPr>
                                <a:xfrm>
                                  <a:off x="428497" y="1992909"/>
                                  <a:ext cx="3441054" cy="0"/>
                                </a:xfrm>
                                <a:custGeom>
                                  <a:avLst/>
                                  <a:gdLst/>
                                  <a:ahLst/>
                                  <a:cxnLst/>
                                  <a:rect l="0" t="0" r="0" b="0"/>
                                  <a:pathLst>
                                    <a:path w="3441054">
                                      <a:moveTo>
                                        <a:pt x="0" y="0"/>
                                      </a:moveTo>
                                      <a:lnTo>
                                        <a:pt x="3441054"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85" name="Shape 1685"/>
                              <wps:cNvSpPr/>
                              <wps:spPr>
                                <a:xfrm>
                                  <a:off x="428497" y="1357493"/>
                                  <a:ext cx="3441054" cy="0"/>
                                </a:xfrm>
                                <a:custGeom>
                                  <a:avLst/>
                                  <a:gdLst/>
                                  <a:ahLst/>
                                  <a:cxnLst/>
                                  <a:rect l="0" t="0" r="0" b="0"/>
                                  <a:pathLst>
                                    <a:path w="3441054">
                                      <a:moveTo>
                                        <a:pt x="0" y="0"/>
                                      </a:moveTo>
                                      <a:lnTo>
                                        <a:pt x="3441054"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86" name="Shape 1686"/>
                              <wps:cNvSpPr/>
                              <wps:spPr>
                                <a:xfrm>
                                  <a:off x="428497" y="722074"/>
                                  <a:ext cx="3441054" cy="0"/>
                                </a:xfrm>
                                <a:custGeom>
                                  <a:avLst/>
                                  <a:gdLst/>
                                  <a:ahLst/>
                                  <a:cxnLst/>
                                  <a:rect l="0" t="0" r="0" b="0"/>
                                  <a:pathLst>
                                    <a:path w="3441054">
                                      <a:moveTo>
                                        <a:pt x="0" y="0"/>
                                      </a:moveTo>
                                      <a:lnTo>
                                        <a:pt x="3441054"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87" name="Shape 1687"/>
                              <wps:cNvSpPr/>
                              <wps:spPr>
                                <a:xfrm>
                                  <a:off x="428497" y="2310616"/>
                                  <a:ext cx="3441054" cy="0"/>
                                </a:xfrm>
                                <a:custGeom>
                                  <a:avLst/>
                                  <a:gdLst/>
                                  <a:ahLst/>
                                  <a:cxnLst/>
                                  <a:rect l="0" t="0" r="0" b="0"/>
                                  <a:pathLst>
                                    <a:path w="3441054">
                                      <a:moveTo>
                                        <a:pt x="0" y="0"/>
                                      </a:moveTo>
                                      <a:lnTo>
                                        <a:pt x="3441054"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88" name="Shape 1688"/>
                              <wps:cNvSpPr/>
                              <wps:spPr>
                                <a:xfrm>
                                  <a:off x="428497" y="1675202"/>
                                  <a:ext cx="3441054" cy="0"/>
                                </a:xfrm>
                                <a:custGeom>
                                  <a:avLst/>
                                  <a:gdLst/>
                                  <a:ahLst/>
                                  <a:cxnLst/>
                                  <a:rect l="0" t="0" r="0" b="0"/>
                                  <a:pathLst>
                                    <a:path w="3441054">
                                      <a:moveTo>
                                        <a:pt x="0" y="0"/>
                                      </a:moveTo>
                                      <a:lnTo>
                                        <a:pt x="3441054"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89" name="Shape 1689"/>
                              <wps:cNvSpPr/>
                              <wps:spPr>
                                <a:xfrm>
                                  <a:off x="428497" y="1039790"/>
                                  <a:ext cx="3441054" cy="0"/>
                                </a:xfrm>
                                <a:custGeom>
                                  <a:avLst/>
                                  <a:gdLst/>
                                  <a:ahLst/>
                                  <a:cxnLst/>
                                  <a:rect l="0" t="0" r="0" b="0"/>
                                  <a:pathLst>
                                    <a:path w="3441054">
                                      <a:moveTo>
                                        <a:pt x="0" y="0"/>
                                      </a:moveTo>
                                      <a:lnTo>
                                        <a:pt x="3441054"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90" name="Shape 1690"/>
                              <wps:cNvSpPr/>
                              <wps:spPr>
                                <a:xfrm>
                                  <a:off x="428497" y="404373"/>
                                  <a:ext cx="3441054" cy="0"/>
                                </a:xfrm>
                                <a:custGeom>
                                  <a:avLst/>
                                  <a:gdLst/>
                                  <a:ahLst/>
                                  <a:cxnLst/>
                                  <a:rect l="0" t="0" r="0" b="0"/>
                                  <a:pathLst>
                                    <a:path w="3441054">
                                      <a:moveTo>
                                        <a:pt x="0" y="0"/>
                                      </a:moveTo>
                                      <a:lnTo>
                                        <a:pt x="3441054"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91" name="Shape 1691"/>
                              <wps:cNvSpPr/>
                              <wps:spPr>
                                <a:xfrm>
                                  <a:off x="872243" y="247398"/>
                                  <a:ext cx="0" cy="2161513"/>
                                </a:xfrm>
                                <a:custGeom>
                                  <a:avLst/>
                                  <a:gdLst/>
                                  <a:ahLst/>
                                  <a:cxnLst/>
                                  <a:rect l="0" t="0" r="0" b="0"/>
                                  <a:pathLst>
                                    <a:path h="2161513">
                                      <a:moveTo>
                                        <a:pt x="0" y="2161513"/>
                                      </a:moveTo>
                                      <a:lnTo>
                                        <a:pt x="0"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92" name="Shape 1692"/>
                              <wps:cNvSpPr/>
                              <wps:spPr>
                                <a:xfrm>
                                  <a:off x="1510627" y="247398"/>
                                  <a:ext cx="0" cy="2161513"/>
                                </a:xfrm>
                                <a:custGeom>
                                  <a:avLst/>
                                  <a:gdLst/>
                                  <a:ahLst/>
                                  <a:cxnLst/>
                                  <a:rect l="0" t="0" r="0" b="0"/>
                                  <a:pathLst>
                                    <a:path h="2161513">
                                      <a:moveTo>
                                        <a:pt x="0" y="2161513"/>
                                      </a:moveTo>
                                      <a:lnTo>
                                        <a:pt x="0"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93" name="Shape 1693"/>
                              <wps:cNvSpPr/>
                              <wps:spPr>
                                <a:xfrm>
                                  <a:off x="2149049" y="247398"/>
                                  <a:ext cx="0" cy="2161513"/>
                                </a:xfrm>
                                <a:custGeom>
                                  <a:avLst/>
                                  <a:gdLst/>
                                  <a:ahLst/>
                                  <a:cxnLst/>
                                  <a:rect l="0" t="0" r="0" b="0"/>
                                  <a:pathLst>
                                    <a:path h="2161513">
                                      <a:moveTo>
                                        <a:pt x="0" y="2161513"/>
                                      </a:moveTo>
                                      <a:lnTo>
                                        <a:pt x="0"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94" name="Shape 1694"/>
                              <wps:cNvSpPr/>
                              <wps:spPr>
                                <a:xfrm>
                                  <a:off x="2787427" y="247398"/>
                                  <a:ext cx="0" cy="2161513"/>
                                </a:xfrm>
                                <a:custGeom>
                                  <a:avLst/>
                                  <a:gdLst/>
                                  <a:ahLst/>
                                  <a:cxnLst/>
                                  <a:rect l="0" t="0" r="0" b="0"/>
                                  <a:pathLst>
                                    <a:path h="2161513">
                                      <a:moveTo>
                                        <a:pt x="0" y="2161513"/>
                                      </a:moveTo>
                                      <a:lnTo>
                                        <a:pt x="0"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1695" name="Shape 1695"/>
                              <wps:cNvSpPr/>
                              <wps:spPr>
                                <a:xfrm>
                                  <a:off x="3425863" y="247398"/>
                                  <a:ext cx="0" cy="2161513"/>
                                </a:xfrm>
                                <a:custGeom>
                                  <a:avLst/>
                                  <a:gdLst/>
                                  <a:ahLst/>
                                  <a:cxnLst/>
                                  <a:rect l="0" t="0" r="0" b="0"/>
                                  <a:pathLst>
                                    <a:path h="2161513">
                                      <a:moveTo>
                                        <a:pt x="0" y="2161513"/>
                                      </a:moveTo>
                                      <a:lnTo>
                                        <a:pt x="0" y="0"/>
                                      </a:lnTo>
                                    </a:path>
                                  </a:pathLst>
                                </a:custGeom>
                                <a:ln w="14949" cap="flat">
                                  <a:round/>
                                </a:ln>
                              </wps:spPr>
                              <wps:style>
                                <a:lnRef idx="1">
                                  <a:srgbClr val="DEDEDE"/>
                                </a:lnRef>
                                <a:fillRef idx="0">
                                  <a:srgbClr val="000000">
                                    <a:alpha val="0"/>
                                  </a:srgbClr>
                                </a:fillRef>
                                <a:effectRef idx="0">
                                  <a:scrgbClr r="0" g="0" b="0"/>
                                </a:effectRef>
                                <a:fontRef idx="none"/>
                              </wps:style>
                              <wps:bodyPr/>
                            </wps:wsp>
                            <wps:wsp>
                              <wps:cNvPr id="63154" name="Shape 63154"/>
                              <wps:cNvSpPr/>
                              <wps:spPr>
                                <a:xfrm>
                                  <a:off x="2500161" y="1891193"/>
                                  <a:ext cx="287270" cy="495891"/>
                                </a:xfrm>
                                <a:custGeom>
                                  <a:avLst/>
                                  <a:gdLst/>
                                  <a:ahLst/>
                                  <a:cxnLst/>
                                  <a:rect l="0" t="0" r="0" b="0"/>
                                  <a:pathLst>
                                    <a:path w="287270" h="495891">
                                      <a:moveTo>
                                        <a:pt x="0" y="0"/>
                                      </a:moveTo>
                                      <a:lnTo>
                                        <a:pt x="287270" y="0"/>
                                      </a:lnTo>
                                      <a:lnTo>
                                        <a:pt x="287270" y="495891"/>
                                      </a:lnTo>
                                      <a:lnTo>
                                        <a:pt x="0" y="495891"/>
                                      </a:lnTo>
                                      <a:lnTo>
                                        <a:pt x="0" y="0"/>
                                      </a:lnTo>
                                    </a:path>
                                  </a:pathLst>
                                </a:custGeom>
                                <a:ln w="0" cap="flat">
                                  <a:round/>
                                </a:ln>
                              </wps:spPr>
                              <wps:style>
                                <a:lnRef idx="0">
                                  <a:srgbClr val="000000">
                                    <a:alpha val="0"/>
                                  </a:srgbClr>
                                </a:lnRef>
                                <a:fillRef idx="1">
                                  <a:srgbClr val="2B4254"/>
                                </a:fillRef>
                                <a:effectRef idx="0">
                                  <a:scrgbClr r="0" g="0" b="0"/>
                                </a:effectRef>
                                <a:fontRef idx="none"/>
                              </wps:style>
                              <wps:bodyPr/>
                            </wps:wsp>
                            <wps:wsp>
                              <wps:cNvPr id="63155" name="Shape 63155"/>
                              <wps:cNvSpPr/>
                              <wps:spPr>
                                <a:xfrm>
                                  <a:off x="3138598" y="1124088"/>
                                  <a:ext cx="287270" cy="1262996"/>
                                </a:xfrm>
                                <a:custGeom>
                                  <a:avLst/>
                                  <a:gdLst/>
                                  <a:ahLst/>
                                  <a:cxnLst/>
                                  <a:rect l="0" t="0" r="0" b="0"/>
                                  <a:pathLst>
                                    <a:path w="287270" h="1262996">
                                      <a:moveTo>
                                        <a:pt x="0" y="0"/>
                                      </a:moveTo>
                                      <a:lnTo>
                                        <a:pt x="287270" y="0"/>
                                      </a:lnTo>
                                      <a:lnTo>
                                        <a:pt x="287270" y="1262996"/>
                                      </a:lnTo>
                                      <a:lnTo>
                                        <a:pt x="0" y="1262996"/>
                                      </a:lnTo>
                                      <a:lnTo>
                                        <a:pt x="0" y="0"/>
                                      </a:lnTo>
                                    </a:path>
                                  </a:pathLst>
                                </a:custGeom>
                                <a:ln w="0" cap="flat">
                                  <a:round/>
                                </a:ln>
                              </wps:spPr>
                              <wps:style>
                                <a:lnRef idx="0">
                                  <a:srgbClr val="000000">
                                    <a:alpha val="0"/>
                                  </a:srgbClr>
                                </a:lnRef>
                                <a:fillRef idx="1">
                                  <a:srgbClr val="2B4254"/>
                                </a:fillRef>
                                <a:effectRef idx="0">
                                  <a:scrgbClr r="0" g="0" b="0"/>
                                </a:effectRef>
                                <a:fontRef idx="none"/>
                              </wps:style>
                              <wps:bodyPr/>
                            </wps:wsp>
                            <wps:wsp>
                              <wps:cNvPr id="63156" name="Shape 63156"/>
                              <wps:cNvSpPr/>
                              <wps:spPr>
                                <a:xfrm>
                                  <a:off x="1078064" y="950659"/>
                                  <a:ext cx="228707" cy="146354"/>
                                </a:xfrm>
                                <a:custGeom>
                                  <a:avLst/>
                                  <a:gdLst/>
                                  <a:ahLst/>
                                  <a:cxnLst/>
                                  <a:rect l="0" t="0" r="0" b="0"/>
                                  <a:pathLst>
                                    <a:path w="228707" h="146354">
                                      <a:moveTo>
                                        <a:pt x="0" y="0"/>
                                      </a:moveTo>
                                      <a:lnTo>
                                        <a:pt x="228707" y="0"/>
                                      </a:lnTo>
                                      <a:lnTo>
                                        <a:pt x="228707" y="146354"/>
                                      </a:lnTo>
                                      <a:lnTo>
                                        <a:pt x="0" y="146354"/>
                                      </a:lnTo>
                                      <a:lnTo>
                                        <a:pt x="0" y="0"/>
                                      </a:lnTo>
                                    </a:path>
                                  </a:pathLst>
                                </a:custGeom>
                                <a:ln w="0" cap="flat">
                                  <a:round/>
                                </a:ln>
                              </wps:spPr>
                              <wps:style>
                                <a:lnRef idx="0">
                                  <a:srgbClr val="000000">
                                    <a:alpha val="0"/>
                                  </a:srgbClr>
                                </a:lnRef>
                                <a:fillRef idx="1">
                                  <a:srgbClr val="2B4254"/>
                                </a:fillRef>
                                <a:effectRef idx="0">
                                  <a:scrgbClr r="0" g="0" b="0"/>
                                </a:effectRef>
                                <a:fontRef idx="none"/>
                              </wps:style>
                              <wps:bodyPr/>
                            </wps:wsp>
                            <wps:wsp>
                              <wps:cNvPr id="63157" name="Shape 63157"/>
                              <wps:cNvSpPr/>
                              <wps:spPr>
                                <a:xfrm>
                                  <a:off x="872243" y="2193191"/>
                                  <a:ext cx="287271" cy="193893"/>
                                </a:xfrm>
                                <a:custGeom>
                                  <a:avLst/>
                                  <a:gdLst/>
                                  <a:ahLst/>
                                  <a:cxnLst/>
                                  <a:rect l="0" t="0" r="0" b="0"/>
                                  <a:pathLst>
                                    <a:path w="287271" h="193893">
                                      <a:moveTo>
                                        <a:pt x="0" y="0"/>
                                      </a:moveTo>
                                      <a:lnTo>
                                        <a:pt x="287271" y="0"/>
                                      </a:lnTo>
                                      <a:lnTo>
                                        <a:pt x="287271" y="193893"/>
                                      </a:lnTo>
                                      <a:lnTo>
                                        <a:pt x="0" y="193893"/>
                                      </a:lnTo>
                                      <a:lnTo>
                                        <a:pt x="0" y="0"/>
                                      </a:lnTo>
                                    </a:path>
                                  </a:pathLst>
                                </a:custGeom>
                                <a:ln w="0" cap="flat">
                                  <a:round/>
                                </a:ln>
                              </wps:spPr>
                              <wps:style>
                                <a:lnRef idx="0">
                                  <a:srgbClr val="000000">
                                    <a:alpha val="0"/>
                                  </a:srgbClr>
                                </a:lnRef>
                                <a:fillRef idx="1">
                                  <a:srgbClr val="A1C40F"/>
                                </a:fillRef>
                                <a:effectRef idx="0">
                                  <a:scrgbClr r="0" g="0" b="0"/>
                                </a:effectRef>
                                <a:fontRef idx="none"/>
                              </wps:style>
                              <wps:bodyPr/>
                            </wps:wsp>
                            <wps:wsp>
                              <wps:cNvPr id="63158" name="Shape 63158"/>
                              <wps:cNvSpPr/>
                              <wps:spPr>
                                <a:xfrm>
                                  <a:off x="1510627" y="1885894"/>
                                  <a:ext cx="287327" cy="501190"/>
                                </a:xfrm>
                                <a:custGeom>
                                  <a:avLst/>
                                  <a:gdLst/>
                                  <a:ahLst/>
                                  <a:cxnLst/>
                                  <a:rect l="0" t="0" r="0" b="0"/>
                                  <a:pathLst>
                                    <a:path w="287327" h="501190">
                                      <a:moveTo>
                                        <a:pt x="0" y="0"/>
                                      </a:moveTo>
                                      <a:lnTo>
                                        <a:pt x="287327" y="0"/>
                                      </a:lnTo>
                                      <a:lnTo>
                                        <a:pt x="287327" y="501190"/>
                                      </a:lnTo>
                                      <a:lnTo>
                                        <a:pt x="0" y="501190"/>
                                      </a:lnTo>
                                      <a:lnTo>
                                        <a:pt x="0" y="0"/>
                                      </a:lnTo>
                                    </a:path>
                                  </a:pathLst>
                                </a:custGeom>
                                <a:ln w="0" cap="flat">
                                  <a:round/>
                                </a:ln>
                              </wps:spPr>
                              <wps:style>
                                <a:lnRef idx="0">
                                  <a:srgbClr val="000000">
                                    <a:alpha val="0"/>
                                  </a:srgbClr>
                                </a:lnRef>
                                <a:fillRef idx="1">
                                  <a:srgbClr val="A1C40F"/>
                                </a:fillRef>
                                <a:effectRef idx="0">
                                  <a:scrgbClr r="0" g="0" b="0"/>
                                </a:effectRef>
                                <a:fontRef idx="none"/>
                              </wps:style>
                              <wps:bodyPr/>
                            </wps:wsp>
                            <wps:wsp>
                              <wps:cNvPr id="63159" name="Shape 63159"/>
                              <wps:cNvSpPr/>
                              <wps:spPr>
                                <a:xfrm>
                                  <a:off x="2149049" y="1772491"/>
                                  <a:ext cx="287270" cy="614593"/>
                                </a:xfrm>
                                <a:custGeom>
                                  <a:avLst/>
                                  <a:gdLst/>
                                  <a:ahLst/>
                                  <a:cxnLst/>
                                  <a:rect l="0" t="0" r="0" b="0"/>
                                  <a:pathLst>
                                    <a:path w="287270" h="614593">
                                      <a:moveTo>
                                        <a:pt x="0" y="0"/>
                                      </a:moveTo>
                                      <a:lnTo>
                                        <a:pt x="287270" y="0"/>
                                      </a:lnTo>
                                      <a:lnTo>
                                        <a:pt x="287270" y="614593"/>
                                      </a:lnTo>
                                      <a:lnTo>
                                        <a:pt x="0" y="614593"/>
                                      </a:lnTo>
                                      <a:lnTo>
                                        <a:pt x="0" y="0"/>
                                      </a:lnTo>
                                    </a:path>
                                  </a:pathLst>
                                </a:custGeom>
                                <a:ln w="0" cap="flat">
                                  <a:round/>
                                </a:ln>
                              </wps:spPr>
                              <wps:style>
                                <a:lnRef idx="0">
                                  <a:srgbClr val="000000">
                                    <a:alpha val="0"/>
                                  </a:srgbClr>
                                </a:lnRef>
                                <a:fillRef idx="1">
                                  <a:srgbClr val="A1C40F"/>
                                </a:fillRef>
                                <a:effectRef idx="0">
                                  <a:scrgbClr r="0" g="0" b="0"/>
                                </a:effectRef>
                                <a:fontRef idx="none"/>
                              </wps:style>
                              <wps:bodyPr/>
                            </wps:wsp>
                            <wps:wsp>
                              <wps:cNvPr id="63160" name="Shape 63160"/>
                              <wps:cNvSpPr/>
                              <wps:spPr>
                                <a:xfrm>
                                  <a:off x="2787427" y="1292808"/>
                                  <a:ext cx="287270" cy="1094276"/>
                                </a:xfrm>
                                <a:custGeom>
                                  <a:avLst/>
                                  <a:gdLst/>
                                  <a:ahLst/>
                                  <a:cxnLst/>
                                  <a:rect l="0" t="0" r="0" b="0"/>
                                  <a:pathLst>
                                    <a:path w="287270" h="1094276">
                                      <a:moveTo>
                                        <a:pt x="0" y="0"/>
                                      </a:moveTo>
                                      <a:lnTo>
                                        <a:pt x="287270" y="0"/>
                                      </a:lnTo>
                                      <a:lnTo>
                                        <a:pt x="287270" y="1094276"/>
                                      </a:lnTo>
                                      <a:lnTo>
                                        <a:pt x="0" y="1094276"/>
                                      </a:lnTo>
                                      <a:lnTo>
                                        <a:pt x="0" y="0"/>
                                      </a:lnTo>
                                    </a:path>
                                  </a:pathLst>
                                </a:custGeom>
                                <a:ln w="0" cap="flat">
                                  <a:round/>
                                </a:ln>
                              </wps:spPr>
                              <wps:style>
                                <a:lnRef idx="0">
                                  <a:srgbClr val="000000">
                                    <a:alpha val="0"/>
                                  </a:srgbClr>
                                </a:lnRef>
                                <a:fillRef idx="1">
                                  <a:srgbClr val="A1C40F"/>
                                </a:fillRef>
                                <a:effectRef idx="0">
                                  <a:scrgbClr r="0" g="0" b="0"/>
                                </a:effectRef>
                                <a:fontRef idx="none"/>
                              </wps:style>
                              <wps:bodyPr/>
                            </wps:wsp>
                            <wps:wsp>
                              <wps:cNvPr id="63161" name="Shape 63161"/>
                              <wps:cNvSpPr/>
                              <wps:spPr>
                                <a:xfrm>
                                  <a:off x="3425863" y="395281"/>
                                  <a:ext cx="287270" cy="1991803"/>
                                </a:xfrm>
                                <a:custGeom>
                                  <a:avLst/>
                                  <a:gdLst/>
                                  <a:ahLst/>
                                  <a:cxnLst/>
                                  <a:rect l="0" t="0" r="0" b="0"/>
                                  <a:pathLst>
                                    <a:path w="287270" h="1991803">
                                      <a:moveTo>
                                        <a:pt x="0" y="0"/>
                                      </a:moveTo>
                                      <a:lnTo>
                                        <a:pt x="287270" y="0"/>
                                      </a:lnTo>
                                      <a:lnTo>
                                        <a:pt x="287270" y="1991803"/>
                                      </a:lnTo>
                                      <a:lnTo>
                                        <a:pt x="0" y="1991803"/>
                                      </a:lnTo>
                                      <a:lnTo>
                                        <a:pt x="0" y="0"/>
                                      </a:lnTo>
                                    </a:path>
                                  </a:pathLst>
                                </a:custGeom>
                                <a:ln w="0" cap="flat">
                                  <a:round/>
                                </a:ln>
                              </wps:spPr>
                              <wps:style>
                                <a:lnRef idx="0">
                                  <a:srgbClr val="000000">
                                    <a:alpha val="0"/>
                                  </a:srgbClr>
                                </a:lnRef>
                                <a:fillRef idx="1">
                                  <a:srgbClr val="A1C40F"/>
                                </a:fillRef>
                                <a:effectRef idx="0">
                                  <a:scrgbClr r="0" g="0" b="0"/>
                                </a:effectRef>
                                <a:fontRef idx="none"/>
                              </wps:style>
                              <wps:bodyPr/>
                            </wps:wsp>
                            <wps:wsp>
                              <wps:cNvPr id="1704" name="Shape 1704"/>
                              <wps:cNvSpPr/>
                              <wps:spPr>
                                <a:xfrm>
                                  <a:off x="386124" y="2308205"/>
                                  <a:ext cx="42373" cy="0"/>
                                </a:xfrm>
                                <a:custGeom>
                                  <a:avLst/>
                                  <a:gdLst/>
                                  <a:ahLst/>
                                  <a:cxnLst/>
                                  <a:rect l="0" t="0" r="0" b="0"/>
                                  <a:pathLst>
                                    <a:path w="42373">
                                      <a:moveTo>
                                        <a:pt x="0" y="0"/>
                                      </a:moveTo>
                                      <a:lnTo>
                                        <a:pt x="42373" y="0"/>
                                      </a:lnTo>
                                    </a:path>
                                  </a:pathLst>
                                </a:custGeom>
                                <a:ln w="14949" cap="flat">
                                  <a:round/>
                                </a:ln>
                              </wps:spPr>
                              <wps:style>
                                <a:lnRef idx="1">
                                  <a:srgbClr val="000000"/>
                                </a:lnRef>
                                <a:fillRef idx="0">
                                  <a:srgbClr val="000000">
                                    <a:alpha val="0"/>
                                  </a:srgbClr>
                                </a:fillRef>
                                <a:effectRef idx="0">
                                  <a:scrgbClr r="0" g="0" b="0"/>
                                </a:effectRef>
                                <a:fontRef idx="none"/>
                              </wps:style>
                              <wps:bodyPr/>
                            </wps:wsp>
                            <wps:wsp>
                              <wps:cNvPr id="1705" name="Shape 1705"/>
                              <wps:cNvSpPr/>
                              <wps:spPr>
                                <a:xfrm>
                                  <a:off x="386124" y="1676338"/>
                                  <a:ext cx="42373" cy="0"/>
                                </a:xfrm>
                                <a:custGeom>
                                  <a:avLst/>
                                  <a:gdLst/>
                                  <a:ahLst/>
                                  <a:cxnLst/>
                                  <a:rect l="0" t="0" r="0" b="0"/>
                                  <a:pathLst>
                                    <a:path w="42373">
                                      <a:moveTo>
                                        <a:pt x="0" y="0"/>
                                      </a:moveTo>
                                      <a:lnTo>
                                        <a:pt x="42373" y="0"/>
                                      </a:lnTo>
                                    </a:path>
                                  </a:pathLst>
                                </a:custGeom>
                                <a:ln w="14949" cap="flat">
                                  <a:round/>
                                </a:ln>
                              </wps:spPr>
                              <wps:style>
                                <a:lnRef idx="1">
                                  <a:srgbClr val="000000"/>
                                </a:lnRef>
                                <a:fillRef idx="0">
                                  <a:srgbClr val="000000">
                                    <a:alpha val="0"/>
                                  </a:srgbClr>
                                </a:fillRef>
                                <a:effectRef idx="0">
                                  <a:scrgbClr r="0" g="0" b="0"/>
                                </a:effectRef>
                                <a:fontRef idx="none"/>
                              </wps:style>
                              <wps:bodyPr/>
                            </wps:wsp>
                            <wps:wsp>
                              <wps:cNvPr id="1706" name="Shape 1706"/>
                              <wps:cNvSpPr/>
                              <wps:spPr>
                                <a:xfrm>
                                  <a:off x="386124" y="1040881"/>
                                  <a:ext cx="42373" cy="0"/>
                                </a:xfrm>
                                <a:custGeom>
                                  <a:avLst/>
                                  <a:gdLst/>
                                  <a:ahLst/>
                                  <a:cxnLst/>
                                  <a:rect l="0" t="0" r="0" b="0"/>
                                  <a:pathLst>
                                    <a:path w="42373">
                                      <a:moveTo>
                                        <a:pt x="0" y="0"/>
                                      </a:moveTo>
                                      <a:lnTo>
                                        <a:pt x="42373" y="0"/>
                                      </a:lnTo>
                                    </a:path>
                                  </a:pathLst>
                                </a:custGeom>
                                <a:ln w="14949" cap="flat">
                                  <a:round/>
                                </a:ln>
                              </wps:spPr>
                              <wps:style>
                                <a:lnRef idx="1">
                                  <a:srgbClr val="000000"/>
                                </a:lnRef>
                                <a:fillRef idx="0">
                                  <a:srgbClr val="000000">
                                    <a:alpha val="0"/>
                                  </a:srgbClr>
                                </a:fillRef>
                                <a:effectRef idx="0">
                                  <a:scrgbClr r="0" g="0" b="0"/>
                                </a:effectRef>
                                <a:fontRef idx="none"/>
                              </wps:style>
                              <wps:bodyPr/>
                            </wps:wsp>
                            <wps:wsp>
                              <wps:cNvPr id="1707" name="Shape 1707"/>
                              <wps:cNvSpPr/>
                              <wps:spPr>
                                <a:xfrm>
                                  <a:off x="386124" y="405419"/>
                                  <a:ext cx="42373" cy="0"/>
                                </a:xfrm>
                                <a:custGeom>
                                  <a:avLst/>
                                  <a:gdLst/>
                                  <a:ahLst/>
                                  <a:cxnLst/>
                                  <a:rect l="0" t="0" r="0" b="0"/>
                                  <a:pathLst>
                                    <a:path w="42373">
                                      <a:moveTo>
                                        <a:pt x="0" y="0"/>
                                      </a:moveTo>
                                      <a:lnTo>
                                        <a:pt x="42373" y="0"/>
                                      </a:lnTo>
                                    </a:path>
                                  </a:pathLst>
                                </a:custGeom>
                                <a:ln w="14949" cap="flat">
                                  <a:round/>
                                </a:ln>
                              </wps:spPr>
                              <wps:style>
                                <a:lnRef idx="1">
                                  <a:srgbClr val="000000"/>
                                </a:lnRef>
                                <a:fillRef idx="0">
                                  <a:srgbClr val="000000">
                                    <a:alpha val="0"/>
                                  </a:srgbClr>
                                </a:fillRef>
                                <a:effectRef idx="0">
                                  <a:scrgbClr r="0" g="0" b="0"/>
                                </a:effectRef>
                                <a:fontRef idx="none"/>
                              </wps:style>
                              <wps:bodyPr/>
                            </wps:wsp>
                            <wps:wsp>
                              <wps:cNvPr id="1708" name="Shape 1708"/>
                              <wps:cNvSpPr/>
                              <wps:spPr>
                                <a:xfrm>
                                  <a:off x="872243" y="2402303"/>
                                  <a:ext cx="0" cy="42373"/>
                                </a:xfrm>
                                <a:custGeom>
                                  <a:avLst/>
                                  <a:gdLst/>
                                  <a:ahLst/>
                                  <a:cxnLst/>
                                  <a:rect l="0" t="0" r="0" b="0"/>
                                  <a:pathLst>
                                    <a:path h="42373">
                                      <a:moveTo>
                                        <a:pt x="0" y="42373"/>
                                      </a:moveTo>
                                      <a:lnTo>
                                        <a:pt x="0" y="0"/>
                                      </a:lnTo>
                                    </a:path>
                                  </a:pathLst>
                                </a:custGeom>
                                <a:ln w="14949" cap="flat">
                                  <a:round/>
                                </a:ln>
                              </wps:spPr>
                              <wps:style>
                                <a:lnRef idx="1">
                                  <a:srgbClr val="000000"/>
                                </a:lnRef>
                                <a:fillRef idx="0">
                                  <a:srgbClr val="000000">
                                    <a:alpha val="0"/>
                                  </a:srgbClr>
                                </a:fillRef>
                                <a:effectRef idx="0">
                                  <a:scrgbClr r="0" g="0" b="0"/>
                                </a:effectRef>
                                <a:fontRef idx="none"/>
                              </wps:style>
                              <wps:bodyPr/>
                            </wps:wsp>
                            <wps:wsp>
                              <wps:cNvPr id="1709" name="Shape 1709"/>
                              <wps:cNvSpPr/>
                              <wps:spPr>
                                <a:xfrm>
                                  <a:off x="1510627" y="2402303"/>
                                  <a:ext cx="0" cy="42373"/>
                                </a:xfrm>
                                <a:custGeom>
                                  <a:avLst/>
                                  <a:gdLst/>
                                  <a:ahLst/>
                                  <a:cxnLst/>
                                  <a:rect l="0" t="0" r="0" b="0"/>
                                  <a:pathLst>
                                    <a:path h="42373">
                                      <a:moveTo>
                                        <a:pt x="0" y="42373"/>
                                      </a:moveTo>
                                      <a:lnTo>
                                        <a:pt x="0" y="0"/>
                                      </a:lnTo>
                                    </a:path>
                                  </a:pathLst>
                                </a:custGeom>
                                <a:ln w="14949" cap="flat">
                                  <a:round/>
                                </a:ln>
                              </wps:spPr>
                              <wps:style>
                                <a:lnRef idx="1">
                                  <a:srgbClr val="000000"/>
                                </a:lnRef>
                                <a:fillRef idx="0">
                                  <a:srgbClr val="000000">
                                    <a:alpha val="0"/>
                                  </a:srgbClr>
                                </a:fillRef>
                                <a:effectRef idx="0">
                                  <a:scrgbClr r="0" g="0" b="0"/>
                                </a:effectRef>
                                <a:fontRef idx="none"/>
                              </wps:style>
                              <wps:bodyPr/>
                            </wps:wsp>
                            <wps:wsp>
                              <wps:cNvPr id="1710" name="Shape 1710"/>
                              <wps:cNvSpPr/>
                              <wps:spPr>
                                <a:xfrm>
                                  <a:off x="2149049" y="2402303"/>
                                  <a:ext cx="0" cy="42373"/>
                                </a:xfrm>
                                <a:custGeom>
                                  <a:avLst/>
                                  <a:gdLst/>
                                  <a:ahLst/>
                                  <a:cxnLst/>
                                  <a:rect l="0" t="0" r="0" b="0"/>
                                  <a:pathLst>
                                    <a:path h="42373">
                                      <a:moveTo>
                                        <a:pt x="0" y="42373"/>
                                      </a:moveTo>
                                      <a:lnTo>
                                        <a:pt x="0" y="0"/>
                                      </a:lnTo>
                                    </a:path>
                                  </a:pathLst>
                                </a:custGeom>
                                <a:ln w="14949" cap="flat">
                                  <a:round/>
                                </a:ln>
                              </wps:spPr>
                              <wps:style>
                                <a:lnRef idx="1">
                                  <a:srgbClr val="000000"/>
                                </a:lnRef>
                                <a:fillRef idx="0">
                                  <a:srgbClr val="000000">
                                    <a:alpha val="0"/>
                                  </a:srgbClr>
                                </a:fillRef>
                                <a:effectRef idx="0">
                                  <a:scrgbClr r="0" g="0" b="0"/>
                                </a:effectRef>
                                <a:fontRef idx="none"/>
                              </wps:style>
                              <wps:bodyPr/>
                            </wps:wsp>
                            <wps:wsp>
                              <wps:cNvPr id="1711" name="Shape 1711"/>
                              <wps:cNvSpPr/>
                              <wps:spPr>
                                <a:xfrm>
                                  <a:off x="2787427" y="2402303"/>
                                  <a:ext cx="0" cy="42373"/>
                                </a:xfrm>
                                <a:custGeom>
                                  <a:avLst/>
                                  <a:gdLst/>
                                  <a:ahLst/>
                                  <a:cxnLst/>
                                  <a:rect l="0" t="0" r="0" b="0"/>
                                  <a:pathLst>
                                    <a:path h="42373">
                                      <a:moveTo>
                                        <a:pt x="0" y="42373"/>
                                      </a:moveTo>
                                      <a:lnTo>
                                        <a:pt x="0" y="0"/>
                                      </a:lnTo>
                                    </a:path>
                                  </a:pathLst>
                                </a:custGeom>
                                <a:ln w="14949" cap="flat">
                                  <a:round/>
                                </a:ln>
                              </wps:spPr>
                              <wps:style>
                                <a:lnRef idx="1">
                                  <a:srgbClr val="000000"/>
                                </a:lnRef>
                                <a:fillRef idx="0">
                                  <a:srgbClr val="000000">
                                    <a:alpha val="0"/>
                                  </a:srgbClr>
                                </a:fillRef>
                                <a:effectRef idx="0">
                                  <a:scrgbClr r="0" g="0" b="0"/>
                                </a:effectRef>
                                <a:fontRef idx="none"/>
                              </wps:style>
                              <wps:bodyPr/>
                            </wps:wsp>
                            <wps:wsp>
                              <wps:cNvPr id="1712" name="Shape 1712"/>
                              <wps:cNvSpPr/>
                              <wps:spPr>
                                <a:xfrm>
                                  <a:off x="3425863" y="2402303"/>
                                  <a:ext cx="0" cy="42373"/>
                                </a:xfrm>
                                <a:custGeom>
                                  <a:avLst/>
                                  <a:gdLst/>
                                  <a:ahLst/>
                                  <a:cxnLst/>
                                  <a:rect l="0" t="0" r="0" b="0"/>
                                  <a:pathLst>
                                    <a:path h="42373">
                                      <a:moveTo>
                                        <a:pt x="0" y="42373"/>
                                      </a:moveTo>
                                      <a:lnTo>
                                        <a:pt x="0" y="0"/>
                                      </a:lnTo>
                                    </a:path>
                                  </a:pathLst>
                                </a:custGeom>
                                <a:ln w="14949" cap="flat">
                                  <a:round/>
                                </a:ln>
                              </wps:spPr>
                              <wps:style>
                                <a:lnRef idx="1">
                                  <a:srgbClr val="000000"/>
                                </a:lnRef>
                                <a:fillRef idx="0">
                                  <a:srgbClr val="000000">
                                    <a:alpha val="0"/>
                                  </a:srgbClr>
                                </a:fillRef>
                                <a:effectRef idx="0">
                                  <a:scrgbClr r="0" g="0" b="0"/>
                                </a:effectRef>
                                <a:fontRef idx="none"/>
                              </wps:style>
                              <wps:bodyPr/>
                            </wps:wsp>
                            <wps:wsp>
                              <wps:cNvPr id="1713" name="Rectangle 1713"/>
                              <wps:cNvSpPr/>
                              <wps:spPr>
                                <a:xfrm>
                                  <a:off x="299158" y="2252754"/>
                                  <a:ext cx="88433" cy="177691"/>
                                </a:xfrm>
                                <a:prstGeom prst="rect">
                                  <a:avLst/>
                                </a:prstGeom>
                                <a:ln>
                                  <a:noFill/>
                                </a:ln>
                              </wps:spPr>
                              <wps:txbx>
                                <w:txbxContent>
                                  <w:p w14:paraId="3A1EA5BE" w14:textId="77777777" w:rsidR="00612B85" w:rsidRDefault="00EB15EF">
                                    <w:pPr>
                                      <w:spacing w:after="160" w:line="259" w:lineRule="auto"/>
                                      <w:ind w:left="0" w:firstLine="0"/>
                                      <w:jc w:val="left"/>
                                    </w:pPr>
                                    <w:r>
                                      <w:rPr>
                                        <w:rFonts w:ascii="Arial" w:eastAsia="Arial" w:hAnsi="Arial" w:cs="Arial"/>
                                        <w:sz w:val="19"/>
                                      </w:rPr>
                                      <w:t>1</w:t>
                                    </w:r>
                                  </w:p>
                                </w:txbxContent>
                              </wps:txbx>
                              <wps:bodyPr horzOverflow="overflow" vert="horz" lIns="0" tIns="0" rIns="0" bIns="0" rtlCol="0">
                                <a:noAutofit/>
                              </wps:bodyPr>
                            </wps:wsp>
                            <wps:wsp>
                              <wps:cNvPr id="1714" name="Rectangle 1714"/>
                              <wps:cNvSpPr/>
                              <wps:spPr>
                                <a:xfrm>
                                  <a:off x="217826" y="1610326"/>
                                  <a:ext cx="176898" cy="177691"/>
                                </a:xfrm>
                                <a:prstGeom prst="rect">
                                  <a:avLst/>
                                </a:prstGeom>
                                <a:ln>
                                  <a:noFill/>
                                </a:ln>
                              </wps:spPr>
                              <wps:txbx>
                                <w:txbxContent>
                                  <w:p w14:paraId="77CD2BFF" w14:textId="77777777" w:rsidR="00612B85" w:rsidRDefault="00EB15EF">
                                    <w:pPr>
                                      <w:spacing w:after="160" w:line="259" w:lineRule="auto"/>
                                      <w:ind w:left="0" w:firstLine="0"/>
                                      <w:jc w:val="left"/>
                                    </w:pPr>
                                    <w:r>
                                      <w:rPr>
                                        <w:rFonts w:ascii="Arial" w:eastAsia="Arial" w:hAnsi="Arial" w:cs="Arial"/>
                                        <w:sz w:val="19"/>
                                      </w:rPr>
                                      <w:t>10</w:t>
                                    </w:r>
                                  </w:p>
                                </w:txbxContent>
                              </wps:txbx>
                              <wps:bodyPr horzOverflow="overflow" vert="horz" lIns="0" tIns="0" rIns="0" bIns="0" rtlCol="0">
                                <a:noAutofit/>
                              </wps:bodyPr>
                            </wps:wsp>
                            <wps:wsp>
                              <wps:cNvPr id="1715" name="Rectangle 1715"/>
                              <wps:cNvSpPr/>
                              <wps:spPr>
                                <a:xfrm>
                                  <a:off x="149040" y="974866"/>
                                  <a:ext cx="265363" cy="177693"/>
                                </a:xfrm>
                                <a:prstGeom prst="rect">
                                  <a:avLst/>
                                </a:prstGeom>
                                <a:ln>
                                  <a:noFill/>
                                </a:ln>
                              </wps:spPr>
                              <wps:txbx>
                                <w:txbxContent>
                                  <w:p w14:paraId="35A6FF29" w14:textId="77777777" w:rsidR="00612B85" w:rsidRDefault="00EB15EF">
                                    <w:pPr>
                                      <w:spacing w:after="160" w:line="259" w:lineRule="auto"/>
                                      <w:ind w:left="0" w:firstLine="0"/>
                                      <w:jc w:val="left"/>
                                    </w:pPr>
                                    <w:r>
                                      <w:rPr>
                                        <w:rFonts w:ascii="Arial" w:eastAsia="Arial" w:hAnsi="Arial" w:cs="Arial"/>
                                        <w:sz w:val="19"/>
                                      </w:rPr>
                                      <w:t>100</w:t>
                                    </w:r>
                                  </w:p>
                                </w:txbxContent>
                              </wps:txbx>
                              <wps:bodyPr horzOverflow="overflow" vert="horz" lIns="0" tIns="0" rIns="0" bIns="0" rtlCol="0">
                                <a:noAutofit/>
                              </wps:bodyPr>
                            </wps:wsp>
                            <wps:wsp>
                              <wps:cNvPr id="1716" name="Rectangle 1716"/>
                              <wps:cNvSpPr/>
                              <wps:spPr>
                                <a:xfrm>
                                  <a:off x="83842" y="339419"/>
                                  <a:ext cx="353828" cy="177691"/>
                                </a:xfrm>
                                <a:prstGeom prst="rect">
                                  <a:avLst/>
                                </a:prstGeom>
                                <a:ln>
                                  <a:noFill/>
                                </a:ln>
                              </wps:spPr>
                              <wps:txbx>
                                <w:txbxContent>
                                  <w:p w14:paraId="6BB4B708" w14:textId="77777777" w:rsidR="00612B85" w:rsidRDefault="00EB15EF">
                                    <w:pPr>
                                      <w:spacing w:after="160" w:line="259" w:lineRule="auto"/>
                                      <w:ind w:left="0" w:firstLine="0"/>
                                      <w:jc w:val="left"/>
                                    </w:pPr>
                                    <w:r>
                                      <w:rPr>
                                        <w:rFonts w:ascii="Arial" w:eastAsia="Arial" w:hAnsi="Arial" w:cs="Arial"/>
                                        <w:sz w:val="19"/>
                                      </w:rPr>
                                      <w:t>1000</w:t>
                                    </w:r>
                                  </w:p>
                                </w:txbxContent>
                              </wps:txbx>
                              <wps:bodyPr horzOverflow="overflow" vert="horz" lIns="0" tIns="0" rIns="0" bIns="0" rtlCol="0">
                                <a:noAutofit/>
                              </wps:bodyPr>
                            </wps:wsp>
                            <wps:wsp>
                              <wps:cNvPr id="1717" name="Shape 1717"/>
                              <wps:cNvSpPr/>
                              <wps:spPr>
                                <a:xfrm>
                                  <a:off x="428497" y="247398"/>
                                  <a:ext cx="3441009" cy="2143708"/>
                                </a:xfrm>
                                <a:custGeom>
                                  <a:avLst/>
                                  <a:gdLst/>
                                  <a:ahLst/>
                                  <a:cxnLst/>
                                  <a:rect l="0" t="0" r="0" b="0"/>
                                  <a:pathLst>
                                    <a:path w="3441009" h="2143708">
                                      <a:moveTo>
                                        <a:pt x="0" y="0"/>
                                      </a:moveTo>
                                      <a:lnTo>
                                        <a:pt x="0" y="2143708"/>
                                      </a:lnTo>
                                      <a:lnTo>
                                        <a:pt x="3441009" y="2143708"/>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1724" name="Rectangle 1724"/>
                              <wps:cNvSpPr/>
                              <wps:spPr>
                                <a:xfrm rot="-5399999">
                                  <a:off x="-379833" y="1664528"/>
                                  <a:ext cx="937360" cy="177692"/>
                                </a:xfrm>
                                <a:prstGeom prst="rect">
                                  <a:avLst/>
                                </a:prstGeom>
                                <a:ln>
                                  <a:noFill/>
                                </a:ln>
                              </wps:spPr>
                              <wps:txbx>
                                <w:txbxContent>
                                  <w:p w14:paraId="0BC24846" w14:textId="77777777" w:rsidR="00612B85" w:rsidRDefault="00EB15EF">
                                    <w:pPr>
                                      <w:spacing w:after="160" w:line="259" w:lineRule="auto"/>
                                      <w:ind w:left="0" w:firstLine="0"/>
                                      <w:jc w:val="left"/>
                                    </w:pPr>
                                    <w:r>
                                      <w:rPr>
                                        <w:rFonts w:ascii="Arial" w:eastAsia="Arial" w:hAnsi="Arial" w:cs="Arial"/>
                                        <w:sz w:val="19"/>
                                      </w:rPr>
                                      <w:t>log10 Counts</w:t>
                                    </w:r>
                                  </w:p>
                                </w:txbxContent>
                              </wps:txbx>
                              <wps:bodyPr horzOverflow="overflow" vert="horz" lIns="0" tIns="0" rIns="0" bIns="0" rtlCol="0">
                                <a:noAutofit/>
                              </wps:bodyPr>
                            </wps:wsp>
                            <wps:wsp>
                              <wps:cNvPr id="50380" name="Rectangle 50380"/>
                              <wps:cNvSpPr/>
                              <wps:spPr>
                                <a:xfrm>
                                  <a:off x="1350229" y="705793"/>
                                  <a:ext cx="185423" cy="177692"/>
                                </a:xfrm>
                                <a:prstGeom prst="rect">
                                  <a:avLst/>
                                </a:prstGeom>
                                <a:ln>
                                  <a:noFill/>
                                </a:ln>
                              </wps:spPr>
                              <wps:txbx>
                                <w:txbxContent>
                                  <w:p w14:paraId="499C095B" w14:textId="77777777" w:rsidR="00612B85" w:rsidRDefault="00EB15EF">
                                    <w:pPr>
                                      <w:spacing w:after="160" w:line="259" w:lineRule="auto"/>
                                      <w:ind w:left="0" w:firstLine="0"/>
                                      <w:jc w:val="left"/>
                                    </w:pPr>
                                    <w:r>
                                      <w:rPr>
                                        <w:rFonts w:ascii="Arial" w:eastAsia="Arial" w:hAnsi="Arial" w:cs="Arial"/>
                                        <w:sz w:val="19"/>
                                      </w:rPr>
                                      <w:t>Wi</w:t>
                                    </w:r>
                                  </w:p>
                                </w:txbxContent>
                              </wps:txbx>
                              <wps:bodyPr horzOverflow="overflow" vert="horz" lIns="0" tIns="0" rIns="0" bIns="0" rtlCol="0">
                                <a:noAutofit/>
                              </wps:bodyPr>
                            </wps:wsp>
                            <wps:wsp>
                              <wps:cNvPr id="50383" name="Rectangle 50383"/>
                              <wps:cNvSpPr/>
                              <wps:spPr>
                                <a:xfrm>
                                  <a:off x="2119111" y="705793"/>
                                  <a:ext cx="256424" cy="177692"/>
                                </a:xfrm>
                                <a:prstGeom prst="rect">
                                  <a:avLst/>
                                </a:prstGeom>
                                <a:ln>
                                  <a:noFill/>
                                </a:ln>
                              </wps:spPr>
                              <wps:txbx>
                                <w:txbxContent>
                                  <w:p w14:paraId="14FFE184" w14:textId="77777777" w:rsidR="00612B85" w:rsidRDefault="00EB15EF">
                                    <w:pPr>
                                      <w:spacing w:after="160" w:line="259" w:lineRule="auto"/>
                                      <w:ind w:left="0" w:firstLine="0"/>
                                      <w:jc w:val="left"/>
                                    </w:pPr>
                                    <w:r>
                                      <w:rPr>
                                        <w:rFonts w:ascii="Arial" w:eastAsia="Arial" w:hAnsi="Arial" w:cs="Arial"/>
                                        <w:sz w:val="19"/>
                                      </w:rPr>
                                      <w:t>tide</w:t>
                                    </w:r>
                                  </w:p>
                                </w:txbxContent>
                              </wps:txbx>
                              <wps:bodyPr horzOverflow="overflow" vert="horz" lIns="0" tIns="0" rIns="0" bIns="0" rtlCol="0">
                                <a:noAutofit/>
                              </wps:bodyPr>
                            </wps:wsp>
                            <wps:wsp>
                              <wps:cNvPr id="50382" name="Rectangle 50382"/>
                              <wps:cNvSpPr/>
                              <wps:spPr>
                                <a:xfrm>
                                  <a:off x="1489669" y="705793"/>
                                  <a:ext cx="837125" cy="177692"/>
                                </a:xfrm>
                                <a:prstGeom prst="rect">
                                  <a:avLst/>
                                </a:prstGeom>
                                <a:ln>
                                  <a:noFill/>
                                </a:ln>
                              </wps:spPr>
                              <wps:txbx>
                                <w:txbxContent>
                                  <w:p w14:paraId="10F3B151" w14:textId="77777777" w:rsidR="00612B85" w:rsidRDefault="00EB15EF">
                                    <w:pPr>
                                      <w:spacing w:after="160" w:line="259" w:lineRule="auto"/>
                                      <w:ind w:left="0" w:firstLine="0"/>
                                      <w:jc w:val="left"/>
                                    </w:pPr>
                                    <w:r>
                                      <w:rPr>
                                        <w:rFonts w:ascii="Arial" w:eastAsia="Arial" w:hAnsi="Arial" w:cs="Arial"/>
                                        <w:sz w:val="19"/>
                                      </w:rPr>
                                      <w:t>ld Type Pep</w:t>
                                    </w:r>
                                  </w:p>
                                </w:txbxContent>
                              </wps:txbx>
                              <wps:bodyPr horzOverflow="overflow" vert="horz" lIns="0" tIns="0" rIns="0" bIns="0" rtlCol="0">
                                <a:noAutofit/>
                              </wps:bodyPr>
                            </wps:wsp>
                            <wps:wsp>
                              <wps:cNvPr id="63162" name="Shape 63162"/>
                              <wps:cNvSpPr/>
                              <wps:spPr>
                                <a:xfrm>
                                  <a:off x="1075469" y="691772"/>
                                  <a:ext cx="227916" cy="149950"/>
                                </a:xfrm>
                                <a:custGeom>
                                  <a:avLst/>
                                  <a:gdLst/>
                                  <a:ahLst/>
                                  <a:cxnLst/>
                                  <a:rect l="0" t="0" r="0" b="0"/>
                                  <a:pathLst>
                                    <a:path w="227916" h="149950">
                                      <a:moveTo>
                                        <a:pt x="0" y="0"/>
                                      </a:moveTo>
                                      <a:lnTo>
                                        <a:pt x="227916" y="0"/>
                                      </a:lnTo>
                                      <a:lnTo>
                                        <a:pt x="227916" y="149950"/>
                                      </a:lnTo>
                                      <a:lnTo>
                                        <a:pt x="0" y="149950"/>
                                      </a:lnTo>
                                      <a:lnTo>
                                        <a:pt x="0" y="0"/>
                                      </a:lnTo>
                                    </a:path>
                                  </a:pathLst>
                                </a:custGeom>
                                <a:ln w="0" cap="rnd">
                                  <a:round/>
                                </a:ln>
                              </wps:spPr>
                              <wps:style>
                                <a:lnRef idx="0">
                                  <a:srgbClr val="000000">
                                    <a:alpha val="0"/>
                                  </a:srgbClr>
                                </a:lnRef>
                                <a:fillRef idx="1">
                                  <a:srgbClr val="A1C40F"/>
                                </a:fillRef>
                                <a:effectRef idx="0">
                                  <a:scrgbClr r="0" g="0" b="0"/>
                                </a:effectRef>
                                <a:fontRef idx="none"/>
                              </wps:style>
                              <wps:bodyPr/>
                            </wps:wsp>
                            <wps:wsp>
                              <wps:cNvPr id="50385" name="Rectangle 50385"/>
                              <wps:cNvSpPr/>
                              <wps:spPr>
                                <a:xfrm>
                                  <a:off x="2141174" y="972654"/>
                                  <a:ext cx="433354" cy="177692"/>
                                </a:xfrm>
                                <a:prstGeom prst="rect">
                                  <a:avLst/>
                                </a:prstGeom>
                                <a:ln>
                                  <a:noFill/>
                                </a:ln>
                              </wps:spPr>
                              <wps:txbx>
                                <w:txbxContent>
                                  <w:p w14:paraId="69A3361B" w14:textId="77777777" w:rsidR="00612B85" w:rsidRDefault="00EB15EF">
                                    <w:pPr>
                                      <w:spacing w:after="160" w:line="259" w:lineRule="auto"/>
                                      <w:ind w:left="0" w:firstLine="0"/>
                                      <w:jc w:val="left"/>
                                    </w:pPr>
                                    <w:r>
                                      <w:rPr>
                                        <w:rFonts w:ascii="Arial" w:eastAsia="Arial" w:hAnsi="Arial" w:cs="Arial"/>
                                        <w:sz w:val="19"/>
                                      </w:rPr>
                                      <w:t>eptide</w:t>
                                    </w:r>
                                  </w:p>
                                </w:txbxContent>
                              </wps:txbx>
                              <wps:bodyPr horzOverflow="overflow" vert="horz" lIns="0" tIns="0" rIns="0" bIns="0" rtlCol="0">
                                <a:noAutofit/>
                              </wps:bodyPr>
                            </wps:wsp>
                            <wps:wsp>
                              <wps:cNvPr id="50378" name="Rectangle 50378"/>
                              <wps:cNvSpPr/>
                              <wps:spPr>
                                <a:xfrm>
                                  <a:off x="1350229" y="972654"/>
                                  <a:ext cx="106088" cy="177692"/>
                                </a:xfrm>
                                <a:prstGeom prst="rect">
                                  <a:avLst/>
                                </a:prstGeom>
                                <a:ln>
                                  <a:noFill/>
                                </a:ln>
                              </wps:spPr>
                              <wps:txbx>
                                <w:txbxContent>
                                  <w:p w14:paraId="315D8E86" w14:textId="77777777" w:rsidR="00612B85" w:rsidRDefault="00EB15EF">
                                    <w:pPr>
                                      <w:spacing w:after="160" w:line="259" w:lineRule="auto"/>
                                      <w:ind w:left="0" w:firstLine="0"/>
                                      <w:jc w:val="left"/>
                                    </w:pPr>
                                    <w:r>
                                      <w:rPr>
                                        <w:rFonts w:ascii="Arial" w:eastAsia="Arial" w:hAnsi="Arial" w:cs="Arial"/>
                                        <w:sz w:val="19"/>
                                      </w:rPr>
                                      <w:t>S</w:t>
                                    </w:r>
                                  </w:p>
                                </w:txbxContent>
                              </wps:txbx>
                              <wps:bodyPr horzOverflow="overflow" vert="horz" lIns="0" tIns="0" rIns="0" bIns="0" rtlCol="0">
                                <a:noAutofit/>
                              </wps:bodyPr>
                            </wps:wsp>
                            <wps:wsp>
                              <wps:cNvPr id="50384" name="Rectangle 50384"/>
                              <wps:cNvSpPr/>
                              <wps:spPr>
                                <a:xfrm>
                                  <a:off x="1429983" y="972654"/>
                                  <a:ext cx="945900" cy="177692"/>
                                </a:xfrm>
                                <a:prstGeom prst="rect">
                                  <a:avLst/>
                                </a:prstGeom>
                                <a:ln>
                                  <a:noFill/>
                                </a:ln>
                              </wps:spPr>
                              <wps:txbx>
                                <w:txbxContent>
                                  <w:p w14:paraId="1C74197F" w14:textId="77777777" w:rsidR="00612B85" w:rsidRDefault="00EB15EF">
                                    <w:pPr>
                                      <w:spacing w:after="160" w:line="259" w:lineRule="auto"/>
                                      <w:ind w:left="0" w:firstLine="0"/>
                                      <w:jc w:val="left"/>
                                    </w:pPr>
                                    <w:r>
                                      <w:rPr>
                                        <w:rFonts w:ascii="Arial" w:eastAsia="Arial" w:hAnsi="Arial" w:cs="Arial"/>
                                        <w:sz w:val="19"/>
                                      </w:rPr>
                                      <w:t>NP-derived P</w:t>
                                    </w:r>
                                  </w:p>
                                </w:txbxContent>
                              </wps:txbx>
                              <wps:bodyPr horzOverflow="overflow" vert="horz" lIns="0" tIns="0" rIns="0" bIns="0" rtlCol="0">
                                <a:noAutofit/>
                              </wps:bodyPr>
                            </wps:wsp>
                            <wps:wsp>
                              <wps:cNvPr id="1728" name="Shape 1728"/>
                              <wps:cNvSpPr/>
                              <wps:spPr>
                                <a:xfrm>
                                  <a:off x="5314282" y="271346"/>
                                  <a:ext cx="408528" cy="130441"/>
                                </a:xfrm>
                                <a:custGeom>
                                  <a:avLst/>
                                  <a:gdLst/>
                                  <a:ahLst/>
                                  <a:cxnLst/>
                                  <a:rect l="0" t="0" r="0" b="0"/>
                                  <a:pathLst>
                                    <a:path w="408528" h="130441">
                                      <a:moveTo>
                                        <a:pt x="386374" y="0"/>
                                      </a:moveTo>
                                      <a:lnTo>
                                        <a:pt x="390994" y="14037"/>
                                      </a:lnTo>
                                      <a:lnTo>
                                        <a:pt x="395074" y="28223"/>
                                      </a:lnTo>
                                      <a:lnTo>
                                        <a:pt x="398632" y="42574"/>
                                      </a:lnTo>
                                      <a:lnTo>
                                        <a:pt x="401622" y="57044"/>
                                      </a:lnTo>
                                      <a:lnTo>
                                        <a:pt x="404133" y="71619"/>
                                      </a:lnTo>
                                      <a:lnTo>
                                        <a:pt x="406016" y="86223"/>
                                      </a:lnTo>
                                      <a:lnTo>
                                        <a:pt x="407422" y="100918"/>
                                      </a:lnTo>
                                      <a:lnTo>
                                        <a:pt x="408259" y="115702"/>
                                      </a:lnTo>
                                      <a:lnTo>
                                        <a:pt x="408528" y="130441"/>
                                      </a:lnTo>
                                      <a:lnTo>
                                        <a:pt x="0" y="130441"/>
                                      </a:lnTo>
                                      <a:lnTo>
                                        <a:pt x="386374" y="0"/>
                                      </a:lnTo>
                                      <a:close/>
                                    </a:path>
                                  </a:pathLst>
                                </a:custGeom>
                                <a:ln w="0" cap="rnd">
                                  <a:round/>
                                </a:ln>
                              </wps:spPr>
                              <wps:style>
                                <a:lnRef idx="0">
                                  <a:srgbClr val="FFFFFF"/>
                                </a:lnRef>
                                <a:fillRef idx="1">
                                  <a:srgbClr val="DFE1E1"/>
                                </a:fillRef>
                                <a:effectRef idx="0">
                                  <a:scrgbClr r="0" g="0" b="0"/>
                                </a:effectRef>
                                <a:fontRef idx="none"/>
                              </wps:style>
                              <wps:bodyPr/>
                            </wps:wsp>
                            <wps:wsp>
                              <wps:cNvPr id="1729" name="Shape 1729"/>
                              <wps:cNvSpPr/>
                              <wps:spPr>
                                <a:xfrm>
                                  <a:off x="5717429" y="307895"/>
                                  <a:ext cx="83577" cy="14022"/>
                                </a:xfrm>
                                <a:custGeom>
                                  <a:avLst/>
                                  <a:gdLst/>
                                  <a:ahLst/>
                                  <a:cxnLst/>
                                  <a:rect l="0" t="0" r="0" b="0"/>
                                  <a:pathLst>
                                    <a:path w="83577" h="14022">
                                      <a:moveTo>
                                        <a:pt x="0" y="14022"/>
                                      </a:moveTo>
                                      <a:lnTo>
                                        <a:pt x="83577" y="0"/>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1730" name="Shape 1730"/>
                              <wps:cNvSpPr/>
                              <wps:spPr>
                                <a:xfrm>
                                  <a:off x="4905769" y="0"/>
                                  <a:ext cx="817042" cy="803529"/>
                                </a:xfrm>
                                <a:custGeom>
                                  <a:avLst/>
                                  <a:gdLst/>
                                  <a:ahLst/>
                                  <a:cxnLst/>
                                  <a:rect l="0" t="0" r="0" b="0"/>
                                  <a:pathLst>
                                    <a:path w="817042" h="803529">
                                      <a:moveTo>
                                        <a:pt x="410666" y="0"/>
                                      </a:moveTo>
                                      <a:lnTo>
                                        <a:pt x="423581" y="254"/>
                                      </a:lnTo>
                                      <a:lnTo>
                                        <a:pt x="436512" y="942"/>
                                      </a:lnTo>
                                      <a:lnTo>
                                        <a:pt x="449383" y="2018"/>
                                      </a:lnTo>
                                      <a:lnTo>
                                        <a:pt x="462253" y="3498"/>
                                      </a:lnTo>
                                      <a:lnTo>
                                        <a:pt x="475049" y="5352"/>
                                      </a:lnTo>
                                      <a:lnTo>
                                        <a:pt x="487756" y="7639"/>
                                      </a:lnTo>
                                      <a:lnTo>
                                        <a:pt x="500402" y="10284"/>
                                      </a:lnTo>
                                      <a:lnTo>
                                        <a:pt x="512974" y="13349"/>
                                      </a:lnTo>
                                      <a:lnTo>
                                        <a:pt x="525411" y="16802"/>
                                      </a:lnTo>
                                      <a:lnTo>
                                        <a:pt x="537759" y="20659"/>
                                      </a:lnTo>
                                      <a:lnTo>
                                        <a:pt x="549971" y="24844"/>
                                      </a:lnTo>
                                      <a:lnTo>
                                        <a:pt x="562020" y="29433"/>
                                      </a:lnTo>
                                      <a:lnTo>
                                        <a:pt x="573934" y="34397"/>
                                      </a:lnTo>
                                      <a:lnTo>
                                        <a:pt x="585653" y="39763"/>
                                      </a:lnTo>
                                      <a:lnTo>
                                        <a:pt x="597224" y="45458"/>
                                      </a:lnTo>
                                      <a:lnTo>
                                        <a:pt x="608599" y="51513"/>
                                      </a:lnTo>
                                      <a:lnTo>
                                        <a:pt x="619766" y="57910"/>
                                      </a:lnTo>
                                      <a:lnTo>
                                        <a:pt x="630754" y="64652"/>
                                      </a:lnTo>
                                      <a:lnTo>
                                        <a:pt x="641471" y="71738"/>
                                      </a:lnTo>
                                      <a:lnTo>
                                        <a:pt x="651980" y="79182"/>
                                      </a:lnTo>
                                      <a:lnTo>
                                        <a:pt x="662265" y="86911"/>
                                      </a:lnTo>
                                      <a:lnTo>
                                        <a:pt x="672280" y="94953"/>
                                      </a:lnTo>
                                      <a:lnTo>
                                        <a:pt x="681996" y="103339"/>
                                      </a:lnTo>
                                      <a:lnTo>
                                        <a:pt x="691489" y="111979"/>
                                      </a:lnTo>
                                      <a:lnTo>
                                        <a:pt x="700668" y="120934"/>
                                      </a:lnTo>
                                      <a:lnTo>
                                        <a:pt x="709547" y="130172"/>
                                      </a:lnTo>
                                      <a:lnTo>
                                        <a:pt x="718157" y="139679"/>
                                      </a:lnTo>
                                      <a:lnTo>
                                        <a:pt x="726424" y="149455"/>
                                      </a:lnTo>
                                      <a:lnTo>
                                        <a:pt x="734376" y="159486"/>
                                      </a:lnTo>
                                      <a:lnTo>
                                        <a:pt x="742015" y="169770"/>
                                      </a:lnTo>
                                      <a:lnTo>
                                        <a:pt x="749310" y="180264"/>
                                      </a:lnTo>
                                      <a:lnTo>
                                        <a:pt x="756306" y="190983"/>
                                      </a:lnTo>
                                      <a:lnTo>
                                        <a:pt x="762898" y="201925"/>
                                      </a:lnTo>
                                      <a:lnTo>
                                        <a:pt x="769132" y="213031"/>
                                      </a:lnTo>
                                      <a:lnTo>
                                        <a:pt x="775022" y="224363"/>
                                      </a:lnTo>
                                      <a:lnTo>
                                        <a:pt x="780568" y="235858"/>
                                      </a:lnTo>
                                      <a:lnTo>
                                        <a:pt x="785740" y="247518"/>
                                      </a:lnTo>
                                      <a:lnTo>
                                        <a:pt x="790493" y="259372"/>
                                      </a:lnTo>
                                      <a:lnTo>
                                        <a:pt x="794888" y="271346"/>
                                      </a:lnTo>
                                      <a:lnTo>
                                        <a:pt x="408514" y="401787"/>
                                      </a:lnTo>
                                      <a:lnTo>
                                        <a:pt x="817042" y="401787"/>
                                      </a:lnTo>
                                      <a:lnTo>
                                        <a:pt x="816818" y="414493"/>
                                      </a:lnTo>
                                      <a:lnTo>
                                        <a:pt x="816204" y="427199"/>
                                      </a:lnTo>
                                      <a:lnTo>
                                        <a:pt x="815188" y="439905"/>
                                      </a:lnTo>
                                      <a:lnTo>
                                        <a:pt x="813739" y="452522"/>
                                      </a:lnTo>
                                      <a:lnTo>
                                        <a:pt x="811944" y="465109"/>
                                      </a:lnTo>
                                      <a:lnTo>
                                        <a:pt x="809702" y="477636"/>
                                      </a:lnTo>
                                      <a:lnTo>
                                        <a:pt x="807011" y="490088"/>
                                      </a:lnTo>
                                      <a:lnTo>
                                        <a:pt x="803977" y="502495"/>
                                      </a:lnTo>
                                      <a:lnTo>
                                        <a:pt x="800553" y="514723"/>
                                      </a:lnTo>
                                      <a:lnTo>
                                        <a:pt x="796727" y="526861"/>
                                      </a:lnTo>
                                      <a:lnTo>
                                        <a:pt x="792511" y="538925"/>
                                      </a:lnTo>
                                      <a:lnTo>
                                        <a:pt x="787892" y="550809"/>
                                      </a:lnTo>
                                      <a:lnTo>
                                        <a:pt x="782885" y="562528"/>
                                      </a:lnTo>
                                      <a:lnTo>
                                        <a:pt x="777533" y="574113"/>
                                      </a:lnTo>
                                      <a:lnTo>
                                        <a:pt x="771823" y="585519"/>
                                      </a:lnTo>
                                      <a:lnTo>
                                        <a:pt x="765708" y="596716"/>
                                      </a:lnTo>
                                      <a:lnTo>
                                        <a:pt x="759251" y="607733"/>
                                      </a:lnTo>
                                      <a:lnTo>
                                        <a:pt x="752479" y="618585"/>
                                      </a:lnTo>
                                      <a:lnTo>
                                        <a:pt x="745319" y="629169"/>
                                      </a:lnTo>
                                      <a:lnTo>
                                        <a:pt x="737800" y="639543"/>
                                      </a:lnTo>
                                      <a:lnTo>
                                        <a:pt x="730027" y="649663"/>
                                      </a:lnTo>
                                      <a:lnTo>
                                        <a:pt x="721850" y="659559"/>
                                      </a:lnTo>
                                      <a:lnTo>
                                        <a:pt x="713419" y="669201"/>
                                      </a:lnTo>
                                      <a:lnTo>
                                        <a:pt x="704659" y="678529"/>
                                      </a:lnTo>
                                      <a:lnTo>
                                        <a:pt x="695615" y="687603"/>
                                      </a:lnTo>
                                      <a:lnTo>
                                        <a:pt x="686257" y="696422"/>
                                      </a:lnTo>
                                      <a:lnTo>
                                        <a:pt x="676631" y="704943"/>
                                      </a:lnTo>
                                      <a:lnTo>
                                        <a:pt x="666735" y="713105"/>
                                      </a:lnTo>
                                      <a:lnTo>
                                        <a:pt x="656585" y="721013"/>
                                      </a:lnTo>
                                      <a:lnTo>
                                        <a:pt x="646180" y="728577"/>
                                      </a:lnTo>
                                      <a:lnTo>
                                        <a:pt x="635536" y="735797"/>
                                      </a:lnTo>
                                      <a:lnTo>
                                        <a:pt x="624684" y="742718"/>
                                      </a:lnTo>
                                      <a:lnTo>
                                        <a:pt x="613608" y="749280"/>
                                      </a:lnTo>
                                      <a:lnTo>
                                        <a:pt x="602321" y="755469"/>
                                      </a:lnTo>
                                      <a:lnTo>
                                        <a:pt x="590841" y="761344"/>
                                      </a:lnTo>
                                      <a:lnTo>
                                        <a:pt x="579151" y="766830"/>
                                      </a:lnTo>
                                      <a:lnTo>
                                        <a:pt x="567341" y="771972"/>
                                      </a:lnTo>
                                      <a:lnTo>
                                        <a:pt x="555338" y="776726"/>
                                      </a:lnTo>
                                      <a:lnTo>
                                        <a:pt x="543214" y="781091"/>
                                      </a:lnTo>
                                      <a:lnTo>
                                        <a:pt x="530897" y="785112"/>
                                      </a:lnTo>
                                      <a:lnTo>
                                        <a:pt x="518505" y="788700"/>
                                      </a:lnTo>
                                      <a:lnTo>
                                        <a:pt x="506037" y="791943"/>
                                      </a:lnTo>
                                      <a:lnTo>
                                        <a:pt x="493421" y="794799"/>
                                      </a:lnTo>
                                      <a:lnTo>
                                        <a:pt x="480715" y="797265"/>
                                      </a:lnTo>
                                      <a:lnTo>
                                        <a:pt x="467934" y="799298"/>
                                      </a:lnTo>
                                      <a:lnTo>
                                        <a:pt x="455138" y="800928"/>
                                      </a:lnTo>
                                      <a:lnTo>
                                        <a:pt x="442267" y="802183"/>
                                      </a:lnTo>
                                      <a:lnTo>
                                        <a:pt x="429351" y="803050"/>
                                      </a:lnTo>
                                      <a:lnTo>
                                        <a:pt x="416421" y="803484"/>
                                      </a:lnTo>
                                      <a:lnTo>
                                        <a:pt x="403506" y="803529"/>
                                      </a:lnTo>
                                      <a:lnTo>
                                        <a:pt x="390545" y="803185"/>
                                      </a:lnTo>
                                      <a:lnTo>
                                        <a:pt x="377660" y="802407"/>
                                      </a:lnTo>
                                      <a:lnTo>
                                        <a:pt x="364744" y="801241"/>
                                      </a:lnTo>
                                      <a:lnTo>
                                        <a:pt x="351918" y="799687"/>
                                      </a:lnTo>
                                      <a:lnTo>
                                        <a:pt x="339167" y="797728"/>
                                      </a:lnTo>
                                      <a:lnTo>
                                        <a:pt x="326416" y="795352"/>
                                      </a:lnTo>
                                      <a:lnTo>
                                        <a:pt x="313814" y="792631"/>
                                      </a:lnTo>
                                      <a:lnTo>
                                        <a:pt x="301288" y="789477"/>
                                      </a:lnTo>
                                      <a:lnTo>
                                        <a:pt x="288851" y="785934"/>
                                      </a:lnTo>
                                      <a:lnTo>
                                        <a:pt x="276547" y="782002"/>
                                      </a:lnTo>
                                      <a:lnTo>
                                        <a:pt x="264364" y="777727"/>
                                      </a:lnTo>
                                      <a:lnTo>
                                        <a:pt x="252331" y="773048"/>
                                      </a:lnTo>
                                      <a:lnTo>
                                        <a:pt x="240462" y="767996"/>
                                      </a:lnTo>
                                      <a:lnTo>
                                        <a:pt x="228772" y="762599"/>
                                      </a:lnTo>
                                      <a:lnTo>
                                        <a:pt x="217262" y="756799"/>
                                      </a:lnTo>
                                      <a:lnTo>
                                        <a:pt x="205916" y="750670"/>
                                      </a:lnTo>
                                      <a:lnTo>
                                        <a:pt x="194809" y="744183"/>
                                      </a:lnTo>
                                      <a:lnTo>
                                        <a:pt x="183866" y="737351"/>
                                      </a:lnTo>
                                      <a:lnTo>
                                        <a:pt x="173179" y="730221"/>
                                      </a:lnTo>
                                      <a:lnTo>
                                        <a:pt x="162730" y="722702"/>
                                      </a:lnTo>
                                      <a:lnTo>
                                        <a:pt x="152535" y="714884"/>
                                      </a:lnTo>
                                      <a:lnTo>
                                        <a:pt x="142594" y="706752"/>
                                      </a:lnTo>
                                      <a:lnTo>
                                        <a:pt x="132892" y="698321"/>
                                      </a:lnTo>
                                      <a:lnTo>
                                        <a:pt x="123475" y="689591"/>
                                      </a:lnTo>
                                      <a:lnTo>
                                        <a:pt x="114386" y="680607"/>
                                      </a:lnTo>
                                      <a:lnTo>
                                        <a:pt x="105552" y="671309"/>
                                      </a:lnTo>
                                      <a:lnTo>
                                        <a:pt x="97031" y="661712"/>
                                      </a:lnTo>
                                      <a:lnTo>
                                        <a:pt x="88809" y="651906"/>
                                      </a:lnTo>
                                      <a:lnTo>
                                        <a:pt x="80901" y="641830"/>
                                      </a:lnTo>
                                      <a:lnTo>
                                        <a:pt x="73337" y="631501"/>
                                      </a:lnTo>
                                      <a:lnTo>
                                        <a:pt x="66132" y="620962"/>
                                      </a:lnTo>
                                      <a:lnTo>
                                        <a:pt x="59226" y="610154"/>
                                      </a:lnTo>
                                      <a:lnTo>
                                        <a:pt x="52723" y="599182"/>
                                      </a:lnTo>
                                      <a:lnTo>
                                        <a:pt x="46534" y="588030"/>
                                      </a:lnTo>
                                      <a:lnTo>
                                        <a:pt x="40735" y="576655"/>
                                      </a:lnTo>
                                      <a:lnTo>
                                        <a:pt x="35278" y="565114"/>
                                      </a:lnTo>
                                      <a:lnTo>
                                        <a:pt x="30226" y="553410"/>
                                      </a:lnTo>
                                      <a:lnTo>
                                        <a:pt x="25532" y="541556"/>
                                      </a:lnTo>
                                      <a:lnTo>
                                        <a:pt x="21212" y="529552"/>
                                      </a:lnTo>
                                      <a:lnTo>
                                        <a:pt x="17310" y="517443"/>
                                      </a:lnTo>
                                      <a:lnTo>
                                        <a:pt x="13752" y="505215"/>
                                      </a:lnTo>
                                      <a:lnTo>
                                        <a:pt x="10628" y="492853"/>
                                      </a:lnTo>
                                      <a:lnTo>
                                        <a:pt x="7907" y="480446"/>
                                      </a:lnTo>
                                      <a:lnTo>
                                        <a:pt x="5576" y="467904"/>
                                      </a:lnTo>
                                      <a:lnTo>
                                        <a:pt x="3647" y="455332"/>
                                      </a:lnTo>
                                      <a:lnTo>
                                        <a:pt x="2108" y="442716"/>
                                      </a:lnTo>
                                      <a:lnTo>
                                        <a:pt x="1001" y="430054"/>
                                      </a:lnTo>
                                      <a:lnTo>
                                        <a:pt x="298" y="417348"/>
                                      </a:lnTo>
                                      <a:lnTo>
                                        <a:pt x="0" y="404597"/>
                                      </a:lnTo>
                                      <a:lnTo>
                                        <a:pt x="119" y="391891"/>
                                      </a:lnTo>
                                      <a:lnTo>
                                        <a:pt x="657" y="379170"/>
                                      </a:lnTo>
                                      <a:lnTo>
                                        <a:pt x="1570" y="366463"/>
                                      </a:lnTo>
                                      <a:lnTo>
                                        <a:pt x="2929" y="353847"/>
                                      </a:lnTo>
                                      <a:lnTo>
                                        <a:pt x="4649" y="341230"/>
                                      </a:lnTo>
                                      <a:lnTo>
                                        <a:pt x="6801" y="328688"/>
                                      </a:lnTo>
                                      <a:lnTo>
                                        <a:pt x="9358" y="316206"/>
                                      </a:lnTo>
                                      <a:lnTo>
                                        <a:pt x="12347" y="303844"/>
                                      </a:lnTo>
                                      <a:lnTo>
                                        <a:pt x="15680" y="291571"/>
                                      </a:lnTo>
                                      <a:lnTo>
                                        <a:pt x="19417" y="279373"/>
                                      </a:lnTo>
                                      <a:lnTo>
                                        <a:pt x="23544" y="267325"/>
                                      </a:lnTo>
                                      <a:lnTo>
                                        <a:pt x="28073" y="255396"/>
                                      </a:lnTo>
                                      <a:lnTo>
                                        <a:pt x="32991" y="243631"/>
                                      </a:lnTo>
                                      <a:lnTo>
                                        <a:pt x="38268" y="232001"/>
                                      </a:lnTo>
                                      <a:lnTo>
                                        <a:pt x="43889" y="220551"/>
                                      </a:lnTo>
                                      <a:lnTo>
                                        <a:pt x="49912" y="209309"/>
                                      </a:lnTo>
                                      <a:lnTo>
                                        <a:pt x="56281" y="198247"/>
                                      </a:lnTo>
                                      <a:lnTo>
                                        <a:pt x="63008" y="187365"/>
                                      </a:lnTo>
                                      <a:lnTo>
                                        <a:pt x="70093" y="176721"/>
                                      </a:lnTo>
                                      <a:lnTo>
                                        <a:pt x="77508" y="166317"/>
                                      </a:lnTo>
                                      <a:lnTo>
                                        <a:pt x="85251" y="156107"/>
                                      </a:lnTo>
                                      <a:lnTo>
                                        <a:pt x="93338" y="146167"/>
                                      </a:lnTo>
                                      <a:lnTo>
                                        <a:pt x="101725" y="136480"/>
                                      </a:lnTo>
                                      <a:lnTo>
                                        <a:pt x="110380" y="127063"/>
                                      </a:lnTo>
                                      <a:lnTo>
                                        <a:pt x="119393" y="117944"/>
                                      </a:lnTo>
                                      <a:lnTo>
                                        <a:pt x="128662" y="109079"/>
                                      </a:lnTo>
                                      <a:lnTo>
                                        <a:pt x="138244" y="100484"/>
                                      </a:lnTo>
                                      <a:lnTo>
                                        <a:pt x="148095" y="92232"/>
                                      </a:lnTo>
                                      <a:lnTo>
                                        <a:pt x="158155" y="84280"/>
                                      </a:lnTo>
                                      <a:lnTo>
                                        <a:pt x="168529" y="76671"/>
                                      </a:lnTo>
                                      <a:lnTo>
                                        <a:pt x="179113" y="69316"/>
                                      </a:lnTo>
                                      <a:lnTo>
                                        <a:pt x="189921" y="62365"/>
                                      </a:lnTo>
                                      <a:lnTo>
                                        <a:pt x="200953" y="55743"/>
                                      </a:lnTo>
                                      <a:lnTo>
                                        <a:pt x="212209" y="49435"/>
                                      </a:lnTo>
                                      <a:lnTo>
                                        <a:pt x="223630" y="43515"/>
                                      </a:lnTo>
                                      <a:lnTo>
                                        <a:pt x="235230" y="37939"/>
                                      </a:lnTo>
                                      <a:lnTo>
                                        <a:pt x="247055" y="32707"/>
                                      </a:lnTo>
                                      <a:lnTo>
                                        <a:pt x="259013" y="27864"/>
                                      </a:lnTo>
                                      <a:lnTo>
                                        <a:pt x="271136" y="23424"/>
                                      </a:lnTo>
                                      <a:lnTo>
                                        <a:pt x="283349" y="19313"/>
                                      </a:lnTo>
                                      <a:lnTo>
                                        <a:pt x="295742" y="15591"/>
                                      </a:lnTo>
                                      <a:lnTo>
                                        <a:pt x="308224" y="12317"/>
                                      </a:lnTo>
                                      <a:lnTo>
                                        <a:pt x="320795" y="9373"/>
                                      </a:lnTo>
                                      <a:lnTo>
                                        <a:pt x="333501" y="6816"/>
                                      </a:lnTo>
                                      <a:lnTo>
                                        <a:pt x="346238" y="4709"/>
                                      </a:lnTo>
                                      <a:lnTo>
                                        <a:pt x="359079" y="2975"/>
                                      </a:lnTo>
                                      <a:lnTo>
                                        <a:pt x="371904" y="1629"/>
                                      </a:lnTo>
                                      <a:lnTo>
                                        <a:pt x="384820" y="687"/>
                                      </a:lnTo>
                                      <a:lnTo>
                                        <a:pt x="397750" y="120"/>
                                      </a:lnTo>
                                      <a:lnTo>
                                        <a:pt x="410666" y="0"/>
                                      </a:lnTo>
                                      <a:close/>
                                    </a:path>
                                  </a:pathLst>
                                </a:custGeom>
                                <a:ln w="11211" cap="rnd">
                                  <a:round/>
                                </a:ln>
                              </wps:spPr>
                              <wps:style>
                                <a:lnRef idx="1">
                                  <a:srgbClr val="FFFFFF"/>
                                </a:lnRef>
                                <a:fillRef idx="1">
                                  <a:srgbClr val="99B8CF"/>
                                </a:fillRef>
                                <a:effectRef idx="0">
                                  <a:scrgbClr r="0" g="0" b="0"/>
                                </a:effectRef>
                                <a:fontRef idx="none"/>
                              </wps:style>
                              <wps:bodyPr/>
                            </wps:wsp>
                            <wps:wsp>
                              <wps:cNvPr id="1731" name="Shape 1731"/>
                              <wps:cNvSpPr/>
                              <wps:spPr>
                                <a:xfrm>
                                  <a:off x="4819545" y="457933"/>
                                  <a:ext cx="82964" cy="17295"/>
                                </a:xfrm>
                                <a:custGeom>
                                  <a:avLst/>
                                  <a:gdLst/>
                                  <a:ahLst/>
                                  <a:cxnLst/>
                                  <a:rect l="0" t="0" r="0" b="0"/>
                                  <a:pathLst>
                                    <a:path w="82964" h="17295">
                                      <a:moveTo>
                                        <a:pt x="82964" y="0"/>
                                      </a:moveTo>
                                      <a:lnTo>
                                        <a:pt x="0" y="17295"/>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1732" name="Shape 1732"/>
                              <wps:cNvSpPr/>
                              <wps:spPr>
                                <a:xfrm>
                                  <a:off x="5459761" y="193075"/>
                                  <a:ext cx="0" cy="0"/>
                                </a:xfrm>
                                <a:custGeom>
                                  <a:avLst/>
                                  <a:gdLst/>
                                  <a:ahLst/>
                                  <a:cxnLst/>
                                  <a:rect l="0" t="0" r="0" b="0"/>
                                  <a:pathLst>
                                    <a:path>
                                      <a:moveTo>
                                        <a:pt x="0" y="0"/>
                                      </a:moveTo>
                                      <a:lnTo>
                                        <a:pt x="0" y="0"/>
                                      </a:lnTo>
                                      <a:close/>
                                    </a:path>
                                  </a:pathLst>
                                </a:custGeom>
                                <a:ln w="11211" cap="rnd">
                                  <a:round/>
                                </a:ln>
                              </wps:spPr>
                              <wps:style>
                                <a:lnRef idx="1">
                                  <a:srgbClr val="FFFFFF"/>
                                </a:lnRef>
                                <a:fillRef idx="0">
                                  <a:srgbClr val="000000">
                                    <a:alpha val="0"/>
                                  </a:srgbClr>
                                </a:fillRef>
                                <a:effectRef idx="0">
                                  <a:scrgbClr r="0" g="0" b="0"/>
                                </a:effectRef>
                                <a:fontRef idx="none"/>
                              </wps:style>
                              <wps:bodyPr/>
                            </wps:wsp>
                            <wps:wsp>
                              <wps:cNvPr id="1733" name="Rectangle 1733"/>
                              <wps:cNvSpPr/>
                              <wps:spPr>
                                <a:xfrm>
                                  <a:off x="5050389" y="381956"/>
                                  <a:ext cx="663742" cy="177691"/>
                                </a:xfrm>
                                <a:prstGeom prst="rect">
                                  <a:avLst/>
                                </a:prstGeom>
                                <a:ln>
                                  <a:noFill/>
                                </a:ln>
                              </wps:spPr>
                              <wps:txbx>
                                <w:txbxContent>
                                  <w:p w14:paraId="60D8DF65" w14:textId="77777777" w:rsidR="00612B85" w:rsidRDefault="00EB15EF">
                                    <w:pPr>
                                      <w:spacing w:after="160" w:line="259" w:lineRule="auto"/>
                                      <w:ind w:left="0" w:firstLine="0"/>
                                      <w:jc w:val="left"/>
                                    </w:pPr>
                                    <w:r>
                                      <w:rPr>
                                        <w:rFonts w:ascii="Arial" w:eastAsia="Arial" w:hAnsi="Arial" w:cs="Arial"/>
                                        <w:color w:val="FDFBF6"/>
                                        <w:sz w:val="19"/>
                                      </w:rPr>
                                      <w:t>18</w:t>
                                    </w:r>
                                  </w:p>
                                </w:txbxContent>
                              </wps:txbx>
                              <wps:bodyPr horzOverflow="overflow" vert="horz" lIns="0" tIns="0" rIns="0" bIns="0" rtlCol="0">
                                <a:noAutofit/>
                              </wps:bodyPr>
                            </wps:wsp>
                            <wps:wsp>
                              <wps:cNvPr id="1734" name="Rectangle 1734"/>
                              <wps:cNvSpPr/>
                              <wps:spPr>
                                <a:xfrm>
                                  <a:off x="5614179" y="275813"/>
                                  <a:ext cx="88433" cy="177691"/>
                                </a:xfrm>
                                <a:prstGeom prst="rect">
                                  <a:avLst/>
                                </a:prstGeom>
                                <a:ln>
                                  <a:noFill/>
                                </a:ln>
                              </wps:spPr>
                              <wps:txbx>
                                <w:txbxContent>
                                  <w:p w14:paraId="25138545" w14:textId="77777777" w:rsidR="00612B85" w:rsidRDefault="00EB15EF">
                                    <w:pPr>
                                      <w:spacing w:after="160" w:line="259" w:lineRule="auto"/>
                                      <w:ind w:left="0" w:firstLine="0"/>
                                      <w:jc w:val="left"/>
                                    </w:pPr>
                                    <w:r>
                                      <w:rPr>
                                        <w:rFonts w:ascii="Arial" w:eastAsia="Arial" w:hAnsi="Arial" w:cs="Arial"/>
                                        <w:sz w:val="19"/>
                                      </w:rPr>
                                      <w:t>1</w:t>
                                    </w:r>
                                  </w:p>
                                </w:txbxContent>
                              </wps:txbx>
                              <wps:bodyPr horzOverflow="overflow" vert="horz" lIns="0" tIns="0" rIns="0" bIns="0" rtlCol="0">
                                <a:noAutofit/>
                              </wps:bodyPr>
                            </wps:wsp>
                            <wps:wsp>
                              <wps:cNvPr id="1735" name="Rectangle 1735"/>
                              <wps:cNvSpPr/>
                              <wps:spPr>
                                <a:xfrm>
                                  <a:off x="5825567" y="251491"/>
                                  <a:ext cx="203301" cy="177691"/>
                                </a:xfrm>
                                <a:prstGeom prst="rect">
                                  <a:avLst/>
                                </a:prstGeom>
                                <a:ln>
                                  <a:noFill/>
                                </a:ln>
                              </wps:spPr>
                              <wps:txbx>
                                <w:txbxContent>
                                  <w:p w14:paraId="1EA3339E" w14:textId="77777777" w:rsidR="00612B85" w:rsidRDefault="00EB15EF">
                                    <w:pPr>
                                      <w:spacing w:after="160" w:line="259" w:lineRule="auto"/>
                                      <w:ind w:left="0" w:firstLine="0"/>
                                      <w:jc w:val="left"/>
                                    </w:pPr>
                                    <w:r>
                                      <w:rPr>
                                        <w:rFonts w:ascii="Arial" w:eastAsia="Arial" w:hAnsi="Arial" w:cs="Arial"/>
                                        <w:sz w:val="19"/>
                                      </w:rPr>
                                      <w:t>No</w:t>
                                    </w:r>
                                  </w:p>
                                </w:txbxContent>
                              </wps:txbx>
                              <wps:bodyPr horzOverflow="overflow" vert="horz" lIns="0" tIns="0" rIns="0" bIns="0" rtlCol="0">
                                <a:noAutofit/>
                              </wps:bodyPr>
                            </wps:wsp>
                            <wps:wsp>
                              <wps:cNvPr id="1736" name="Rectangle 1736"/>
                              <wps:cNvSpPr/>
                              <wps:spPr>
                                <a:xfrm>
                                  <a:off x="4608816" y="393786"/>
                                  <a:ext cx="259478" cy="177691"/>
                                </a:xfrm>
                                <a:prstGeom prst="rect">
                                  <a:avLst/>
                                </a:prstGeom>
                                <a:ln>
                                  <a:noFill/>
                                </a:ln>
                              </wps:spPr>
                              <wps:txbx>
                                <w:txbxContent>
                                  <w:p w14:paraId="797A1F7D" w14:textId="77777777" w:rsidR="00612B85" w:rsidRDefault="00EB15EF">
                                    <w:pPr>
                                      <w:spacing w:after="160" w:line="259" w:lineRule="auto"/>
                                      <w:ind w:left="0" w:firstLine="0"/>
                                      <w:jc w:val="left"/>
                                    </w:pPr>
                                    <w:r>
                                      <w:rPr>
                                        <w:rFonts w:ascii="Arial" w:eastAsia="Arial" w:hAnsi="Arial" w:cs="Arial"/>
                                        <w:sz w:val="19"/>
                                      </w:rPr>
                                      <w:t>Yes</w:t>
                                    </w:r>
                                  </w:p>
                                </w:txbxContent>
                              </wps:txbx>
                              <wps:bodyPr horzOverflow="overflow" vert="horz" lIns="0" tIns="0" rIns="0" bIns="0" rtlCol="0">
                                <a:noAutofit/>
                              </wps:bodyPr>
                            </wps:wsp>
                            <wps:wsp>
                              <wps:cNvPr id="1738" name="Shape 1738"/>
                              <wps:cNvSpPr/>
                              <wps:spPr>
                                <a:xfrm>
                                  <a:off x="5307660" y="1822084"/>
                                  <a:ext cx="397242" cy="361911"/>
                                </a:xfrm>
                                <a:custGeom>
                                  <a:avLst/>
                                  <a:gdLst/>
                                  <a:ahLst/>
                                  <a:cxnLst/>
                                  <a:rect l="0" t="0" r="0" b="0"/>
                                  <a:pathLst>
                                    <a:path w="397242" h="361911">
                                      <a:moveTo>
                                        <a:pt x="148245" y="0"/>
                                      </a:moveTo>
                                      <a:lnTo>
                                        <a:pt x="160353" y="5047"/>
                                      </a:lnTo>
                                      <a:lnTo>
                                        <a:pt x="172252" y="10433"/>
                                      </a:lnTo>
                                      <a:lnTo>
                                        <a:pt x="183972" y="16206"/>
                                      </a:lnTo>
                                      <a:lnTo>
                                        <a:pt x="195483" y="22320"/>
                                      </a:lnTo>
                                      <a:lnTo>
                                        <a:pt x="206798" y="28870"/>
                                      </a:lnTo>
                                      <a:lnTo>
                                        <a:pt x="217875" y="35760"/>
                                      </a:lnTo>
                                      <a:lnTo>
                                        <a:pt x="228743" y="42989"/>
                                      </a:lnTo>
                                      <a:lnTo>
                                        <a:pt x="239311" y="50557"/>
                                      </a:lnTo>
                                      <a:lnTo>
                                        <a:pt x="249641" y="58467"/>
                                      </a:lnTo>
                                      <a:lnTo>
                                        <a:pt x="259731" y="66763"/>
                                      </a:lnTo>
                                      <a:lnTo>
                                        <a:pt x="269508" y="75303"/>
                                      </a:lnTo>
                                      <a:lnTo>
                                        <a:pt x="278999" y="84231"/>
                                      </a:lnTo>
                                      <a:lnTo>
                                        <a:pt x="288134" y="93401"/>
                                      </a:lnTo>
                                      <a:lnTo>
                                        <a:pt x="297028" y="102912"/>
                                      </a:lnTo>
                                      <a:lnTo>
                                        <a:pt x="305578" y="112664"/>
                                      </a:lnTo>
                                      <a:lnTo>
                                        <a:pt x="313785" y="122708"/>
                                      </a:lnTo>
                                      <a:lnTo>
                                        <a:pt x="321648" y="132994"/>
                                      </a:lnTo>
                                      <a:lnTo>
                                        <a:pt x="329152" y="143522"/>
                                      </a:lnTo>
                                      <a:lnTo>
                                        <a:pt x="336312" y="154342"/>
                                      </a:lnTo>
                                      <a:lnTo>
                                        <a:pt x="343144" y="165356"/>
                                      </a:lnTo>
                                      <a:lnTo>
                                        <a:pt x="349556" y="176565"/>
                                      </a:lnTo>
                                      <a:lnTo>
                                        <a:pt x="355596" y="188015"/>
                                      </a:lnTo>
                                      <a:lnTo>
                                        <a:pt x="361231" y="199612"/>
                                      </a:lnTo>
                                      <a:lnTo>
                                        <a:pt x="366508" y="211402"/>
                                      </a:lnTo>
                                      <a:lnTo>
                                        <a:pt x="371352" y="223386"/>
                                      </a:lnTo>
                                      <a:lnTo>
                                        <a:pt x="375807" y="235468"/>
                                      </a:lnTo>
                                      <a:lnTo>
                                        <a:pt x="379857" y="247744"/>
                                      </a:lnTo>
                                      <a:lnTo>
                                        <a:pt x="383505" y="260116"/>
                                      </a:lnTo>
                                      <a:lnTo>
                                        <a:pt x="386719" y="272586"/>
                                      </a:lnTo>
                                      <a:lnTo>
                                        <a:pt x="389484" y="285154"/>
                                      </a:lnTo>
                                      <a:lnTo>
                                        <a:pt x="391861" y="297817"/>
                                      </a:lnTo>
                                      <a:lnTo>
                                        <a:pt x="393789" y="310578"/>
                                      </a:lnTo>
                                      <a:lnTo>
                                        <a:pt x="395329" y="323338"/>
                                      </a:lnTo>
                                      <a:lnTo>
                                        <a:pt x="396405" y="336196"/>
                                      </a:lnTo>
                                      <a:lnTo>
                                        <a:pt x="397048" y="349054"/>
                                      </a:lnTo>
                                      <a:lnTo>
                                        <a:pt x="397242" y="361911"/>
                                      </a:lnTo>
                                      <a:lnTo>
                                        <a:pt x="0" y="361911"/>
                                      </a:lnTo>
                                      <a:lnTo>
                                        <a:pt x="148245" y="0"/>
                                      </a:lnTo>
                                      <a:close/>
                                    </a:path>
                                  </a:pathLst>
                                </a:custGeom>
                                <a:ln w="0" cap="rnd">
                                  <a:round/>
                                </a:ln>
                              </wps:spPr>
                              <wps:style>
                                <a:lnRef idx="0">
                                  <a:srgbClr val="FFFFFF"/>
                                </a:lnRef>
                                <a:fillRef idx="1">
                                  <a:srgbClr val="266495"/>
                                </a:fillRef>
                                <a:effectRef idx="0">
                                  <a:scrgbClr r="0" g="0" b="0"/>
                                </a:effectRef>
                                <a:fontRef idx="none"/>
                              </wps:style>
                              <wps:bodyPr/>
                            </wps:wsp>
                            <wps:wsp>
                              <wps:cNvPr id="1739" name="Shape 1739"/>
                              <wps:cNvSpPr/>
                              <wps:spPr>
                                <a:xfrm>
                                  <a:off x="5636812" y="1932092"/>
                                  <a:ext cx="50526" cy="33515"/>
                                </a:xfrm>
                                <a:custGeom>
                                  <a:avLst/>
                                  <a:gdLst/>
                                  <a:ahLst/>
                                  <a:cxnLst/>
                                  <a:rect l="0" t="0" r="0" b="0"/>
                                  <a:pathLst>
                                    <a:path w="50526" h="33515">
                                      <a:moveTo>
                                        <a:pt x="0" y="33515"/>
                                      </a:moveTo>
                                      <a:lnTo>
                                        <a:pt x="50526" y="0"/>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1740" name="Shape 1740"/>
                              <wps:cNvSpPr/>
                              <wps:spPr>
                                <a:xfrm>
                                  <a:off x="4940046" y="1793942"/>
                                  <a:ext cx="515859" cy="390054"/>
                                </a:xfrm>
                                <a:custGeom>
                                  <a:avLst/>
                                  <a:gdLst/>
                                  <a:ahLst/>
                                  <a:cxnLst/>
                                  <a:rect l="0" t="0" r="0" b="0"/>
                                  <a:pathLst>
                                    <a:path w="515859" h="390054">
                                      <a:moveTo>
                                        <a:pt x="364191" y="0"/>
                                      </a:moveTo>
                                      <a:lnTo>
                                        <a:pt x="377151" y="97"/>
                                      </a:lnTo>
                                      <a:lnTo>
                                        <a:pt x="390037" y="631"/>
                                      </a:lnTo>
                                      <a:lnTo>
                                        <a:pt x="402982" y="1553"/>
                                      </a:lnTo>
                                      <a:lnTo>
                                        <a:pt x="415838" y="2863"/>
                                      </a:lnTo>
                                      <a:lnTo>
                                        <a:pt x="428679" y="4610"/>
                                      </a:lnTo>
                                      <a:lnTo>
                                        <a:pt x="441430" y="6794"/>
                                      </a:lnTo>
                                      <a:lnTo>
                                        <a:pt x="454091" y="9365"/>
                                      </a:lnTo>
                                      <a:lnTo>
                                        <a:pt x="466693" y="12325"/>
                                      </a:lnTo>
                                      <a:lnTo>
                                        <a:pt x="479190" y="15672"/>
                                      </a:lnTo>
                                      <a:lnTo>
                                        <a:pt x="491537" y="19457"/>
                                      </a:lnTo>
                                      <a:lnTo>
                                        <a:pt x="503751" y="23629"/>
                                      </a:lnTo>
                                      <a:lnTo>
                                        <a:pt x="515859" y="28142"/>
                                      </a:lnTo>
                                      <a:lnTo>
                                        <a:pt x="367614" y="390054"/>
                                      </a:lnTo>
                                      <a:lnTo>
                                        <a:pt x="0" y="242165"/>
                                      </a:lnTo>
                                      <a:lnTo>
                                        <a:pt x="5097" y="230472"/>
                                      </a:lnTo>
                                      <a:lnTo>
                                        <a:pt x="10584" y="218972"/>
                                      </a:lnTo>
                                      <a:lnTo>
                                        <a:pt x="16458" y="207619"/>
                                      </a:lnTo>
                                      <a:lnTo>
                                        <a:pt x="22677" y="196458"/>
                                      </a:lnTo>
                                      <a:lnTo>
                                        <a:pt x="29299" y="185541"/>
                                      </a:lnTo>
                                      <a:lnTo>
                                        <a:pt x="36280" y="174819"/>
                                      </a:lnTo>
                                      <a:lnTo>
                                        <a:pt x="43590" y="164338"/>
                                      </a:lnTo>
                                      <a:lnTo>
                                        <a:pt x="51243" y="154100"/>
                                      </a:lnTo>
                                      <a:lnTo>
                                        <a:pt x="59255" y="144105"/>
                                      </a:lnTo>
                                      <a:lnTo>
                                        <a:pt x="67597" y="134353"/>
                                      </a:lnTo>
                                      <a:lnTo>
                                        <a:pt x="76252" y="124892"/>
                                      </a:lnTo>
                                      <a:lnTo>
                                        <a:pt x="85192" y="115721"/>
                                      </a:lnTo>
                                      <a:lnTo>
                                        <a:pt x="94430" y="106842"/>
                                      </a:lnTo>
                                      <a:lnTo>
                                        <a:pt x="103967" y="98254"/>
                                      </a:lnTo>
                                      <a:lnTo>
                                        <a:pt x="113803" y="89957"/>
                                      </a:lnTo>
                                      <a:lnTo>
                                        <a:pt x="123893" y="82000"/>
                                      </a:lnTo>
                                      <a:lnTo>
                                        <a:pt x="134268" y="74382"/>
                                      </a:lnTo>
                                      <a:lnTo>
                                        <a:pt x="144836" y="67056"/>
                                      </a:lnTo>
                                      <a:lnTo>
                                        <a:pt x="155659" y="60117"/>
                                      </a:lnTo>
                                      <a:lnTo>
                                        <a:pt x="166736" y="53519"/>
                                      </a:lnTo>
                                      <a:lnTo>
                                        <a:pt x="177991" y="47260"/>
                                      </a:lnTo>
                                      <a:lnTo>
                                        <a:pt x="189518" y="41388"/>
                                      </a:lnTo>
                                      <a:lnTo>
                                        <a:pt x="201178" y="35857"/>
                                      </a:lnTo>
                                      <a:lnTo>
                                        <a:pt x="212986" y="30713"/>
                                      </a:lnTo>
                                      <a:lnTo>
                                        <a:pt x="224990" y="25958"/>
                                      </a:lnTo>
                                      <a:lnTo>
                                        <a:pt x="237143" y="21592"/>
                                      </a:lnTo>
                                      <a:lnTo>
                                        <a:pt x="249461" y="17614"/>
                                      </a:lnTo>
                                      <a:lnTo>
                                        <a:pt x="261913" y="14071"/>
                                      </a:lnTo>
                                      <a:lnTo>
                                        <a:pt x="274410" y="10869"/>
                                      </a:lnTo>
                                      <a:lnTo>
                                        <a:pt x="287057" y="8104"/>
                                      </a:lnTo>
                                      <a:lnTo>
                                        <a:pt x="299763" y="5725"/>
                                      </a:lnTo>
                                      <a:lnTo>
                                        <a:pt x="312558" y="3737"/>
                                      </a:lnTo>
                                      <a:lnTo>
                                        <a:pt x="325400" y="2184"/>
                                      </a:lnTo>
                                      <a:lnTo>
                                        <a:pt x="338300" y="1067"/>
                                      </a:lnTo>
                                      <a:lnTo>
                                        <a:pt x="351246" y="341"/>
                                      </a:lnTo>
                                      <a:lnTo>
                                        <a:pt x="364191" y="0"/>
                                      </a:lnTo>
                                      <a:close/>
                                    </a:path>
                                  </a:pathLst>
                                </a:custGeom>
                                <a:ln w="11211" cap="rnd">
                                  <a:round/>
                                </a:ln>
                              </wps:spPr>
                              <wps:style>
                                <a:lnRef idx="1">
                                  <a:srgbClr val="FFFFFF"/>
                                </a:lnRef>
                                <a:fillRef idx="1">
                                  <a:srgbClr val="F4F9FB"/>
                                </a:fillRef>
                                <a:effectRef idx="0">
                                  <a:scrgbClr r="0" g="0" b="0"/>
                                </a:effectRef>
                                <a:fontRef idx="none"/>
                              </wps:style>
                              <wps:bodyPr/>
                            </wps:wsp>
                            <wps:wsp>
                              <wps:cNvPr id="1741" name="Shape 1741"/>
                              <wps:cNvSpPr/>
                              <wps:spPr>
                                <a:xfrm>
                                  <a:off x="5029034" y="1836354"/>
                                  <a:ext cx="34098" cy="43188"/>
                                </a:xfrm>
                                <a:custGeom>
                                  <a:avLst/>
                                  <a:gdLst/>
                                  <a:ahLst/>
                                  <a:cxnLst/>
                                  <a:rect l="0" t="0" r="0" b="0"/>
                                  <a:pathLst>
                                    <a:path w="34098" h="43188">
                                      <a:moveTo>
                                        <a:pt x="34098" y="43188"/>
                                      </a:moveTo>
                                      <a:lnTo>
                                        <a:pt x="0" y="0"/>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1742" name="Shape 1742"/>
                              <wps:cNvSpPr/>
                              <wps:spPr>
                                <a:xfrm>
                                  <a:off x="4910402" y="2036107"/>
                                  <a:ext cx="397257" cy="537651"/>
                                </a:xfrm>
                                <a:custGeom>
                                  <a:avLst/>
                                  <a:gdLst/>
                                  <a:ahLst/>
                                  <a:cxnLst/>
                                  <a:rect l="0" t="0" r="0" b="0"/>
                                  <a:pathLst>
                                    <a:path w="397257" h="537651">
                                      <a:moveTo>
                                        <a:pt x="29643" y="0"/>
                                      </a:moveTo>
                                      <a:lnTo>
                                        <a:pt x="397257" y="147889"/>
                                      </a:lnTo>
                                      <a:lnTo>
                                        <a:pt x="380949" y="537651"/>
                                      </a:lnTo>
                                      <a:lnTo>
                                        <a:pt x="368243" y="536924"/>
                                      </a:lnTo>
                                      <a:lnTo>
                                        <a:pt x="355595" y="535808"/>
                                      </a:lnTo>
                                      <a:lnTo>
                                        <a:pt x="342995" y="534304"/>
                                      </a:lnTo>
                                      <a:lnTo>
                                        <a:pt x="330437" y="532412"/>
                                      </a:lnTo>
                                      <a:lnTo>
                                        <a:pt x="317940" y="530130"/>
                                      </a:lnTo>
                                      <a:lnTo>
                                        <a:pt x="305533" y="527414"/>
                                      </a:lnTo>
                                      <a:lnTo>
                                        <a:pt x="293230" y="524357"/>
                                      </a:lnTo>
                                      <a:lnTo>
                                        <a:pt x="281018" y="520912"/>
                                      </a:lnTo>
                                      <a:lnTo>
                                        <a:pt x="268969" y="517079"/>
                                      </a:lnTo>
                                      <a:lnTo>
                                        <a:pt x="257010" y="512857"/>
                                      </a:lnTo>
                                      <a:lnTo>
                                        <a:pt x="245201" y="508249"/>
                                      </a:lnTo>
                                      <a:lnTo>
                                        <a:pt x="233541" y="503299"/>
                                      </a:lnTo>
                                      <a:lnTo>
                                        <a:pt x="222015" y="497963"/>
                                      </a:lnTo>
                                      <a:lnTo>
                                        <a:pt x="210700" y="492285"/>
                                      </a:lnTo>
                                      <a:lnTo>
                                        <a:pt x="199592" y="486268"/>
                                      </a:lnTo>
                                      <a:lnTo>
                                        <a:pt x="188710" y="479865"/>
                                      </a:lnTo>
                                      <a:lnTo>
                                        <a:pt x="177992" y="473169"/>
                                      </a:lnTo>
                                      <a:lnTo>
                                        <a:pt x="167513" y="466133"/>
                                      </a:lnTo>
                                      <a:lnTo>
                                        <a:pt x="157289" y="458759"/>
                                      </a:lnTo>
                                      <a:lnTo>
                                        <a:pt x="147258" y="451044"/>
                                      </a:lnTo>
                                      <a:lnTo>
                                        <a:pt x="137526" y="443037"/>
                                      </a:lnTo>
                                      <a:lnTo>
                                        <a:pt x="128034" y="434741"/>
                                      </a:lnTo>
                                      <a:lnTo>
                                        <a:pt x="118841" y="426153"/>
                                      </a:lnTo>
                                      <a:lnTo>
                                        <a:pt x="109902" y="417273"/>
                                      </a:lnTo>
                                      <a:lnTo>
                                        <a:pt x="101291" y="408102"/>
                                      </a:lnTo>
                                      <a:lnTo>
                                        <a:pt x="92995" y="398689"/>
                                      </a:lnTo>
                                      <a:lnTo>
                                        <a:pt x="84937" y="388986"/>
                                      </a:lnTo>
                                      <a:lnTo>
                                        <a:pt x="77284" y="379087"/>
                                      </a:lnTo>
                                      <a:lnTo>
                                        <a:pt x="69914" y="368899"/>
                                      </a:lnTo>
                                      <a:lnTo>
                                        <a:pt x="62858" y="358515"/>
                                      </a:lnTo>
                                      <a:lnTo>
                                        <a:pt x="56176" y="347890"/>
                                      </a:lnTo>
                                      <a:lnTo>
                                        <a:pt x="49854" y="337118"/>
                                      </a:lnTo>
                                      <a:lnTo>
                                        <a:pt x="43874" y="326104"/>
                                      </a:lnTo>
                                      <a:lnTo>
                                        <a:pt x="38238" y="314895"/>
                                      </a:lnTo>
                                      <a:lnTo>
                                        <a:pt x="33007" y="303542"/>
                                      </a:lnTo>
                                      <a:lnTo>
                                        <a:pt x="28118" y="292042"/>
                                      </a:lnTo>
                                      <a:lnTo>
                                        <a:pt x="23619" y="280397"/>
                                      </a:lnTo>
                                      <a:lnTo>
                                        <a:pt x="19463" y="268607"/>
                                      </a:lnTo>
                                      <a:lnTo>
                                        <a:pt x="15756" y="256671"/>
                                      </a:lnTo>
                                      <a:lnTo>
                                        <a:pt x="12392" y="244639"/>
                                      </a:lnTo>
                                      <a:lnTo>
                                        <a:pt x="9433" y="232508"/>
                                      </a:lnTo>
                                      <a:lnTo>
                                        <a:pt x="6861" y="220282"/>
                                      </a:lnTo>
                                      <a:lnTo>
                                        <a:pt x="4738" y="208006"/>
                                      </a:lnTo>
                                      <a:lnTo>
                                        <a:pt x="2960" y="195633"/>
                                      </a:lnTo>
                                      <a:lnTo>
                                        <a:pt x="1629" y="183260"/>
                                      </a:lnTo>
                                      <a:lnTo>
                                        <a:pt x="688" y="170792"/>
                                      </a:lnTo>
                                      <a:lnTo>
                                        <a:pt x="150" y="158322"/>
                                      </a:lnTo>
                                      <a:lnTo>
                                        <a:pt x="0" y="145851"/>
                                      </a:lnTo>
                                      <a:lnTo>
                                        <a:pt x="239" y="133381"/>
                                      </a:lnTo>
                                      <a:lnTo>
                                        <a:pt x="942" y="120961"/>
                                      </a:lnTo>
                                      <a:lnTo>
                                        <a:pt x="2018" y="108490"/>
                                      </a:lnTo>
                                      <a:lnTo>
                                        <a:pt x="3498" y="96118"/>
                                      </a:lnTo>
                                      <a:lnTo>
                                        <a:pt x="5381" y="83794"/>
                                      </a:lnTo>
                                      <a:lnTo>
                                        <a:pt x="7654" y="71518"/>
                                      </a:lnTo>
                                      <a:lnTo>
                                        <a:pt x="10375" y="59340"/>
                                      </a:lnTo>
                                      <a:lnTo>
                                        <a:pt x="13439" y="47210"/>
                                      </a:lnTo>
                                      <a:lnTo>
                                        <a:pt x="16892" y="35226"/>
                                      </a:lnTo>
                                      <a:lnTo>
                                        <a:pt x="20748" y="23338"/>
                                      </a:lnTo>
                                      <a:lnTo>
                                        <a:pt x="24994" y="11596"/>
                                      </a:lnTo>
                                      <a:lnTo>
                                        <a:pt x="29643" y="0"/>
                                      </a:lnTo>
                                      <a:close/>
                                    </a:path>
                                  </a:pathLst>
                                </a:custGeom>
                                <a:ln w="11211" cap="rnd">
                                  <a:round/>
                                </a:ln>
                              </wps:spPr>
                              <wps:style>
                                <a:lnRef idx="1">
                                  <a:srgbClr val="FFFFFF"/>
                                </a:lnRef>
                                <a:fillRef idx="1">
                                  <a:srgbClr val="B8DDEF"/>
                                </a:fillRef>
                                <a:effectRef idx="0">
                                  <a:scrgbClr r="0" g="0" b="0"/>
                                </a:effectRef>
                                <a:fontRef idx="none"/>
                              </wps:style>
                              <wps:bodyPr/>
                            </wps:wsp>
                            <wps:wsp>
                              <wps:cNvPr id="1743" name="Shape 1743"/>
                              <wps:cNvSpPr/>
                              <wps:spPr>
                                <a:xfrm>
                                  <a:off x="4921943" y="2394622"/>
                                  <a:ext cx="51318" cy="32341"/>
                                </a:xfrm>
                                <a:custGeom>
                                  <a:avLst/>
                                  <a:gdLst/>
                                  <a:ahLst/>
                                  <a:cxnLst/>
                                  <a:rect l="0" t="0" r="0" b="0"/>
                                  <a:pathLst>
                                    <a:path w="51318" h="32341">
                                      <a:moveTo>
                                        <a:pt x="51318" y="0"/>
                                      </a:moveTo>
                                      <a:lnTo>
                                        <a:pt x="0" y="32341"/>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1744" name="Shape 1744"/>
                              <wps:cNvSpPr/>
                              <wps:spPr>
                                <a:xfrm>
                                  <a:off x="5291351" y="2183996"/>
                                  <a:ext cx="413551" cy="390054"/>
                                </a:xfrm>
                                <a:custGeom>
                                  <a:avLst/>
                                  <a:gdLst/>
                                  <a:ahLst/>
                                  <a:cxnLst/>
                                  <a:rect l="0" t="0" r="0" b="0"/>
                                  <a:pathLst>
                                    <a:path w="413551" h="390054">
                                      <a:moveTo>
                                        <a:pt x="16308" y="0"/>
                                      </a:moveTo>
                                      <a:lnTo>
                                        <a:pt x="413551" y="0"/>
                                      </a:lnTo>
                                      <a:lnTo>
                                        <a:pt x="413356" y="12567"/>
                                      </a:lnTo>
                                      <a:lnTo>
                                        <a:pt x="412773" y="25135"/>
                                      </a:lnTo>
                                      <a:lnTo>
                                        <a:pt x="411728" y="37652"/>
                                      </a:lnTo>
                                      <a:lnTo>
                                        <a:pt x="410292" y="50170"/>
                                      </a:lnTo>
                                      <a:lnTo>
                                        <a:pt x="408423" y="62591"/>
                                      </a:lnTo>
                                      <a:lnTo>
                                        <a:pt x="406151" y="74964"/>
                                      </a:lnTo>
                                      <a:lnTo>
                                        <a:pt x="403475" y="87288"/>
                                      </a:lnTo>
                                      <a:lnTo>
                                        <a:pt x="400411" y="99466"/>
                                      </a:lnTo>
                                      <a:lnTo>
                                        <a:pt x="396958" y="111597"/>
                                      </a:lnTo>
                                      <a:lnTo>
                                        <a:pt x="393102" y="123581"/>
                                      </a:lnTo>
                                      <a:lnTo>
                                        <a:pt x="388856" y="135420"/>
                                      </a:lnTo>
                                      <a:lnTo>
                                        <a:pt x="384207" y="147162"/>
                                      </a:lnTo>
                                      <a:lnTo>
                                        <a:pt x="379214" y="158710"/>
                                      </a:lnTo>
                                      <a:lnTo>
                                        <a:pt x="373773" y="170113"/>
                                      </a:lnTo>
                                      <a:lnTo>
                                        <a:pt x="368048" y="181369"/>
                                      </a:lnTo>
                                      <a:lnTo>
                                        <a:pt x="361873" y="192383"/>
                                      </a:lnTo>
                                      <a:lnTo>
                                        <a:pt x="355401" y="203251"/>
                                      </a:lnTo>
                                      <a:lnTo>
                                        <a:pt x="348525" y="213878"/>
                                      </a:lnTo>
                                      <a:lnTo>
                                        <a:pt x="341364" y="224261"/>
                                      </a:lnTo>
                                      <a:lnTo>
                                        <a:pt x="333801" y="234450"/>
                                      </a:lnTo>
                                      <a:lnTo>
                                        <a:pt x="325937" y="244347"/>
                                      </a:lnTo>
                                      <a:lnTo>
                                        <a:pt x="317791" y="254004"/>
                                      </a:lnTo>
                                      <a:lnTo>
                                        <a:pt x="309285" y="263416"/>
                                      </a:lnTo>
                                      <a:lnTo>
                                        <a:pt x="300495" y="272586"/>
                                      </a:lnTo>
                                      <a:lnTo>
                                        <a:pt x="291406" y="281417"/>
                                      </a:lnTo>
                                      <a:lnTo>
                                        <a:pt x="282018" y="290006"/>
                                      </a:lnTo>
                                      <a:lnTo>
                                        <a:pt x="272376" y="298253"/>
                                      </a:lnTo>
                                      <a:lnTo>
                                        <a:pt x="262436" y="306212"/>
                                      </a:lnTo>
                                      <a:lnTo>
                                        <a:pt x="252271" y="313828"/>
                                      </a:lnTo>
                                      <a:lnTo>
                                        <a:pt x="241837" y="321107"/>
                                      </a:lnTo>
                                      <a:lnTo>
                                        <a:pt x="231163" y="328094"/>
                                      </a:lnTo>
                                      <a:lnTo>
                                        <a:pt x="220297" y="334741"/>
                                      </a:lnTo>
                                      <a:lnTo>
                                        <a:pt x="209174" y="341000"/>
                                      </a:lnTo>
                                      <a:lnTo>
                                        <a:pt x="197903" y="346920"/>
                                      </a:lnTo>
                                      <a:lnTo>
                                        <a:pt x="186393" y="352500"/>
                                      </a:lnTo>
                                      <a:lnTo>
                                        <a:pt x="174734" y="357692"/>
                                      </a:lnTo>
                                      <a:lnTo>
                                        <a:pt x="162923" y="362542"/>
                                      </a:lnTo>
                                      <a:lnTo>
                                        <a:pt x="150965" y="366958"/>
                                      </a:lnTo>
                                      <a:lnTo>
                                        <a:pt x="138857" y="371035"/>
                                      </a:lnTo>
                                      <a:lnTo>
                                        <a:pt x="126598" y="374721"/>
                                      </a:lnTo>
                                      <a:lnTo>
                                        <a:pt x="114251" y="378022"/>
                                      </a:lnTo>
                                      <a:lnTo>
                                        <a:pt x="101799" y="380932"/>
                                      </a:lnTo>
                                      <a:lnTo>
                                        <a:pt x="89243" y="383455"/>
                                      </a:lnTo>
                                      <a:lnTo>
                                        <a:pt x="76596" y="385542"/>
                                      </a:lnTo>
                                      <a:lnTo>
                                        <a:pt x="63890" y="387240"/>
                                      </a:lnTo>
                                      <a:lnTo>
                                        <a:pt x="51183" y="388550"/>
                                      </a:lnTo>
                                      <a:lnTo>
                                        <a:pt x="38388" y="389472"/>
                                      </a:lnTo>
                                      <a:lnTo>
                                        <a:pt x="25591" y="389956"/>
                                      </a:lnTo>
                                      <a:lnTo>
                                        <a:pt x="12795" y="390054"/>
                                      </a:lnTo>
                                      <a:lnTo>
                                        <a:pt x="0" y="389762"/>
                                      </a:lnTo>
                                      <a:lnTo>
                                        <a:pt x="16308" y="0"/>
                                      </a:lnTo>
                                      <a:close/>
                                    </a:path>
                                  </a:pathLst>
                                </a:custGeom>
                                <a:ln w="11211" cap="rnd">
                                  <a:round/>
                                </a:ln>
                              </wps:spPr>
                              <wps:style>
                                <a:lnRef idx="1">
                                  <a:srgbClr val="FFFFFF"/>
                                </a:lnRef>
                                <a:fillRef idx="1">
                                  <a:srgbClr val="DFE1E1"/>
                                </a:fillRef>
                                <a:effectRef idx="0">
                                  <a:scrgbClr r="0" g="0" b="0"/>
                                </a:effectRef>
                                <a:fontRef idx="none"/>
                              </wps:style>
                              <wps:bodyPr/>
                            </wps:wsp>
                            <wps:wsp>
                              <wps:cNvPr id="1745" name="Shape 1745"/>
                              <wps:cNvSpPr/>
                              <wps:spPr>
                                <a:xfrm>
                                  <a:off x="5582758" y="2465413"/>
                                  <a:ext cx="42185" cy="43216"/>
                                </a:xfrm>
                                <a:custGeom>
                                  <a:avLst/>
                                  <a:gdLst/>
                                  <a:ahLst/>
                                  <a:cxnLst/>
                                  <a:rect l="0" t="0" r="0" b="0"/>
                                  <a:pathLst>
                                    <a:path w="42185" h="43216">
                                      <a:moveTo>
                                        <a:pt x="0" y="0"/>
                                      </a:moveTo>
                                      <a:lnTo>
                                        <a:pt x="42185" y="43216"/>
                                      </a:lnTo>
                                    </a:path>
                                  </a:pathLst>
                                </a:custGeom>
                                <a:ln w="14949" cap="rnd">
                                  <a:round/>
                                </a:ln>
                              </wps:spPr>
                              <wps:style>
                                <a:lnRef idx="1">
                                  <a:srgbClr val="000000"/>
                                </a:lnRef>
                                <a:fillRef idx="0">
                                  <a:srgbClr val="000000">
                                    <a:alpha val="0"/>
                                  </a:srgbClr>
                                </a:fillRef>
                                <a:effectRef idx="0">
                                  <a:scrgbClr r="0" g="0" b="0"/>
                                </a:effectRef>
                                <a:fontRef idx="none"/>
                              </wps:style>
                              <wps:bodyPr/>
                            </wps:wsp>
                            <wps:wsp>
                              <wps:cNvPr id="63163" name="Shape 63163"/>
                              <wps:cNvSpPr/>
                              <wps:spPr>
                                <a:xfrm>
                                  <a:off x="5307660" y="2183991"/>
                                  <a:ext cx="9144" cy="9144"/>
                                </a:xfrm>
                                <a:custGeom>
                                  <a:avLst/>
                                  <a:gdLst/>
                                  <a:ahLst/>
                                  <a:cxnLst/>
                                  <a:rect l="0" t="0" r="0" b="0"/>
                                  <a:pathLst>
                                    <a:path w="9144" h="9144">
                                      <a:moveTo>
                                        <a:pt x="0" y="0"/>
                                      </a:moveTo>
                                      <a:lnTo>
                                        <a:pt x="9144" y="0"/>
                                      </a:lnTo>
                                      <a:lnTo>
                                        <a:pt x="9144" y="9144"/>
                                      </a:lnTo>
                                      <a:lnTo>
                                        <a:pt x="0" y="914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47" name="Shape 1747"/>
                              <wps:cNvSpPr/>
                              <wps:spPr>
                                <a:xfrm>
                                  <a:off x="5307660" y="2183996"/>
                                  <a:ext cx="0" cy="0"/>
                                </a:xfrm>
                                <a:custGeom>
                                  <a:avLst/>
                                  <a:gdLst/>
                                  <a:ahLst/>
                                  <a:cxnLst/>
                                  <a:rect l="0" t="0" r="0" b="0"/>
                                  <a:pathLst>
                                    <a:path>
                                      <a:moveTo>
                                        <a:pt x="0" y="0"/>
                                      </a:moveTo>
                                      <a:lnTo>
                                        <a:pt x="0" y="0"/>
                                      </a:lnTo>
                                      <a:close/>
                                    </a:path>
                                  </a:pathLst>
                                </a:custGeom>
                                <a:ln w="11211" cap="rnd">
                                  <a:round/>
                                </a:ln>
                              </wps:spPr>
                              <wps:style>
                                <a:lnRef idx="1">
                                  <a:srgbClr val="FFFFFF"/>
                                </a:lnRef>
                                <a:fillRef idx="0">
                                  <a:srgbClr val="000000">
                                    <a:alpha val="0"/>
                                  </a:srgbClr>
                                </a:fillRef>
                                <a:effectRef idx="0">
                                  <a:scrgbClr r="0" g="0" b="0"/>
                                </a:effectRef>
                                <a:fontRef idx="none"/>
                              </wps:style>
                              <wps:bodyPr/>
                            </wps:wsp>
                            <wps:wsp>
                              <wps:cNvPr id="1749" name="Rectangle 1749"/>
                              <wps:cNvSpPr/>
                              <wps:spPr>
                                <a:xfrm>
                                  <a:off x="4590563" y="1672445"/>
                                  <a:ext cx="565734" cy="177691"/>
                                </a:xfrm>
                                <a:prstGeom prst="rect">
                                  <a:avLst/>
                                </a:prstGeom>
                                <a:ln>
                                  <a:noFill/>
                                </a:ln>
                              </wps:spPr>
                              <wps:txbx>
                                <w:txbxContent>
                                  <w:p w14:paraId="524A4BC9" w14:textId="77777777" w:rsidR="00612B85" w:rsidRDefault="00EB15EF">
                                    <w:pPr>
                                      <w:spacing w:after="160" w:line="259" w:lineRule="auto"/>
                                      <w:ind w:left="0" w:firstLine="0"/>
                                      <w:jc w:val="left"/>
                                    </w:pPr>
                                    <w:r>
                                      <w:rPr>
                                        <w:rFonts w:ascii="Arial" w:eastAsia="Arial" w:hAnsi="Arial" w:cs="Arial"/>
                                        <w:sz w:val="19"/>
                                      </w:rPr>
                                      <w:t>Medium</w:t>
                                    </w:r>
                                  </w:p>
                                </w:txbxContent>
                              </wps:txbx>
                              <wps:bodyPr horzOverflow="overflow" vert="horz" lIns="0" tIns="0" rIns="0" bIns="0" rtlCol="0">
                                <a:noAutofit/>
                              </wps:bodyPr>
                            </wps:wsp>
                            <wps:wsp>
                              <wps:cNvPr id="1750" name="Rectangle 1750"/>
                              <wps:cNvSpPr/>
                              <wps:spPr>
                                <a:xfrm>
                                  <a:off x="5564745" y="2537776"/>
                                  <a:ext cx="601218" cy="177692"/>
                                </a:xfrm>
                                <a:prstGeom prst="rect">
                                  <a:avLst/>
                                </a:prstGeom>
                                <a:ln>
                                  <a:noFill/>
                                </a:ln>
                              </wps:spPr>
                              <wps:txbx>
                                <w:txbxContent>
                                  <w:p w14:paraId="487B3FFF" w14:textId="77777777" w:rsidR="00612B85" w:rsidRDefault="00EB15EF">
                                    <w:pPr>
                                      <w:spacing w:after="160" w:line="259" w:lineRule="auto"/>
                                      <w:ind w:left="0" w:firstLine="0"/>
                                      <w:jc w:val="left"/>
                                    </w:pPr>
                                    <w:r>
                                      <w:rPr>
                                        <w:rFonts w:ascii="Arial" w:eastAsia="Arial" w:hAnsi="Arial" w:cs="Arial"/>
                                        <w:sz w:val="19"/>
                                      </w:rPr>
                                      <w:t>Random</w:t>
                                    </w:r>
                                  </w:p>
                                </w:txbxContent>
                              </wps:txbx>
                              <wps:bodyPr horzOverflow="overflow" vert="horz" lIns="0" tIns="0" rIns="0" bIns="0" rtlCol="0">
                                <a:noAutofit/>
                              </wps:bodyPr>
                            </wps:wsp>
                            <wps:wsp>
                              <wps:cNvPr id="1751" name="Rectangle 1751"/>
                              <wps:cNvSpPr/>
                              <wps:spPr>
                                <a:xfrm>
                                  <a:off x="5716233" y="1848278"/>
                                  <a:ext cx="327107" cy="177691"/>
                                </a:xfrm>
                                <a:prstGeom prst="rect">
                                  <a:avLst/>
                                </a:prstGeom>
                                <a:ln>
                                  <a:noFill/>
                                </a:ln>
                              </wps:spPr>
                              <wps:txbx>
                                <w:txbxContent>
                                  <w:p w14:paraId="75F4DC47" w14:textId="77777777" w:rsidR="00612B85" w:rsidRDefault="00EB15EF">
                                    <w:pPr>
                                      <w:spacing w:after="160" w:line="259" w:lineRule="auto"/>
                                      <w:ind w:left="0" w:firstLine="0"/>
                                      <w:jc w:val="left"/>
                                    </w:pPr>
                                    <w:r>
                                      <w:rPr>
                                        <w:rFonts w:ascii="Arial" w:eastAsia="Arial" w:hAnsi="Arial" w:cs="Arial"/>
                                        <w:sz w:val="19"/>
                                      </w:rPr>
                                      <w:t>High</w:t>
                                    </w:r>
                                  </w:p>
                                </w:txbxContent>
                              </wps:txbx>
                              <wps:bodyPr horzOverflow="overflow" vert="horz" lIns="0" tIns="0" rIns="0" bIns="0" rtlCol="0">
                                <a:noAutofit/>
                              </wps:bodyPr>
                            </wps:wsp>
                            <wps:wsp>
                              <wps:cNvPr id="1752" name="Rectangle 1752"/>
                              <wps:cNvSpPr/>
                              <wps:spPr>
                                <a:xfrm>
                                  <a:off x="5031306" y="2219543"/>
                                  <a:ext cx="265363" cy="177692"/>
                                </a:xfrm>
                                <a:prstGeom prst="rect">
                                  <a:avLst/>
                                </a:prstGeom>
                                <a:ln>
                                  <a:noFill/>
                                </a:ln>
                              </wps:spPr>
                              <wps:txbx>
                                <w:txbxContent>
                                  <w:p w14:paraId="7AAB3259" w14:textId="77777777" w:rsidR="00612B85" w:rsidRDefault="00EB15EF">
                                    <w:pPr>
                                      <w:spacing w:after="160" w:line="259" w:lineRule="auto"/>
                                      <w:ind w:left="0" w:firstLine="0"/>
                                      <w:jc w:val="left"/>
                                    </w:pPr>
                                    <w:r>
                                      <w:rPr>
                                        <w:rFonts w:ascii="Arial" w:eastAsia="Arial" w:hAnsi="Arial" w:cs="Arial"/>
                                        <w:sz w:val="19"/>
                                      </w:rPr>
                                      <w:t>444</w:t>
                                    </w:r>
                                  </w:p>
                                </w:txbxContent>
                              </wps:txbx>
                              <wps:bodyPr horzOverflow="overflow" vert="horz" lIns="0" tIns="0" rIns="0" bIns="0" rtlCol="0">
                                <a:noAutofit/>
                              </wps:bodyPr>
                            </wps:wsp>
                            <wps:wsp>
                              <wps:cNvPr id="1753" name="Rectangle 1753"/>
                              <wps:cNvSpPr/>
                              <wps:spPr>
                                <a:xfrm>
                                  <a:off x="5108395" y="1966777"/>
                                  <a:ext cx="265363" cy="177691"/>
                                </a:xfrm>
                                <a:prstGeom prst="rect">
                                  <a:avLst/>
                                </a:prstGeom>
                                <a:ln>
                                  <a:noFill/>
                                </a:ln>
                              </wps:spPr>
                              <wps:txbx>
                                <w:txbxContent>
                                  <w:p w14:paraId="5B24A39F" w14:textId="77777777" w:rsidR="00612B85" w:rsidRDefault="00EB15EF">
                                    <w:pPr>
                                      <w:spacing w:after="160" w:line="259" w:lineRule="auto"/>
                                      <w:ind w:left="0" w:firstLine="0"/>
                                      <w:jc w:val="left"/>
                                    </w:pPr>
                                    <w:r>
                                      <w:rPr>
                                        <w:rFonts w:ascii="Arial" w:eastAsia="Arial" w:hAnsi="Arial" w:cs="Arial"/>
                                        <w:sz w:val="19"/>
                                      </w:rPr>
                                      <w:t>362</w:t>
                                    </w:r>
                                  </w:p>
                                </w:txbxContent>
                              </wps:txbx>
                              <wps:bodyPr horzOverflow="overflow" vert="horz" lIns="0" tIns="0" rIns="0" bIns="0" rtlCol="0">
                                <a:noAutofit/>
                              </wps:bodyPr>
                            </wps:wsp>
                            <wps:wsp>
                              <wps:cNvPr id="1754" name="Rectangle 1754"/>
                              <wps:cNvSpPr/>
                              <wps:spPr>
                                <a:xfrm>
                                  <a:off x="5434109" y="1972234"/>
                                  <a:ext cx="265363" cy="177691"/>
                                </a:xfrm>
                                <a:prstGeom prst="rect">
                                  <a:avLst/>
                                </a:prstGeom>
                                <a:ln>
                                  <a:noFill/>
                                </a:ln>
                              </wps:spPr>
                              <wps:txbx>
                                <w:txbxContent>
                                  <w:p w14:paraId="23C3C829" w14:textId="77777777" w:rsidR="00612B85" w:rsidRDefault="00EB15EF">
                                    <w:pPr>
                                      <w:spacing w:after="160" w:line="259" w:lineRule="auto"/>
                                      <w:ind w:left="0" w:firstLine="0"/>
                                      <w:jc w:val="left"/>
                                    </w:pPr>
                                    <w:r>
                                      <w:rPr>
                                        <w:rFonts w:ascii="Arial" w:eastAsia="Arial" w:hAnsi="Arial" w:cs="Arial"/>
                                        <w:color w:val="F4F9FB"/>
                                        <w:sz w:val="19"/>
                                      </w:rPr>
                                      <w:t>275</w:t>
                                    </w:r>
                                  </w:p>
                                </w:txbxContent>
                              </wps:txbx>
                              <wps:bodyPr horzOverflow="overflow" vert="horz" lIns="0" tIns="0" rIns="0" bIns="0" rtlCol="0">
                                <a:noAutofit/>
                              </wps:bodyPr>
                            </wps:wsp>
                            <wps:wsp>
                              <wps:cNvPr id="1755" name="Rectangle 1755"/>
                              <wps:cNvSpPr/>
                              <wps:spPr>
                                <a:xfrm>
                                  <a:off x="5363582" y="2253374"/>
                                  <a:ext cx="265363" cy="177691"/>
                                </a:xfrm>
                                <a:prstGeom prst="rect">
                                  <a:avLst/>
                                </a:prstGeom>
                                <a:ln>
                                  <a:noFill/>
                                </a:ln>
                              </wps:spPr>
                              <wps:txbx>
                                <w:txbxContent>
                                  <w:p w14:paraId="172F4DFC" w14:textId="77777777" w:rsidR="00612B85" w:rsidRDefault="00EB15EF">
                                    <w:pPr>
                                      <w:spacing w:after="160" w:line="259" w:lineRule="auto"/>
                                      <w:ind w:left="0" w:firstLine="0"/>
                                      <w:jc w:val="left"/>
                                    </w:pPr>
                                    <w:r>
                                      <w:rPr>
                                        <w:rFonts w:ascii="Arial" w:eastAsia="Arial" w:hAnsi="Arial" w:cs="Arial"/>
                                        <w:sz w:val="19"/>
                                      </w:rPr>
                                      <w:t>373</w:t>
                                    </w:r>
                                  </w:p>
                                </w:txbxContent>
                              </wps:txbx>
                              <wps:bodyPr horzOverflow="overflow" vert="horz" lIns="0" tIns="0" rIns="0" bIns="0" rtlCol="0">
                                <a:noAutofit/>
                              </wps:bodyPr>
                            </wps:wsp>
                            <wps:wsp>
                              <wps:cNvPr id="1757" name="Rectangle 1757"/>
                              <wps:cNvSpPr/>
                              <wps:spPr>
                                <a:xfrm>
                                  <a:off x="4398131" y="1706140"/>
                                  <a:ext cx="143545" cy="222114"/>
                                </a:xfrm>
                                <a:prstGeom prst="rect">
                                  <a:avLst/>
                                </a:prstGeom>
                                <a:ln>
                                  <a:noFill/>
                                </a:ln>
                              </wps:spPr>
                              <wps:txbx>
                                <w:txbxContent>
                                  <w:p w14:paraId="0E6AF7F3" w14:textId="77777777" w:rsidR="00612B85" w:rsidRDefault="00EB15EF">
                                    <w:pPr>
                                      <w:spacing w:after="160" w:line="259" w:lineRule="auto"/>
                                      <w:ind w:left="0" w:firstLine="0"/>
                                      <w:jc w:val="left"/>
                                    </w:pPr>
                                    <w:r>
                                      <w:rPr>
                                        <w:rFonts w:ascii="Arial" w:eastAsia="Arial" w:hAnsi="Arial" w:cs="Arial"/>
                                        <w:b/>
                                        <w:sz w:val="24"/>
                                      </w:rPr>
                                      <w:t>D</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4B1D5D95">
                    <v:group id="Group 53288" style="position:absolute;margin-left:0;margin-top:0;width:510.95pt;height:213.8pt;z-index:251658242;mso-width-relative:margin;mso-height-relative:margin" coordsize="64895,27154" coordorigin="" o:spid="_x0000_s1028" w14:anchorId="644CF0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">
                      <v:shape id="Shape 1669" style="position:absolute;left:49066;top:8327;width:8103;height:7970;visibility:visible;mso-wrap-style:square;v-text-anchor:top" coordsize="810345,796974" o:spid="_x0000_s1029" fillcolor="#e9d6a3" stroked="f" strokeweight="0" path="m408305,r12810,299l433912,986r12751,1107l459399,3587r12676,1884l484677,7728r12527,2661l509656,13453r12332,3454l534202,20733r12077,4186l558239,29508r11779,4948l581647,39763r11436,5666l604340,51453r11061,6368l626270,64533r10628,7040l647287,78943r10165,7684l667362,94639r9642,8311l686362,111546r9104,8894l704255,129604r8491,9462l720938,148738r7878,9971l736365,168873r7220,10434l750461,189951r6518,10853l763183,211821r5815,11241l774469,234453r5083,11600l784260,257758r4365,11854l792556,281615r3558,12109l799313,305951r2766,12288l804470,330647r1989,12437l808028,355610r1166,12543l809972,380739r373,12587l405195,398498,572514,761450r-11764,5022l548821,771128r-12064,4287l524589,779309r-12317,3528l499879,785973r-12512,2768l474766,791093r-12662,1960l449383,794646r-12751,1175l423821,796580r-12796,394l398199,796948r-12811,-415l372593,795724r-12767,-1226l347135,792906r-12662,-2009l321902,788496r-12512,-2792l296983,782544r-12303,-3554l272497,775047r-12034,-4313l248565,766032r-11735,-5047l225245,755571r-11376,-5782l202657,743664r-11017,-6492l180863,730361r-10570,-7129l159979,715760r-10075,-7791l140083,699860r-9567,-8378l121233,682785r-8999,-8992l103518,664558r-8401,-9530l87030,645252,79257,635232,71813,624992,64683,614507,57911,603801,51483,592899,45399,581776,39674,570508,34337,559042,29359,547429,24755,535670,20540,523764,16713,511734,13245,499583,10210,487337,7549,475005,5277,462597,3408,450115,1959,437603,897,425032,240,412445,,399843,164,387227,748,374640r941,-12572l3080,349527,4859,337059,7026,324637,9612,312260r2960,-12243l15935,287834r3768,-12048l23828,263856r4514,-11779l33245,240417r5277,-11495l44158,217606r6009,-11152l56521,195512r6696,-10733l70259,174240r7384,-10315l85327,153865r8056,-9836l101725,134462r8640,-9313l119290,116105r9238,-8745l138019,98884r9763,-8161l157827,82890r10284,-7550l178620,68135r10734,-6876l200296,54682r11152,-6189l222808,42633r11526,-5486l246053,32005r11869,-4754l269941,22841r12153,-4021l294352,15203r12408,-3259l319226,9074,331783,6577,344444,4485,357150,2795,369872,1495,382667,598,395479,104,4083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">
                        <v:stroke endcap="round"/>
                        <v:path textboxrect="0,0,810345,796974" arrowok="t"/>
                      </v:shape>
                      <v:shape id="Shape 1670" style="position:absolute;left:53118;top:12312;width:4052;height:3630;visibility:visible;mso-wrap-style:square;v-text-anchor:top" coordsize="405195,362952" o:spid="_x0000_s1030" fillcolor="#428c99" strokecolor="white" strokeweight=".31142mm" path="m,l405195,r-224,13035l404328,26070r-1106,12990l401727,52021r-1959,12886l397407,77732r-2796,12751l391397,103119r-3632,12544l383699,128083r-4485,12273l374356,152484r-5277,11954l363428,176222r-6054,11614l350917,199227r-6802,11172l336925,221374r-7549,10706l321483,242565r-8221,10216l304666,262728r-8895,9652l286548,281738r-9507,9090l267205,299573r-10090,8454l246725,316111r-10658,7789l225185,331300r-11137,7079l202657,345093r-11585,6320l179292,357391r-11974,5561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">
                        <v:stroke endcap="round"/>
                        <v:path textboxrect="0,0,405195,362952" arrowok="t"/>
                      </v:shape>
                      <v:shape id="Shape 1671" style="position:absolute;left:57290;top:12238;width:848;height:6;visibility:visible;mso-wrap-style:square;v-text-anchor:top" coordsize="84743,628" o:spid="_x0000_s1031" filled="f" strokeweight=".41525mm" path="m,628l847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">
                        <v:stroke endcap="round"/>
                        <v:path textboxrect="0,0,84743,628" arrowok="t"/>
                      </v:shape>
                      <v:shape id="Shape 1672" style="position:absolute;left:48234;top:13302;width:837;height:4;visibility:visible;mso-wrap-style:square;v-text-anchor:top" coordsize="83712,368" o:spid="_x0000_s1032" filled="f" strokeweight=".41525mm" path="m83712,36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">
                        <v:stroke endcap="round"/>
                        <v:path textboxrect="0,0,83712,368" arrowok="t"/>
                      </v:shape>
                      <v:shape id="Shape 1673" style="position:absolute;left:56299;top:14765;width:713;height:459;visibility:visible;mso-wrap-style:square;v-text-anchor:top" coordsize="71230,45922" o:spid="_x0000_s1033" filled="f" strokeweight=".41525mm" path="m,l71230,4592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">
                        <v:stroke endcap="round"/>
                        <v:path textboxrect="0,0,71230,45922" arrowok="t"/>
                      </v:shape>
                      <v:rect id="Rectangle 1674" style="position:absolute;left:41110;top:12155;width:8666;height:1777;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v:textbox inset="0,0,0,0">
                          <w:txbxContent>
                            <w:p w:rsidR="00612B85" w:rsidRDefault="00EB15EF" w14:paraId="0022D398" w14:textId="77777777">
                              <w:pPr>
                                <w:spacing w:after="160" w:line="259" w:lineRule="auto"/>
                                <w:ind w:left="0" w:firstLine="0"/>
                                <w:jc w:val="left"/>
                              </w:pPr>
                              <w:r>
                                <w:rPr>
                                  <w:rFonts w:ascii="Arial" w:hAnsi="Arial" w:eastAsia="Arial" w:cs="Arial"/>
                                  <w:sz w:val="19"/>
                                </w:rPr>
                                <w:t>Both Anchor</w:t>
                              </w:r>
                            </w:p>
                          </w:txbxContent>
                        </v:textbox>
                      </v:rect>
                      <v:rect id="Rectangle 1675" style="position:absolute;left:41110;top:13390;width:8577;height:1777;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v:textbox inset="0,0,0,0">
                          <w:txbxContent>
                            <w:p w:rsidR="00612B85" w:rsidRDefault="00EB15EF" w14:paraId="7D735C8B" w14:textId="77777777">
                              <w:pPr>
                                <w:spacing w:after="160" w:line="259" w:lineRule="auto"/>
                                <w:ind w:left="0" w:firstLine="0"/>
                                <w:jc w:val="left"/>
                              </w:pPr>
                              <w:r>
                                <w:rPr>
                                  <w:rFonts w:ascii="Arial" w:hAnsi="Arial" w:eastAsia="Arial" w:cs="Arial"/>
                                  <w:sz w:val="19"/>
                                </w:rPr>
                                <w:t>&amp; Backbone</w:t>
                              </w:r>
                            </w:p>
                          </w:txbxContent>
                        </v:textbox>
                      </v:rect>
                      <v:rect id="Rectangle 1676" style="position:absolute;left:58090;top:10927;width:5482;height:1776;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v:textbox inset="0,0,0,0">
                          <w:txbxContent>
                            <w:p w:rsidR="00612B85" w:rsidRDefault="00EB15EF" w14:paraId="67F48DBD" w14:textId="77777777">
                              <w:pPr>
                                <w:spacing w:after="160" w:line="259" w:lineRule="auto"/>
                                <w:ind w:left="0" w:firstLine="0"/>
                                <w:jc w:val="left"/>
                              </w:pPr>
                              <w:r>
                                <w:rPr>
                                  <w:rFonts w:ascii="Arial" w:hAnsi="Arial" w:eastAsia="Arial" w:cs="Arial"/>
                                  <w:sz w:val="19"/>
                                </w:rPr>
                                <w:t xml:space="preserve">Anchor </w:t>
                              </w:r>
                            </w:p>
                          </w:txbxContent>
                        </v:textbox>
                      </v:rect>
                      <v:rect id="Rectangle 1677" style="position:absolute;left:58090;top:12162;width:6805;height:1776;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v:textbox inset="0,0,0,0">
                          <w:txbxContent>
                            <w:p w:rsidR="00612B85" w:rsidRDefault="00EB15EF" w14:paraId="005ABC25" w14:textId="77777777">
                              <w:pPr>
                                <w:spacing w:after="160" w:line="259" w:lineRule="auto"/>
                                <w:ind w:left="0" w:firstLine="0"/>
                                <w:jc w:val="left"/>
                              </w:pPr>
                              <w:proofErr w:type="spellStart"/>
                              <w:r>
                                <w:rPr>
                                  <w:rFonts w:ascii="Arial" w:hAnsi="Arial" w:eastAsia="Arial" w:cs="Arial"/>
                                  <w:sz w:val="19"/>
                                </w:rPr>
                                <w:t>Mismatch</w:t>
                              </w:r>
                              <w:proofErr w:type="spellEnd"/>
                            </w:p>
                          </w:txbxContent>
                        </v:textbox>
                      </v:rect>
                      <v:shape id="Shape 1678" style="position:absolute;left:53145;top:12246;width:3930;height:64;visibility:visible;mso-wrap-style:square;v-text-anchor:top" coordsize="393012,6383" o:spid="_x0000_s1038" fillcolor="#f97e00" strokecolor="#f97e00" strokeweight=".31142mm" path="m392952,r60,6383l,6383,392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">
                        <v:stroke endcap="round"/>
                        <v:path textboxrect="0,0,393012,6383" arrowok="t"/>
                      </v:shape>
                      <v:rect id="Rectangle 1679" style="position:absolute;left:57040;top:14809;width:3890;height:1777;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v:textbox inset="0,0,0,0">
                          <w:txbxContent>
                            <w:p w:rsidR="00612B85" w:rsidRDefault="00EB15EF" w14:paraId="6851992B" w14:textId="77777777">
                              <w:pPr>
                                <w:spacing w:after="160" w:line="259" w:lineRule="auto"/>
                                <w:ind w:left="0" w:firstLine="0"/>
                                <w:jc w:val="left"/>
                              </w:pPr>
                              <w:proofErr w:type="spellStart"/>
                              <w:r>
                                <w:rPr>
                                  <w:rFonts w:ascii="Arial" w:hAnsi="Arial" w:eastAsia="Arial" w:cs="Arial"/>
                                  <w:sz w:val="19"/>
                                </w:rPr>
                                <w:t>Intact</w:t>
                              </w:r>
                              <w:proofErr w:type="spellEnd"/>
                            </w:p>
                          </w:txbxContent>
                        </v:textbox>
                      </v:rect>
                      <v:rect id="Rectangle 1680" style="position:absolute;left:50620;top:10604;width:3420;height:1777;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v:textbox inset="0,0,0,0">
                          <w:txbxContent>
                            <w:p w:rsidR="00612B85" w:rsidRDefault="00EB15EF" w14:paraId="552CA012" w14:textId="77777777">
                              <w:pPr>
                                <w:spacing w:after="160" w:line="259" w:lineRule="auto"/>
                                <w:ind w:left="0" w:firstLine="0"/>
                                <w:jc w:val="left"/>
                              </w:pPr>
                              <w:r>
                                <w:rPr>
                                  <w:rFonts w:ascii="Arial" w:hAnsi="Arial" w:eastAsia="Arial" w:cs="Arial"/>
                                  <w:sz w:val="19"/>
                                </w:rPr>
                                <w:t>1186</w:t>
                              </w:r>
                            </w:p>
                          </w:txbxContent>
                        </v:textbox>
                      </v:rect>
                      <v:rect id="Rectangle 1681" style="position:absolute;left:56262;top:10836;width:884;height:1777;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v:textbox inset="0,0,0,0">
                          <w:txbxContent>
                            <w:p w:rsidR="00612B85" w:rsidRDefault="00EB15EF" w14:paraId="5FCD5EC4" w14:textId="77777777">
                              <w:pPr>
                                <w:spacing w:after="160" w:line="259" w:lineRule="auto"/>
                                <w:ind w:left="0" w:firstLine="0"/>
                                <w:jc w:val="left"/>
                              </w:pPr>
                              <w:r>
                                <w:rPr>
                                  <w:rFonts w:ascii="Arial" w:hAnsi="Arial" w:eastAsia="Arial" w:cs="Arial"/>
                                  <w:sz w:val="19"/>
                                </w:rPr>
                                <w:t>3</w:t>
                              </w:r>
                            </w:p>
                          </w:txbxContent>
                        </v:textbox>
                      </v:rect>
                      <v:rect id="Rectangle 1682" style="position:absolute;left:54191;top:12788;width:2653;height:1777;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v:textbox inset="0,0,0,0">
                          <w:txbxContent>
                            <w:p w:rsidR="00612B85" w:rsidRDefault="00EB15EF" w14:paraId="12C33E72" w14:textId="77777777">
                              <w:pPr>
                                <w:spacing w:after="160" w:line="259" w:lineRule="auto"/>
                                <w:ind w:left="0" w:firstLine="0"/>
                                <w:jc w:val="left"/>
                              </w:pPr>
                              <w:r>
                                <w:rPr>
                                  <w:rFonts w:ascii="Arial" w:hAnsi="Arial" w:eastAsia="Arial" w:cs="Arial"/>
                                  <w:color w:val="FFFFFF"/>
                                  <w:sz w:val="19"/>
                                </w:rPr>
                                <w:t>265</w:t>
                              </w:r>
                            </w:p>
                          </w:txbxContent>
                        </v:textbox>
                      </v:rect>
                      <v:rect id="Rectangle 1683" style="position:absolute;left:44018;top:9294;width:1435;height:2222;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v:textbox inset="0,0,0,0">
                          <w:txbxContent>
                            <w:p w:rsidR="00612B85" w:rsidRDefault="00EB15EF" w14:paraId="37AAF844" w14:textId="77777777">
                              <w:pPr>
                                <w:spacing w:after="160" w:line="259" w:lineRule="auto"/>
                                <w:ind w:left="0" w:firstLine="0"/>
                                <w:jc w:val="left"/>
                              </w:pPr>
                              <w:r>
                                <w:rPr>
                                  <w:rFonts w:ascii="Arial" w:hAnsi="Arial" w:eastAsia="Arial" w:cs="Arial"/>
                                  <w:b/>
                                  <w:sz w:val="24"/>
                                </w:rPr>
                                <w:t>C</w:t>
                              </w:r>
                            </w:p>
                          </w:txbxContent>
                        </v:textbox>
                      </v:rect>
                      <v:shape id="Shape 1684" style="position:absolute;left:4284;top:19929;width:34411;height:0;visibility:visible;mso-wrap-style:square;v-text-anchor:top" coordsize="3441054,0" o:spid="_x0000_s1044" filled="f" strokecolor="#dedede" strokeweight=".41525mm" path="m,l34410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">
                        <v:path textboxrect="0,0,3441054,0" arrowok="t"/>
                      </v:shape>
                      <v:shape id="Shape 1685" style="position:absolute;left:4284;top:13574;width:34411;height:0;visibility:visible;mso-wrap-style:square;v-text-anchor:top" coordsize="3441054,0" o:spid="_x0000_s1045" filled="f" strokecolor="#dedede" strokeweight=".41525mm" path="m,l34410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">
                        <v:path textboxrect="0,0,3441054,0" arrowok="t"/>
                      </v:shape>
                      <v:shape id="Shape 1686" style="position:absolute;left:4284;top:7220;width:34411;height:0;visibility:visible;mso-wrap-style:square;v-text-anchor:top" coordsize="3441054,0" o:spid="_x0000_s1046" filled="f" strokecolor="#dedede" strokeweight=".41525mm" path="m,l34410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">
                        <v:path textboxrect="0,0,3441054,0" arrowok="t"/>
                      </v:shape>
                      <v:shape id="Shape 1687" style="position:absolute;left:4284;top:23106;width:34411;height:0;visibility:visible;mso-wrap-style:square;v-text-anchor:top" coordsize="3441054,0" o:spid="_x0000_s1047" filled="f" strokecolor="#dedede" strokeweight=".41525mm" path="m,l34410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">
                        <v:path textboxrect="0,0,3441054,0" arrowok="t"/>
                      </v:shape>
                      <v:shape id="Shape 1688" style="position:absolute;left:4284;top:16752;width:34411;height:0;visibility:visible;mso-wrap-style:square;v-text-anchor:top" coordsize="3441054,0" o:spid="_x0000_s1048" filled="f" strokecolor="#dedede" strokeweight=".41525mm" path="m,l34410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">
                        <v:path textboxrect="0,0,3441054,0" arrowok="t"/>
                      </v:shape>
                      <v:shape id="Shape 1689" style="position:absolute;left:4284;top:10397;width:34411;height:0;visibility:visible;mso-wrap-style:square;v-text-anchor:top" coordsize="3441054,0" o:spid="_x0000_s1049" filled="f" strokecolor="#dedede" strokeweight=".41525mm" path="m,l34410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">
                        <v:path textboxrect="0,0,3441054,0" arrowok="t"/>
                      </v:shape>
                      <v:shape id="Shape 1690" style="position:absolute;left:4284;top:4043;width:34411;height:0;visibility:visible;mso-wrap-style:square;v-text-anchor:top" coordsize="3441054,0" o:spid="_x0000_s1050" filled="f" strokecolor="#dedede" strokeweight=".41525mm" path="m,l34410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">
                        <v:path textboxrect="0,0,3441054,0" arrowok="t"/>
                      </v:shape>
                      <v:shape id="Shape 1691" style="position:absolute;left:8722;top:2473;width:0;height:21616;visibility:visible;mso-wrap-style:square;v-text-anchor:top" coordsize="0,2161513" o:spid="_x0000_s1051" filled="f" strokecolor="#dedede" strokeweight=".41525mm" path="m,216151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">
                        <v:path textboxrect="0,0,0,2161513" arrowok="t"/>
                      </v:shape>
                      <v:shape id="Shape 1692" style="position:absolute;left:15106;top:2473;width:0;height:21616;visibility:visible;mso-wrap-style:square;v-text-anchor:top" coordsize="0,2161513" o:spid="_x0000_s1052" filled="f" strokecolor="#dedede" strokeweight=".41525mm" path="m,216151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">
                        <v:path textboxrect="0,0,0,2161513" arrowok="t"/>
                      </v:shape>
                      <v:shape id="Shape 1693" style="position:absolute;left:21490;top:2473;width:0;height:21616;visibility:visible;mso-wrap-style:square;v-text-anchor:top" coordsize="0,2161513" o:spid="_x0000_s1053" filled="f" strokecolor="#dedede" strokeweight=".41525mm" path="m,216151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">
                        <v:path textboxrect="0,0,0,2161513" arrowok="t"/>
                      </v:shape>
                      <v:shape id="Shape 1694" style="position:absolute;left:27874;top:2473;width:0;height:21616;visibility:visible;mso-wrap-style:square;v-text-anchor:top" coordsize="0,2161513" o:spid="_x0000_s1054" filled="f" strokecolor="#dedede" strokeweight=".41525mm" path="m,216151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">
                        <v:path textboxrect="0,0,0,2161513" arrowok="t"/>
                      </v:shape>
                      <v:shape id="Shape 1695" style="position:absolute;left:34258;top:2473;width:0;height:21616;visibility:visible;mso-wrap-style:square;v-text-anchor:top" coordsize="0,2161513" o:spid="_x0000_s1055" filled="f" strokecolor="#dedede" strokeweight=".41525mm" path="m,216151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">
                        <v:path textboxrect="0,0,0,2161513" arrowok="t"/>
                      </v:shape>
                      <v:shape id="Shape 63154" style="position:absolute;left:25001;top:18911;width:2873;height:4959;visibility:visible;mso-wrap-style:square;v-text-anchor:top" coordsize="287270,495891" o:spid="_x0000_s1056" fillcolor="#2b4254" stroked="f" strokeweight="0" path="m,l287270,r,495891l,49589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">
                        <v:path textboxrect="0,0,287270,495891" arrowok="t"/>
                      </v:shape>
                      <v:shape id="Shape 63155" style="position:absolute;left:31385;top:11240;width:2873;height:12630;visibility:visible;mso-wrap-style:square;v-text-anchor:top" coordsize="287270,1262996" o:spid="_x0000_s1057" fillcolor="#2b4254" stroked="f" strokeweight="0" path="m,l287270,r,1262996l,12629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">
                        <v:path textboxrect="0,0,287270,1262996" arrowok="t"/>
                      </v:shape>
                      <v:shape id="Shape 63156" style="position:absolute;left:10780;top:9506;width:2287;height:1464;visibility:visible;mso-wrap-style:square;v-text-anchor:top" coordsize="228707,146354" o:spid="_x0000_s1058" fillcolor="#2b4254" stroked="f" strokeweight="0" path="m,l228707,r,146354l,1463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">
                        <v:path textboxrect="0,0,228707,146354" arrowok="t"/>
                      </v:shape>
                      <v:shape id="Shape 63157" style="position:absolute;left:8722;top:21931;width:2873;height:1939;visibility:visible;mso-wrap-style:square;v-text-anchor:top" coordsize="287271,193893" o:spid="_x0000_s1059" fillcolor="#a1c40f" stroked="f" strokeweight="0" path="m,l287271,r,193893l,19389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">
                        <v:path textboxrect="0,0,287271,193893" arrowok="t"/>
                      </v:shape>
                      <v:shape id="Shape 63158" style="position:absolute;left:15106;top:18858;width:2873;height:5012;visibility:visible;mso-wrap-style:square;v-text-anchor:top" coordsize="287327,501190" o:spid="_x0000_s1060" fillcolor="#a1c40f" stroked="f" strokeweight="0" path="m,l287327,r,501190l,5011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">
                        <v:path textboxrect="0,0,287327,501190" arrowok="t"/>
                      </v:shape>
                      <v:shape id="Shape 63159" style="position:absolute;left:21490;top:17724;width:2873;height:6146;visibility:visible;mso-wrap-style:square;v-text-anchor:top" coordsize="287270,614593" o:spid="_x0000_s1061" fillcolor="#a1c40f" stroked="f" strokeweight="0" path="m,l287270,r,614593l,61459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">
                        <v:path textboxrect="0,0,287270,614593" arrowok="t"/>
                      </v:shape>
                      <v:shape id="Shape 63160" style="position:absolute;left:27874;top:12928;width:2872;height:10942;visibility:visible;mso-wrap-style:square;v-text-anchor:top" coordsize="287270,1094276" o:spid="_x0000_s1062" fillcolor="#a1c40f" stroked="f" strokeweight="0" path="m,l287270,r,1094276l,10942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">
                        <v:path textboxrect="0,0,287270,1094276" arrowok="t"/>
                      </v:shape>
                      <v:shape id="Shape 63161" style="position:absolute;left:34258;top:3952;width:2873;height:19918;visibility:visible;mso-wrap-style:square;v-text-anchor:top" coordsize="287270,1991803" o:spid="_x0000_s1063" fillcolor="#a1c40f" stroked="f" strokeweight="0" path="m,l287270,r,1991803l,19918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">
                        <v:path textboxrect="0,0,287270,1991803" arrowok="t"/>
                      </v:shape>
                      <v:shape id="Shape 1704" style="position:absolute;left:3861;top:23082;width:423;height:0;visibility:visible;mso-wrap-style:square;v-text-anchor:top" coordsize="42373,0" o:spid="_x0000_s1064" filled="f" strokeweight=".41525mm" path="m,l423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">
                        <v:path textboxrect="0,0,42373,0" arrowok="t"/>
                      </v:shape>
                      <v:shape id="Shape 1705" style="position:absolute;left:3861;top:16763;width:423;height:0;visibility:visible;mso-wrap-style:square;v-text-anchor:top" coordsize="42373,0" o:spid="_x0000_s1065" filled="f" strokeweight=".41525mm" path="m,l423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">
                        <v:path textboxrect="0,0,42373,0" arrowok="t"/>
                      </v:shape>
                      <v:shape id="Shape 1706" style="position:absolute;left:3861;top:10408;width:423;height:0;visibility:visible;mso-wrap-style:square;v-text-anchor:top" coordsize="42373,0" o:spid="_x0000_s1066" filled="f" strokeweight=".41525mm" path="m,l423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">
                        <v:path textboxrect="0,0,42373,0" arrowok="t"/>
                      </v:shape>
                      <v:shape id="Shape 1707" style="position:absolute;left:3861;top:4054;width:423;height:0;visibility:visible;mso-wrap-style:square;v-text-anchor:top" coordsize="42373,0" o:spid="_x0000_s1067" filled="f" strokeweight=".41525mm" path="m,l423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">
                        <v:path textboxrect="0,0,42373,0" arrowok="t"/>
                      </v:shape>
                      <v:shape id="Shape 1708" style="position:absolute;left:8722;top:24023;width:0;height:423;visibility:visible;mso-wrap-style:square;v-text-anchor:top" coordsize="0,42373" o:spid="_x0000_s1068" filled="f" strokeweight=".41525mm" path="m,4237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">
                        <v:path textboxrect="0,0,0,42373" arrowok="t"/>
                      </v:shape>
                      <v:shape id="Shape 1709" style="position:absolute;left:15106;top:24023;width:0;height:423;visibility:visible;mso-wrap-style:square;v-text-anchor:top" coordsize="0,42373" o:spid="_x0000_s1069" filled="f" strokeweight=".41525mm" path="m,4237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">
                        <v:path textboxrect="0,0,0,42373" arrowok="t"/>
                      </v:shape>
                      <v:shape id="Shape 1710" style="position:absolute;left:21490;top:24023;width:0;height:423;visibility:visible;mso-wrap-style:square;v-text-anchor:top" coordsize="0,42373" o:spid="_x0000_s1070" filled="f" strokeweight=".41525mm" path="m,4237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">
                        <v:path textboxrect="0,0,0,42373" arrowok="t"/>
                      </v:shape>
                      <v:shape id="Shape 1711" style="position:absolute;left:27874;top:24023;width:0;height:423;visibility:visible;mso-wrap-style:square;v-text-anchor:top" coordsize="0,42373" o:spid="_x0000_s1071" filled="f" strokeweight=".41525mm" path="m,4237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">
                        <v:path textboxrect="0,0,0,42373" arrowok="t"/>
                      </v:shape>
                      <v:shape id="Shape 1712" style="position:absolute;left:34258;top:24023;width:0;height:423;visibility:visible;mso-wrap-style:square;v-text-anchor:top" coordsize="0,42373" o:spid="_x0000_s1072" filled="f" strokeweight=".41525mm" path="m,4237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">
                        <v:path textboxrect="0,0,0,42373" arrowok="t"/>
                      </v:shape>
                      <v:rect id="Rectangle 1713" style="position:absolute;left:2991;top:22527;width:884;height:1777;visibility:visible;mso-wrap-style:square;v-text-anchor:top" o:spid="_x0000_s10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v:textbox inset="0,0,0,0">
                          <w:txbxContent>
                            <w:p w:rsidR="00612B85" w:rsidRDefault="00EB15EF" w14:paraId="649841BE" w14:textId="77777777">
                              <w:pPr>
                                <w:spacing w:after="160" w:line="259" w:lineRule="auto"/>
                                <w:ind w:left="0" w:firstLine="0"/>
                                <w:jc w:val="left"/>
                              </w:pPr>
                              <w:r>
                                <w:rPr>
                                  <w:rFonts w:ascii="Arial" w:hAnsi="Arial" w:eastAsia="Arial" w:cs="Arial"/>
                                  <w:sz w:val="19"/>
                                </w:rPr>
                                <w:t>1</w:t>
                              </w:r>
                            </w:p>
                          </w:txbxContent>
                        </v:textbox>
                      </v:rect>
                      <v:rect id="Rectangle 1714" style="position:absolute;left:2178;top:16103;width:1769;height:1777;visibility:visible;mso-wrap-style:square;v-text-anchor:top" o:spid="_x0000_s10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v:textbox inset="0,0,0,0">
                          <w:txbxContent>
                            <w:p w:rsidR="00612B85" w:rsidRDefault="00EB15EF" w14:paraId="5D369756" w14:textId="77777777">
                              <w:pPr>
                                <w:spacing w:after="160" w:line="259" w:lineRule="auto"/>
                                <w:ind w:left="0" w:firstLine="0"/>
                                <w:jc w:val="left"/>
                              </w:pPr>
                              <w:r>
                                <w:rPr>
                                  <w:rFonts w:ascii="Arial" w:hAnsi="Arial" w:eastAsia="Arial" w:cs="Arial"/>
                                  <w:sz w:val="19"/>
                                </w:rPr>
                                <w:t>10</w:t>
                              </w:r>
                            </w:p>
                          </w:txbxContent>
                        </v:textbox>
                      </v:rect>
                      <v:rect id="Rectangle 1715" style="position:absolute;left:1490;top:9748;width:2654;height:1777;visibility:visible;mso-wrap-style:square;v-text-anchor:top" o:spid="_x0000_s10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v:textbox inset="0,0,0,0">
                          <w:txbxContent>
                            <w:p w:rsidR="00612B85" w:rsidRDefault="00EB15EF" w14:paraId="0CCF700D" w14:textId="77777777">
                              <w:pPr>
                                <w:spacing w:after="160" w:line="259" w:lineRule="auto"/>
                                <w:ind w:left="0" w:firstLine="0"/>
                                <w:jc w:val="left"/>
                              </w:pPr>
                              <w:r>
                                <w:rPr>
                                  <w:rFonts w:ascii="Arial" w:hAnsi="Arial" w:eastAsia="Arial" w:cs="Arial"/>
                                  <w:sz w:val="19"/>
                                </w:rPr>
                                <w:t>100</w:t>
                              </w:r>
                            </w:p>
                          </w:txbxContent>
                        </v:textbox>
                      </v:rect>
                      <v:rect id="Rectangle 1716" style="position:absolute;left:838;top:3394;width:3538;height:1777;visibility:visible;mso-wrap-style:square;v-text-anchor:top"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v:textbox inset="0,0,0,0">
                          <w:txbxContent>
                            <w:p w:rsidR="00612B85" w:rsidRDefault="00EB15EF" w14:paraId="4EE938CE" w14:textId="77777777">
                              <w:pPr>
                                <w:spacing w:after="160" w:line="259" w:lineRule="auto"/>
                                <w:ind w:left="0" w:firstLine="0"/>
                                <w:jc w:val="left"/>
                              </w:pPr>
                              <w:r>
                                <w:rPr>
                                  <w:rFonts w:ascii="Arial" w:hAnsi="Arial" w:eastAsia="Arial" w:cs="Arial"/>
                                  <w:sz w:val="19"/>
                                </w:rPr>
                                <w:t>1000</w:t>
                              </w:r>
                            </w:p>
                          </w:txbxContent>
                        </v:textbox>
                      </v:rect>
                      <v:shape id="Shape 1717" style="position:absolute;left:4284;top:2473;width:34411;height:21438;visibility:visible;mso-wrap-style:square;v-text-anchor:top" coordsize="3441009,2143708" o:spid="_x0000_s1077" filled="f" strokeweight=".41525mm" path="m,l,2143708r344100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">
                        <v:stroke endcap="round"/>
                        <v:path textboxrect="0,0,3441009,2143708" arrowok="t"/>
                      </v:shape>
                      <v:rect id="Rectangle 1724" style="position:absolute;left:-3799;top:16645;width:9374;height:1776;rotation:-5898239fd;visibility:visible;mso-wrap-style:square;v-text-anchor:top" o:spid="_x0000_s10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">
                        <v:textbox inset="0,0,0,0">
                          <w:txbxContent>
                            <w:p w:rsidR="00612B85" w:rsidRDefault="00EB15EF" w14:paraId="6A87987B" w14:textId="77777777">
                              <w:pPr>
                                <w:spacing w:after="160" w:line="259" w:lineRule="auto"/>
                                <w:ind w:left="0" w:firstLine="0"/>
                                <w:jc w:val="left"/>
                              </w:pPr>
                              <w:r>
                                <w:rPr>
                                  <w:rFonts w:ascii="Arial" w:hAnsi="Arial" w:eastAsia="Arial" w:cs="Arial"/>
                                  <w:sz w:val="19"/>
                                </w:rPr>
                                <w:t>log10 Counts</w:t>
                              </w:r>
                            </w:p>
                          </w:txbxContent>
                        </v:textbox>
                      </v:rect>
                      <v:rect id="Rectangle 50380" style="position:absolute;left:13502;top:7057;width:1854;height:1777;visibility:visible;mso-wrap-style:square;v-text-anchor:top" o:spid="_x0000_s10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">
                        <v:textbox inset="0,0,0,0">
                          <w:txbxContent>
                            <w:p w:rsidR="00612B85" w:rsidRDefault="00EB15EF" w14:paraId="452319B7" w14:textId="77777777">
                              <w:pPr>
                                <w:spacing w:after="160" w:line="259" w:lineRule="auto"/>
                                <w:ind w:left="0" w:firstLine="0"/>
                                <w:jc w:val="left"/>
                              </w:pPr>
                              <w:proofErr w:type="spellStart"/>
                              <w:r>
                                <w:rPr>
                                  <w:rFonts w:ascii="Arial" w:hAnsi="Arial" w:eastAsia="Arial" w:cs="Arial"/>
                                  <w:sz w:val="19"/>
                                </w:rPr>
                                <w:t>Wi</w:t>
                              </w:r>
                              <w:proofErr w:type="spellEnd"/>
                            </w:p>
                          </w:txbxContent>
                        </v:textbox>
                      </v:rect>
                      <v:rect id="Rectangle 50383" style="position:absolute;left:21191;top:7057;width:2564;height:1777;visibility:visible;mso-wrap-style:square;v-text-anchor:top"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">
                        <v:textbox inset="0,0,0,0">
                          <w:txbxContent>
                            <w:p w:rsidR="00612B85" w:rsidRDefault="00EB15EF" w14:paraId="65DC8B2C" w14:textId="77777777">
                              <w:pPr>
                                <w:spacing w:after="160" w:line="259" w:lineRule="auto"/>
                                <w:ind w:left="0" w:firstLine="0"/>
                                <w:jc w:val="left"/>
                              </w:pPr>
                              <w:proofErr w:type="spellStart"/>
                              <w:r>
                                <w:rPr>
                                  <w:rFonts w:ascii="Arial" w:hAnsi="Arial" w:eastAsia="Arial" w:cs="Arial"/>
                                  <w:sz w:val="19"/>
                                </w:rPr>
                                <w:t>tide</w:t>
                              </w:r>
                              <w:proofErr w:type="spellEnd"/>
                            </w:p>
                          </w:txbxContent>
                        </v:textbox>
                      </v:rect>
                      <v:rect id="Rectangle 50382" style="position:absolute;left:14896;top:7057;width:8371;height:1777;visibility:visible;mso-wrap-style:square;v-text-anchor:top" o:spid="_x0000_s10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">
                        <v:textbox inset="0,0,0,0">
                          <w:txbxContent>
                            <w:p w:rsidR="00612B85" w:rsidRDefault="00EB15EF" w14:paraId="3C29542F" w14:textId="77777777">
                              <w:pPr>
                                <w:spacing w:after="160" w:line="259" w:lineRule="auto"/>
                                <w:ind w:left="0" w:firstLine="0"/>
                                <w:jc w:val="left"/>
                              </w:pPr>
                              <w:proofErr w:type="spellStart"/>
                              <w:r>
                                <w:rPr>
                                  <w:rFonts w:ascii="Arial" w:hAnsi="Arial" w:eastAsia="Arial" w:cs="Arial"/>
                                  <w:sz w:val="19"/>
                                </w:rPr>
                                <w:t>ld</w:t>
                              </w:r>
                              <w:proofErr w:type="spellEnd"/>
                              <w:r>
                                <w:rPr>
                                  <w:rFonts w:ascii="Arial" w:hAnsi="Arial" w:eastAsia="Arial" w:cs="Arial"/>
                                  <w:sz w:val="19"/>
                                </w:rPr>
                                <w:t xml:space="preserve"> Type Pep</w:t>
                              </w:r>
                            </w:p>
                          </w:txbxContent>
                        </v:textbox>
                      </v:rect>
                      <v:shape id="Shape 63162" style="position:absolute;left:10754;top:6917;width:2279;height:1500;visibility:visible;mso-wrap-style:square;v-text-anchor:top" coordsize="227916,149950" o:spid="_x0000_s1082" fillcolor="#a1c40f" stroked="f" strokeweight="0" path="m,l227916,r,149950l,1499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">
                        <v:stroke endcap="round"/>
                        <v:path textboxrect="0,0,227916,149950" arrowok="t"/>
                      </v:shape>
                      <v:rect id="Rectangle 50385" style="position:absolute;left:21411;top:9726;width:4334;height:1777;visibility:visible;mso-wrap-style:square;v-text-anchor:top" o:spid="_x0000_s108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">
                        <v:textbox inset="0,0,0,0">
                          <w:txbxContent>
                            <w:p w:rsidR="00612B85" w:rsidRDefault="00EB15EF" w14:paraId="09E38DD0" w14:textId="77777777">
                              <w:pPr>
                                <w:spacing w:after="160" w:line="259" w:lineRule="auto"/>
                                <w:ind w:left="0" w:firstLine="0"/>
                                <w:jc w:val="left"/>
                              </w:pPr>
                              <w:proofErr w:type="spellStart"/>
                              <w:r>
                                <w:rPr>
                                  <w:rFonts w:ascii="Arial" w:hAnsi="Arial" w:eastAsia="Arial" w:cs="Arial"/>
                                  <w:sz w:val="19"/>
                                </w:rPr>
                                <w:t>eptide</w:t>
                              </w:r>
                              <w:proofErr w:type="spellEnd"/>
                            </w:p>
                          </w:txbxContent>
                        </v:textbox>
                      </v:rect>
                      <v:rect id="Rectangle 50378" style="position:absolute;left:13502;top:9726;width:1061;height:1777;visibility:visible;mso-wrap-style:square;v-text-anchor:top" o:spid="_x0000_s10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">
                        <v:textbox inset="0,0,0,0">
                          <w:txbxContent>
                            <w:p w:rsidR="00612B85" w:rsidRDefault="00EB15EF" w14:paraId="066DDAA3" w14:textId="77777777">
                              <w:pPr>
                                <w:spacing w:after="160" w:line="259" w:lineRule="auto"/>
                                <w:ind w:left="0" w:firstLine="0"/>
                                <w:jc w:val="left"/>
                              </w:pPr>
                              <w:r>
                                <w:rPr>
                                  <w:rFonts w:ascii="Arial" w:hAnsi="Arial" w:eastAsia="Arial" w:cs="Arial"/>
                                  <w:sz w:val="19"/>
                                </w:rPr>
                                <w:t>S</w:t>
                              </w:r>
                            </w:p>
                          </w:txbxContent>
                        </v:textbox>
                      </v:rect>
                      <v:rect id="Rectangle 50384" style="position:absolute;left:14299;top:9726;width:9459;height:1777;visibility:visible;mso-wrap-style:square;v-text-anchor:top" o:spid="_x0000_s10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">
                        <v:textbox inset="0,0,0,0">
                          <w:txbxContent>
                            <w:p w:rsidR="00612B85" w:rsidRDefault="00EB15EF" w14:paraId="4CC9D372" w14:textId="77777777">
                              <w:pPr>
                                <w:spacing w:after="160" w:line="259" w:lineRule="auto"/>
                                <w:ind w:left="0" w:firstLine="0"/>
                                <w:jc w:val="left"/>
                              </w:pPr>
                              <w:r>
                                <w:rPr>
                                  <w:rFonts w:ascii="Arial" w:hAnsi="Arial" w:eastAsia="Arial" w:cs="Arial"/>
                                  <w:sz w:val="19"/>
                                </w:rPr>
                                <w:t>NP-</w:t>
                              </w:r>
                              <w:proofErr w:type="spellStart"/>
                              <w:r>
                                <w:rPr>
                                  <w:rFonts w:ascii="Arial" w:hAnsi="Arial" w:eastAsia="Arial" w:cs="Arial"/>
                                  <w:sz w:val="19"/>
                                </w:rPr>
                                <w:t>derived</w:t>
                              </w:r>
                              <w:proofErr w:type="spellEnd"/>
                              <w:r>
                                <w:rPr>
                                  <w:rFonts w:ascii="Arial" w:hAnsi="Arial" w:eastAsia="Arial" w:cs="Arial"/>
                                  <w:sz w:val="19"/>
                                </w:rPr>
                                <w:t xml:space="preserve"> P</w:t>
                              </w:r>
                            </w:p>
                          </w:txbxContent>
                        </v:textbox>
                      </v:rect>
                      <v:shape id="Shape 1728" style="position:absolute;left:53142;top:2713;width:4086;height:1304;visibility:visible;mso-wrap-style:square;v-text-anchor:top" coordsize="408528,130441" o:spid="_x0000_s1086" fillcolor="#dfe1e1" stroked="f" strokeweight="0" path="m386374,r4620,14037l395074,28223r3558,14351l401622,57044r2511,14575l406016,86223r1406,14695l408259,115702r269,14739l,130441,3863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">
                        <v:stroke endcap="round"/>
                        <v:path textboxrect="0,0,408528,130441" arrowok="t"/>
                      </v:shape>
                      <v:shape id="Shape 1729" style="position:absolute;left:57174;top:3078;width:836;height:141;visibility:visible;mso-wrap-style:square;v-text-anchor:top" coordsize="83577,14022" o:spid="_x0000_s1087" filled="f" strokeweight=".41525mm" path="m,14022l835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">
                        <v:stroke endcap="round"/>
                        <v:path textboxrect="0,0,83577,14022" arrowok="t"/>
                      </v:shape>
                      <v:shape id="Shape 1730" style="position:absolute;left:49057;width:8171;height:8035;visibility:visible;mso-wrap-style:square;v-text-anchor:top" coordsize="817042,803529" o:spid="_x0000_s1088" fillcolor="#99b8cf" strokecolor="white" strokeweight=".31142mm" path="m410666,r12915,254l436512,942r12871,1076l462253,3498r12796,1854l487756,7639r12646,2645l512974,13349r12437,3453l537759,20659r12212,4185l562020,29433r11914,4964l585653,39763r11571,5695l608599,51513r11167,6397l630754,64652r10717,7086l651980,79182r10285,7729l672280,94953r9716,8386l691489,111979r9179,8955l709547,130172r8610,9507l726424,149455r7952,10031l742015,169770r7295,10494l756306,190983r6592,10942l769132,213031r5890,11332l780568,235858r5172,11660l790493,259372r4395,11974l408514,401787r408528,l816818,414493r-614,12706l815188,439905r-1449,12617l811944,465109r-2242,12527l807011,490088r-3034,12407l800553,514723r-3826,12138l792511,538925r-4619,11884l782885,562528r-5352,11585l771823,585519r-6115,11197l759251,607733r-6772,10852l745319,629169r-7519,10374l730027,649663r-8177,9896l713419,669201r-8760,9328l695615,687603r-9358,8819l676631,704943r-9896,8162l656585,721013r-10405,7564l635536,735797r-10852,6921l613608,749280r-11287,6189l590841,761344r-11690,5486l567341,771972r-12003,4754l543214,781091r-12317,4021l518505,788700r-12468,3243l493421,794799r-12706,2466l467934,799298r-12796,1630l442267,802183r-12916,867l416421,803484r-12915,45l390545,803185r-12885,-778l364744,801241r-12826,-1554l339167,797728r-12751,-2376l313814,792631r-12526,-3154l288851,785934r-12304,-3932l264364,777727r-12033,-4679l240462,767996r-11690,-5397l217262,756799r-11346,-6129l194809,744183r-10943,-6832l173179,730221r-10449,-7519l152535,714884r-9941,-8132l132892,698321r-9417,-8730l114386,680607r-8834,-9298l97031,661712r-8222,-9806l80901,641830,73337,631501,66132,620962,59226,610154,52723,599182,46534,588030,40735,576655,35278,565114,30226,553410,25532,541556,21212,529552,17310,517443,13752,505215,10628,492853,7907,480446,5576,467904,3647,455332,2108,442716,1001,430054,298,417348,,404597,119,391891,657,379170r913,-12707l2929,353847,4649,341230,6801,328688,9358,316206r2989,-12362l15680,291571r3737,-12198l23544,267325r4529,-11929l32991,243631r5277,-11630l43889,220551r6023,-11242l56281,198247r6727,-10882l70093,176721r7415,-10404l85251,156107r8087,-9940l101725,136480r8655,-9417l119393,117944r9269,-8865l138244,100484r9851,-8252l158155,84280r10374,-7609l179113,69316r10808,-6951l200953,55743r11256,-6308l223630,43515r11600,-5576l247055,32707r11958,-4843l271136,23424r12213,-4111l295742,15591r12482,-3274l320795,9373,333501,6816,346238,4709,359079,2975,371904,1629,384820,687,397750,120,4106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">
                        <v:stroke endcap="round"/>
                        <v:path textboxrect="0,0,817042,803529" arrowok="t"/>
                      </v:shape>
                      <v:shape id="Shape 1731" style="position:absolute;left:48195;top:4579;width:830;height:173;visibility:visible;mso-wrap-style:square;v-text-anchor:top" coordsize="82964,17295" o:spid="_x0000_s1089" filled="f" strokeweight=".41525mm" path="m82964,l,172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">
                        <v:stroke endcap="round"/>
                        <v:path textboxrect="0,0,82964,17295" arrowok="t"/>
                      </v:shape>
                      <v:shape id="Shape 1732" style="position:absolute;left:54597;top:1930;width:0;height:0;visibility:visible;mso-wrap-style:square;v-text-anchor:top" coordsize="0,0" o:spid="_x0000_s1090" filled="f" strokecolor="white" strokeweight=".31142mm" path="m,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">
                        <v:stroke endcap="round"/>
                        <v:path textboxrect="0,0,0,0" arrowok="t"/>
                      </v:shape>
                      <v:rect id="Rectangle 1733" style="position:absolute;left:50503;top:3819;width:6638;height:1777;visibility:visible;mso-wrap-style:square;v-text-anchor:top" o:spid="_x0000_s10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v:textbox inset="0,0,0,0">
                          <w:txbxContent>
                            <w:p w:rsidR="00612B85" w:rsidRDefault="00EB15EF" w14:paraId="526D80A2" w14:textId="77777777">
                              <w:pPr>
                                <w:spacing w:after="160" w:line="259" w:lineRule="auto"/>
                                <w:ind w:left="0" w:firstLine="0"/>
                                <w:jc w:val="left"/>
                              </w:pPr>
                              <w:r>
                                <w:rPr>
                                  <w:rFonts w:ascii="Arial" w:hAnsi="Arial" w:eastAsia="Arial" w:cs="Arial"/>
                                  <w:color w:val="FDFBF6"/>
                                  <w:sz w:val="19"/>
                                </w:rPr>
                                <w:t>18</w:t>
                              </w:r>
                            </w:p>
                          </w:txbxContent>
                        </v:textbox>
                      </v:rect>
                      <v:rect id="Rectangle 1734" style="position:absolute;left:56141;top:2758;width:885;height:1777;visibility:visible;mso-wrap-style:square;v-text-anchor:top"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v:textbox inset="0,0,0,0">
                          <w:txbxContent>
                            <w:p w:rsidR="00612B85" w:rsidRDefault="00EB15EF" w14:paraId="56B20A0C" w14:textId="77777777">
                              <w:pPr>
                                <w:spacing w:after="160" w:line="259" w:lineRule="auto"/>
                                <w:ind w:left="0" w:firstLine="0"/>
                                <w:jc w:val="left"/>
                              </w:pPr>
                              <w:r>
                                <w:rPr>
                                  <w:rFonts w:ascii="Arial" w:hAnsi="Arial" w:eastAsia="Arial" w:cs="Arial"/>
                                  <w:sz w:val="19"/>
                                </w:rPr>
                                <w:t>1</w:t>
                              </w:r>
                            </w:p>
                          </w:txbxContent>
                        </v:textbox>
                      </v:rect>
                      <v:rect id="Rectangle 1735" style="position:absolute;left:58255;top:2514;width:2033;height:1777;visibility:visible;mso-wrap-style:square;v-text-anchor:top" o:spid="_x0000_s109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v:textbox inset="0,0,0,0">
                          <w:txbxContent>
                            <w:p w:rsidR="00612B85" w:rsidRDefault="00EB15EF" w14:paraId="65804BD3" w14:textId="77777777">
                              <w:pPr>
                                <w:spacing w:after="160" w:line="259" w:lineRule="auto"/>
                                <w:ind w:left="0" w:firstLine="0"/>
                                <w:jc w:val="left"/>
                              </w:pPr>
                              <w:proofErr w:type="spellStart"/>
                              <w:r>
                                <w:rPr>
                                  <w:rFonts w:ascii="Arial" w:hAnsi="Arial" w:eastAsia="Arial" w:cs="Arial"/>
                                  <w:sz w:val="19"/>
                                </w:rPr>
                                <w:t>No</w:t>
                              </w:r>
                              <w:proofErr w:type="spellEnd"/>
                            </w:p>
                          </w:txbxContent>
                        </v:textbox>
                      </v:rect>
                      <v:rect id="Rectangle 1736" style="position:absolute;left:46088;top:3937;width:2594;height:1777;visibility:visible;mso-wrap-style:square;v-text-anchor:top" o:spid="_x0000_s10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v:textbox inset="0,0,0,0">
                          <w:txbxContent>
                            <w:p w:rsidR="00612B85" w:rsidRDefault="00EB15EF" w14:paraId="5B7FDD25" w14:textId="77777777">
                              <w:pPr>
                                <w:spacing w:after="160" w:line="259" w:lineRule="auto"/>
                                <w:ind w:left="0" w:firstLine="0"/>
                                <w:jc w:val="left"/>
                              </w:pPr>
                              <w:r>
                                <w:rPr>
                                  <w:rFonts w:ascii="Arial" w:hAnsi="Arial" w:eastAsia="Arial" w:cs="Arial"/>
                                  <w:sz w:val="19"/>
                                </w:rPr>
                                <w:t>Yes</w:t>
                              </w:r>
                            </w:p>
                          </w:txbxContent>
                        </v:textbox>
                      </v:rect>
                      <v:shape id="Shape 1738" style="position:absolute;left:53076;top:18220;width:3973;height:3619;visibility:visible;mso-wrap-style:square;v-text-anchor:top" coordsize="397242,361911" o:spid="_x0000_s1095" fillcolor="#266495" stroked="f" strokeweight="0" path="m148245,r12108,5047l172252,10433r11720,5773l195483,22320r11315,6550l217875,35760r10868,7229l239311,50557r10330,7910l259731,66763r9777,8540l278999,84231r9135,9170l297028,102912r8550,9752l313785,122708r7863,10286l329152,143522r7160,10820l343144,165356r6412,11209l355596,188015r5635,11597l366508,211402r4844,11984l375807,235468r4050,12276l383505,260116r3214,12470l389484,285154r2377,12663l393789,310578r1540,12760l396405,336196r643,12858l397242,361911,,361911,1482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">
                        <v:stroke endcap="round"/>
                        <v:path textboxrect="0,0,397242,361911" arrowok="t"/>
                      </v:shape>
                      <v:shape id="Shape 1739" style="position:absolute;left:56368;top:19320;width:505;height:336;visibility:visible;mso-wrap-style:square;v-text-anchor:top" coordsize="50526,33515" o:spid="_x0000_s1096" filled="f" strokeweight=".41525mm" path="m,33515l505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">
                        <v:stroke endcap="round"/>
                        <v:path textboxrect="0,0,50526,33515" arrowok="t"/>
                      </v:shape>
                      <v:shape id="Shape 1740" style="position:absolute;left:49400;top:17939;width:5159;height:3900;visibility:visible;mso-wrap-style:square;v-text-anchor:top" coordsize="515859,390054" o:spid="_x0000_s1097" fillcolor="#f4f9fb" strokecolor="white" strokeweight=".31142mm" path="m364191,r12960,97l390037,631r12945,922l415838,2863r12841,1747l441430,6794r12661,2571l466693,12325r12497,3347l491537,19457r12214,4172l515859,28142,367614,390054,,242165,5097,230472r5487,-11500l16458,207619r6219,-11161l29299,185541r6981,-10722l43590,164338r7653,-10238l59255,144105r8342,-9752l76252,124892r8940,-9171l94430,106842r9537,-8588l113803,89957r10090,-7957l134268,74382r10568,-7326l155659,60117r11077,-6598l177991,47260r11527,-5872l201178,35857r11808,-5144l224990,25958r12153,-4366l249461,17614r12452,-3543l274410,10869,287057,8104,299763,5725,312558,3737,325400,2184,338300,1067,351246,341,3641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">
                        <v:stroke endcap="round"/>
                        <v:path textboxrect="0,0,515859,390054" arrowok="t"/>
                      </v:shape>
                      <v:shape id="Shape 1741" style="position:absolute;left:50290;top:18363;width:341;height:432;visibility:visible;mso-wrap-style:square;v-text-anchor:top" coordsize="34098,43188" o:spid="_x0000_s1098" filled="f" strokeweight=".41525mm" path="m34098,4318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">
                        <v:stroke endcap="round"/>
                        <v:path textboxrect="0,0,34098,43188" arrowok="t"/>
                      </v:shape>
                      <v:shape id="Shape 1742" style="position:absolute;left:49104;top:20361;width:3972;height:5376;visibility:visible;mso-wrap-style:square;v-text-anchor:top" coordsize="397257,537651" o:spid="_x0000_s1099" fillcolor="#b8ddef" strokecolor="white" strokeweight=".31142mm" path="m29643,l397257,147889,380949,537651r-12706,-727l355595,535808r-12600,-1504l330437,532412r-12497,-2282l305533,527414r-12303,-3057l281018,520912r-12049,-3833l257010,512857r-11809,-4608l233541,503299r-11526,-5336l210700,492285r-11108,-6017l188710,479865r-10718,-6696l167513,466133r-10224,-7374l147258,451044r-9732,-8007l128034,434741r-9193,-8588l109902,417273r-8611,-9171l92995,398689r-8058,-9703l77284,379087,69914,368899,62858,358515,56176,347890,49854,337118,43874,326104,38238,314895,33007,303542,28118,292042,23619,280397,19463,268607,15756,256671,12392,244639,9433,232508,6861,220282,4738,208006,2960,195633,1629,183260,688,170792,150,158322,,145851,239,133381,942,120961,2018,108490,3498,96118,5381,83794,7654,71518,10375,59340,13439,47210,16892,35226,20748,23338,24994,11596,296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">
                        <v:stroke endcap="round"/>
                        <v:path textboxrect="0,0,397257,537651" arrowok="t"/>
                      </v:shape>
                      <v:shape id="Shape 1743" style="position:absolute;left:49219;top:23946;width:513;height:323;visibility:visible;mso-wrap-style:square;v-text-anchor:top" coordsize="51318,32341" o:spid="_x0000_s1100" filled="f" strokeweight=".41525mm" path="m51318,l,3234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">
                        <v:stroke endcap="round"/>
                        <v:path textboxrect="0,0,51318,32341" arrowok="t"/>
                      </v:shape>
                      <v:shape id="Shape 1744" style="position:absolute;left:52913;top:21839;width:4136;height:3901;visibility:visible;mso-wrap-style:square;v-text-anchor:top" coordsize="413551,390054" o:spid="_x0000_s1101" fillcolor="#dfe1e1" strokecolor="white" strokeweight=".31142mm" path="m16308,l413551,r-195,12567l412773,25135r-1045,12517l410292,50170r-1869,12421l406151,74964r-2676,12324l400411,99466r-3453,12131l393102,123581r-4246,11839l384207,147162r-4993,11548l373773,170113r-5725,11256l361873,192383r-6472,10868l348525,213878r-7161,10383l333801,234450r-7864,9897l317791,254004r-8506,9412l300495,272586r-9089,8831l282018,290006r-9642,8247l262436,306212r-10165,7616l241837,321107r-10674,6987l220297,334741r-11123,6259l197903,346920r-11510,5580l174734,357692r-11811,4850l150965,366958r-12108,4077l126598,374721r-12347,3301l101799,380932r-12556,2523l76596,385542r-12706,1698l51183,388550r-12795,922l25591,389956r-12796,98l,389762,163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">
                        <v:stroke endcap="round"/>
                        <v:path textboxrect="0,0,413551,390054" arrowok="t"/>
                      </v:shape>
                      <v:shape id="Shape 1745" style="position:absolute;left:55827;top:24654;width:422;height:432;visibility:visible;mso-wrap-style:square;v-text-anchor:top" coordsize="42185,43216" o:spid="_x0000_s1102" filled="f" strokeweight=".41525mm" path="m,l42185,43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">
                        <v:stroke endcap="round"/>
                        <v:path textboxrect="0,0,42185,43216" arrowok="t"/>
                      </v:shape>
                      <v:shape id="Shape 63163" style="position:absolute;left:53076;top:21839;width:92;height:92;visibility:visible;mso-wrap-style:square;v-text-anchor:top" coordsize="9144,9144" o:spid="_x0000_s1103"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">
                        <v:stroke endcap="round"/>
                        <v:path textboxrect="0,0,9144,9144" arrowok="t"/>
                      </v:shape>
                      <v:shape id="Shape 1747" style="position:absolute;left:53076;top:21839;width:0;height:0;visibility:visible;mso-wrap-style:square;v-text-anchor:top" coordsize="0,0" o:spid="_x0000_s1104" filled="f" strokecolor="white" strokeweight=".31142mm" path="m,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">
                        <v:stroke endcap="round"/>
                        <v:path textboxrect="0,0,0,0" arrowok="t"/>
                      </v:shape>
                      <v:rect id="Rectangle 1749" style="position:absolute;left:45905;top:16724;width:5657;height:1777;visibility:visible;mso-wrap-style:square;v-text-anchor:top" o:spid="_x0000_s11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v:textbox inset="0,0,0,0">
                          <w:txbxContent>
                            <w:p w:rsidR="00612B85" w:rsidRDefault="00EB15EF" w14:paraId="19497B9C" w14:textId="77777777">
                              <w:pPr>
                                <w:spacing w:after="160" w:line="259" w:lineRule="auto"/>
                                <w:ind w:left="0" w:firstLine="0"/>
                                <w:jc w:val="left"/>
                              </w:pPr>
                              <w:r>
                                <w:rPr>
                                  <w:rFonts w:ascii="Arial" w:hAnsi="Arial" w:eastAsia="Arial" w:cs="Arial"/>
                                  <w:sz w:val="19"/>
                                </w:rPr>
                                <w:t>Medium</w:t>
                              </w:r>
                            </w:p>
                          </w:txbxContent>
                        </v:textbox>
                      </v:rect>
                      <v:rect id="Rectangle 1750" style="position:absolute;left:55647;top:25377;width:6012;height:1777;visibility:visible;mso-wrap-style:square;v-text-anchor:top" o:spid="_x0000_s11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v:textbox inset="0,0,0,0">
                          <w:txbxContent>
                            <w:p w:rsidR="00612B85" w:rsidRDefault="00EB15EF" w14:paraId="22DDF828" w14:textId="77777777">
                              <w:pPr>
                                <w:spacing w:after="160" w:line="259" w:lineRule="auto"/>
                                <w:ind w:left="0" w:firstLine="0"/>
                                <w:jc w:val="left"/>
                              </w:pPr>
                              <w:r>
                                <w:rPr>
                                  <w:rFonts w:ascii="Arial" w:hAnsi="Arial" w:eastAsia="Arial" w:cs="Arial"/>
                                  <w:sz w:val="19"/>
                                </w:rPr>
                                <w:t>Random</w:t>
                              </w:r>
                            </w:p>
                          </w:txbxContent>
                        </v:textbox>
                      </v:rect>
                      <v:rect id="Rectangle 1751" style="position:absolute;left:57162;top:18482;width:3271;height:1777;visibility:visible;mso-wrap-style:square;v-text-anchor:top" o:spid="_x0000_s11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v:textbox inset="0,0,0,0">
                          <w:txbxContent>
                            <w:p w:rsidR="00612B85" w:rsidRDefault="00EB15EF" w14:paraId="7E177962" w14:textId="77777777">
                              <w:pPr>
                                <w:spacing w:after="160" w:line="259" w:lineRule="auto"/>
                                <w:ind w:left="0" w:firstLine="0"/>
                                <w:jc w:val="left"/>
                              </w:pPr>
                              <w:r>
                                <w:rPr>
                                  <w:rFonts w:ascii="Arial" w:hAnsi="Arial" w:eastAsia="Arial" w:cs="Arial"/>
                                  <w:sz w:val="19"/>
                                </w:rPr>
                                <w:t>High</w:t>
                              </w:r>
                            </w:p>
                          </w:txbxContent>
                        </v:textbox>
                      </v:rect>
                      <v:rect id="Rectangle 1752" style="position:absolute;left:50313;top:22195;width:2653;height:1777;visibility:visible;mso-wrap-style:square;v-text-anchor:top" o:spid="_x0000_s11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v:textbox inset="0,0,0,0">
                          <w:txbxContent>
                            <w:p w:rsidR="00612B85" w:rsidRDefault="00EB15EF" w14:paraId="08792577" w14:textId="77777777">
                              <w:pPr>
                                <w:spacing w:after="160" w:line="259" w:lineRule="auto"/>
                                <w:ind w:left="0" w:firstLine="0"/>
                                <w:jc w:val="left"/>
                              </w:pPr>
                              <w:r>
                                <w:rPr>
                                  <w:rFonts w:ascii="Arial" w:hAnsi="Arial" w:eastAsia="Arial" w:cs="Arial"/>
                                  <w:sz w:val="19"/>
                                </w:rPr>
                                <w:t>444</w:t>
                              </w:r>
                            </w:p>
                          </w:txbxContent>
                        </v:textbox>
                      </v:rect>
                      <v:rect id="Rectangle 1753" style="position:absolute;left:51083;top:19667;width:2654;height:1777;visibility:visible;mso-wrap-style:square;v-text-anchor:top" o:spid="_x0000_s110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v:textbox inset="0,0,0,0">
                          <w:txbxContent>
                            <w:p w:rsidR="00612B85" w:rsidRDefault="00EB15EF" w14:paraId="5DAF5476" w14:textId="77777777">
                              <w:pPr>
                                <w:spacing w:after="160" w:line="259" w:lineRule="auto"/>
                                <w:ind w:left="0" w:firstLine="0"/>
                                <w:jc w:val="left"/>
                              </w:pPr>
                              <w:r>
                                <w:rPr>
                                  <w:rFonts w:ascii="Arial" w:hAnsi="Arial" w:eastAsia="Arial" w:cs="Arial"/>
                                  <w:sz w:val="19"/>
                                </w:rPr>
                                <w:t>362</w:t>
                              </w:r>
                            </w:p>
                          </w:txbxContent>
                        </v:textbox>
                      </v:rect>
                      <v:rect id="Rectangle 1754" style="position:absolute;left:54341;top:19722;width:2653;height:1777;visibility:visible;mso-wrap-style:square;v-text-anchor:top" o:spid="_x0000_s11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v:textbox inset="0,0,0,0">
                          <w:txbxContent>
                            <w:p w:rsidR="00612B85" w:rsidRDefault="00EB15EF" w14:paraId="09C28DC2" w14:textId="77777777">
                              <w:pPr>
                                <w:spacing w:after="160" w:line="259" w:lineRule="auto"/>
                                <w:ind w:left="0" w:firstLine="0"/>
                                <w:jc w:val="left"/>
                              </w:pPr>
                              <w:r>
                                <w:rPr>
                                  <w:rFonts w:ascii="Arial" w:hAnsi="Arial" w:eastAsia="Arial" w:cs="Arial"/>
                                  <w:color w:val="F4F9FB"/>
                                  <w:sz w:val="19"/>
                                </w:rPr>
                                <w:t>275</w:t>
                              </w:r>
                            </w:p>
                          </w:txbxContent>
                        </v:textbox>
                      </v:rect>
                      <v:rect id="Rectangle 1755" style="position:absolute;left:53635;top:22533;width:2654;height:1777;visibility:visible;mso-wrap-style:square;v-text-anchor:top" o:spid="_x0000_s11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v:textbox inset="0,0,0,0">
                          <w:txbxContent>
                            <w:p w:rsidR="00612B85" w:rsidRDefault="00EB15EF" w14:paraId="5FB78534" w14:textId="77777777">
                              <w:pPr>
                                <w:spacing w:after="160" w:line="259" w:lineRule="auto"/>
                                <w:ind w:left="0" w:firstLine="0"/>
                                <w:jc w:val="left"/>
                              </w:pPr>
                              <w:r>
                                <w:rPr>
                                  <w:rFonts w:ascii="Arial" w:hAnsi="Arial" w:eastAsia="Arial" w:cs="Arial"/>
                                  <w:sz w:val="19"/>
                                </w:rPr>
                                <w:t>373</w:t>
                              </w:r>
                            </w:p>
                          </w:txbxContent>
                        </v:textbox>
                      </v:rect>
                      <v:rect id="Rectangle 1757" style="position:absolute;left:43981;top:17061;width:1435;height:2221;visibility:visible;mso-wrap-style:square;v-text-anchor:top"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v:textbox inset="0,0,0,0">
                          <w:txbxContent>
                            <w:p w:rsidR="00612B85" w:rsidRDefault="00EB15EF" w14:paraId="61740529" w14:textId="77777777">
                              <w:pPr>
                                <w:spacing w:after="160" w:line="259" w:lineRule="auto"/>
                                <w:ind w:left="0" w:firstLine="0"/>
                                <w:jc w:val="left"/>
                              </w:pPr>
                              <w:r>
                                <w:rPr>
                                  <w:rFonts w:ascii="Arial" w:hAnsi="Arial" w:eastAsia="Arial" w:cs="Arial"/>
                                  <w:b/>
                                  <w:sz w:val="24"/>
                                </w:rPr>
                                <w:t>D</w:t>
                              </w:r>
                            </w:p>
                          </w:txbxContent>
                        </v:textbox>
                      </v:rect>
                      <w10:wrap type="square"/>
                    </v:group>
                  </w:pict>
                </mc:Fallback>
              </mc:AlternateContent>
            </w:r>
            <w:r w:rsidRPr="000E30DB">
              <w:rPr>
                <w:rFonts w:ascii="Arial" w:eastAsia="Arial" w:hAnsi="Arial" w:cs="Arial"/>
                <w:b/>
                <w:sz w:val="24"/>
                <w:lang w:val="en-US"/>
              </w:rPr>
              <w:t>A</w:t>
            </w:r>
            <w:r w:rsidRPr="000E30DB">
              <w:rPr>
                <w:rFonts w:ascii="Arial" w:eastAsia="Arial" w:hAnsi="Arial" w:cs="Arial"/>
                <w:b/>
                <w:sz w:val="24"/>
                <w:lang w:val="en-US"/>
              </w:rPr>
              <w:tab/>
              <w:t>B</w:t>
            </w:r>
          </w:p>
          <w:p w14:paraId="7002209D" w14:textId="77777777" w:rsidR="00612B85" w:rsidRPr="000E30DB" w:rsidRDefault="00EB15EF">
            <w:pPr>
              <w:tabs>
                <w:tab w:val="center" w:pos="1497"/>
                <w:tab w:val="center" w:pos="2510"/>
                <w:tab w:val="center" w:pos="3509"/>
                <w:tab w:val="center" w:pos="4512"/>
                <w:tab w:val="center" w:pos="5521"/>
                <w:tab w:val="center" w:pos="7604"/>
              </w:tabs>
              <w:spacing w:after="204" w:line="259" w:lineRule="auto"/>
              <w:ind w:left="0" w:firstLine="0"/>
              <w:jc w:val="left"/>
              <w:rPr>
                <w:lang w:val="en-US"/>
              </w:rPr>
            </w:pPr>
            <w:r w:rsidRPr="000E30DB">
              <w:rPr>
                <w:sz w:val="22"/>
                <w:lang w:val="en-US"/>
              </w:rPr>
              <w:tab/>
            </w:r>
            <w:r w:rsidRPr="000E30DB">
              <w:rPr>
                <w:rFonts w:ascii="Arial" w:eastAsia="Arial" w:hAnsi="Arial" w:cs="Arial"/>
                <w:sz w:val="19"/>
                <w:lang w:val="en-US"/>
              </w:rPr>
              <w:t>0</w:t>
            </w:r>
            <w:r w:rsidRPr="000E30DB">
              <w:rPr>
                <w:rFonts w:ascii="Arial" w:eastAsia="Arial" w:hAnsi="Arial" w:cs="Arial"/>
                <w:sz w:val="19"/>
                <w:lang w:val="en-US"/>
              </w:rPr>
              <w:tab/>
              <w:t>1</w:t>
            </w:r>
            <w:r w:rsidRPr="000E30DB">
              <w:rPr>
                <w:rFonts w:ascii="Arial" w:eastAsia="Arial" w:hAnsi="Arial" w:cs="Arial"/>
                <w:sz w:val="19"/>
                <w:lang w:val="en-US"/>
              </w:rPr>
              <w:tab/>
              <w:t>2</w:t>
            </w:r>
            <w:r w:rsidRPr="000E30DB">
              <w:rPr>
                <w:rFonts w:ascii="Arial" w:eastAsia="Arial" w:hAnsi="Arial" w:cs="Arial"/>
                <w:sz w:val="19"/>
                <w:lang w:val="en-US"/>
              </w:rPr>
              <w:tab/>
              <w:t>3</w:t>
            </w:r>
            <w:r w:rsidRPr="000E30DB">
              <w:rPr>
                <w:rFonts w:ascii="Arial" w:eastAsia="Arial" w:hAnsi="Arial" w:cs="Arial"/>
                <w:sz w:val="19"/>
                <w:lang w:val="en-US"/>
              </w:rPr>
              <w:tab/>
              <w:t>4</w:t>
            </w:r>
            <w:r w:rsidRPr="000E30DB">
              <w:rPr>
                <w:rFonts w:ascii="Arial" w:eastAsia="Arial" w:hAnsi="Arial" w:cs="Arial"/>
                <w:sz w:val="19"/>
                <w:lang w:val="en-US"/>
              </w:rPr>
              <w:tab/>
              <w:t>Low</w:t>
            </w:r>
          </w:p>
          <w:p w14:paraId="1CAA1EC6" w14:textId="77777777" w:rsidR="00612B85" w:rsidRPr="000E30DB" w:rsidRDefault="00EB15EF">
            <w:pPr>
              <w:spacing w:after="106" w:line="259" w:lineRule="auto"/>
              <w:ind w:left="2749" w:firstLine="0"/>
              <w:jc w:val="left"/>
              <w:rPr>
                <w:lang w:val="en-US"/>
              </w:rPr>
            </w:pPr>
            <w:r w:rsidRPr="000E30DB">
              <w:rPr>
                <w:rFonts w:ascii="Arial" w:eastAsia="Arial" w:hAnsi="Arial" w:cs="Arial"/>
                <w:sz w:val="19"/>
                <w:lang w:val="en-US"/>
              </w:rPr>
              <w:t>Levenshtein Distance</w:t>
            </w:r>
          </w:p>
          <w:p w14:paraId="456B4F98" w14:textId="538FD4FA" w:rsidR="00612B85" w:rsidRPr="000E30DB" w:rsidRDefault="00EB15EF">
            <w:pPr>
              <w:spacing w:after="0" w:line="259" w:lineRule="auto"/>
              <w:ind w:left="0" w:right="13" w:firstLine="0"/>
              <w:rPr>
                <w:lang w:val="en-US"/>
              </w:rPr>
            </w:pPr>
            <w:r w:rsidRPr="000E30DB">
              <w:rPr>
                <w:b/>
                <w:sz w:val="13"/>
                <w:lang w:val="en-US"/>
              </w:rPr>
              <w:t xml:space="preserve">Fig. 2. FindTopes and MutaTopes enable comprehensive identification of reference and SNP-derived off-target peptides. </w:t>
            </w:r>
            <w:r w:rsidRPr="000E30DB">
              <w:rPr>
                <w:sz w:val="13"/>
                <w:lang w:val="en-US"/>
              </w:rPr>
              <w:t>Selected output from the EpiTox-FindTopes and -MutaTopes modules using MAGE</w:t>
            </w:r>
            <w:del w:id="21" w:author="Jörg Birkenfeld" w:date="2025-12-06T11:24:00Z" w16du:dateUtc="2025-12-06T10:24:00Z">
              <w:r w:rsidRPr="000E30DB" w:rsidDel="00F20E94">
                <w:rPr>
                  <w:sz w:val="13"/>
                  <w:lang w:val="en-US"/>
                </w:rPr>
                <w:delText>-</w:delText>
              </w:r>
            </w:del>
            <w:r w:rsidRPr="000E30DB">
              <w:rPr>
                <w:sz w:val="13"/>
                <w:lang w:val="en-US"/>
              </w:rPr>
              <w:t>A3</w:t>
            </w:r>
            <w:ins w:id="22" w:author="Jörg Birkenfeld" w:date="2025-12-06T11:24:00Z" w16du:dateUtc="2025-12-06T10:24:00Z">
              <w:r w:rsidR="00F20E94">
                <w:rPr>
                  <w:sz w:val="13"/>
                  <w:lang w:val="en-US"/>
                </w:rPr>
                <w:t>-</w:t>
              </w:r>
            </w:ins>
            <w:del w:id="23" w:author="Jörg Birkenfeld" w:date="2025-12-06T11:24:00Z" w16du:dateUtc="2025-12-06T10:24:00Z">
              <w:r w:rsidRPr="000E30DB" w:rsidDel="00F20E94">
                <w:rPr>
                  <w:sz w:val="13"/>
                  <w:lang w:val="en-US"/>
                </w:rPr>
                <w:delText xml:space="preserve"> </w:delText>
              </w:r>
            </w:del>
            <w:r w:rsidRPr="000E30DB">
              <w:rPr>
                <w:sz w:val="13"/>
                <w:lang w:val="en-US"/>
              </w:rPr>
              <w:t>KVAELVHFL as input. (A) Bar chart of peptides identified by FindTopes and MutaTopes in the human proteome, distributed according to their edit distance from the target. Two categories are shown: wild-type peptides and SNP-derived peptides. (B) Number of literature-known peptides from previous patents and studies identified by EpiTox-FindTopes; only one peptide was missed due to quality checks during data aggregation. (C) Position mismatch classification of predicted peptides according to the target binding profile. (D) Peptides classified by PrediTopes according to predicted HLA-A*02:01 binding affinity (NetMHCpan);</w:t>
            </w:r>
          </w:p>
        </w:tc>
      </w:tr>
    </w:tbl>
    <w:p w14:paraId="6F4C14A8" w14:textId="77777777" w:rsidR="00612B85" w:rsidRPr="000E30DB" w:rsidRDefault="00EB15EF">
      <w:pPr>
        <w:spacing w:after="271" w:line="271" w:lineRule="auto"/>
        <w:ind w:left="-5"/>
        <w:rPr>
          <w:lang w:val="en-US"/>
        </w:rPr>
      </w:pPr>
      <w:r w:rsidRPr="000E30DB">
        <w:rPr>
          <w:sz w:val="13"/>
          <w:lang w:val="en-US"/>
        </w:rPr>
        <w:t>approximately 50% of peptides exhibit moderate to high binding affinity.</w:t>
      </w:r>
    </w:p>
    <w:p w14:paraId="54C17235" w14:textId="14A47B80" w:rsidR="00612B85" w:rsidRPr="000E30DB" w:rsidRDefault="00EB15EF">
      <w:pPr>
        <w:spacing w:after="233"/>
        <w:ind w:left="-5"/>
        <w:rPr>
          <w:lang w:val="en-US"/>
        </w:rPr>
      </w:pPr>
      <w:r w:rsidRPr="000E30DB">
        <w:rPr>
          <w:lang w:val="en-US"/>
        </w:rPr>
        <w:t xml:space="preserve">the problem into five complementary modules: FindTopes, ViralTopes, MutaTopes, PrediTopes, and AnnoTopes, each tackling a specific computational challenge (Fig. </w:t>
      </w:r>
      <w:r w:rsidRPr="000E30DB">
        <w:rPr>
          <w:color w:val="0000FF"/>
          <w:lang w:val="en-US"/>
        </w:rPr>
        <w:t>1</w:t>
      </w:r>
      <w:r w:rsidRPr="000E30DB">
        <w:rPr>
          <w:lang w:val="en-US"/>
        </w:rPr>
        <w:t>, Methods</w:t>
      </w:r>
      <w:del w:id="24" w:author="Jörg Birkenfeld" w:date="2025-12-06T11:22:00Z" w16du:dateUtc="2025-12-06T10:22:00Z">
        <w:r w:rsidRPr="000E30DB" w:rsidDel="00F06D60">
          <w:rPr>
            <w:lang w:val="en-US"/>
          </w:rPr>
          <w:delText>.</w:delText>
        </w:r>
      </w:del>
      <w:ins w:id="25" w:author="Jörg Birkenfeld" w:date="2025-12-06T11:22:00Z" w16du:dateUtc="2025-12-06T10:22:00Z">
        <w:r w:rsidR="00F06D60">
          <w:rPr>
            <w:lang w:val="en-US"/>
          </w:rPr>
          <w:t xml:space="preserve"> </w:t>
        </w:r>
      </w:ins>
      <w:r w:rsidRPr="000E30DB">
        <w:rPr>
          <w:color w:val="0000FF"/>
          <w:lang w:val="en-US"/>
        </w:rPr>
        <w:t>3</w:t>
      </w:r>
      <w:r w:rsidRPr="000E30DB">
        <w:rPr>
          <w:lang w:val="en-US"/>
        </w:rPr>
        <w:t xml:space="preserve">). Together, these modules form an integrated workflow that progresses from broad off-target discovery to biological prioritization. To illustrate EpiTox in practice, we used the MAGE-A3 target peptide (KVAELVHFL) as a representative case study. This example demonstrates how the tool’s modular architecture enables systematic identification, classification, and prioritization of potential off-targets for an anti-MAGE-A3 TCRm. These results highlight the peptide’s cross-reactivity potential but do not imply general </w:t>
      </w:r>
      <w:r w:rsidRPr="000E30DB">
        <w:rPr>
          <w:lang w:val="en-US"/>
        </w:rPr>
        <w:t>performance across all targets. ViralTopes was not applied in this case study.</w:t>
      </w:r>
    </w:p>
    <w:p w14:paraId="1C473ACA" w14:textId="6888C7BC" w:rsidR="00612B85" w:rsidRPr="000E30DB" w:rsidRDefault="00EB15EF">
      <w:pPr>
        <w:spacing w:after="252"/>
        <w:ind w:left="-5"/>
        <w:rPr>
          <w:lang w:val="en-US"/>
        </w:rPr>
      </w:pPr>
      <w:r w:rsidRPr="0E057F9C">
        <w:rPr>
          <w:b/>
          <w:bCs/>
          <w:sz w:val="19"/>
          <w:szCs w:val="19"/>
          <w:lang w:val="en-US"/>
        </w:rPr>
        <w:t xml:space="preserve">FindTopes and MutaTopes: Sequence-based off-Target prediction. </w:t>
      </w:r>
      <w:r w:rsidRPr="0E057F9C">
        <w:rPr>
          <w:lang w:val="en-US"/>
        </w:rPr>
        <w:t xml:space="preserve">We first </w:t>
      </w:r>
      <w:del w:id="26" w:author="Jörg Birkenfeld" w:date="2025-12-06T11:16:00Z">
        <w:r w:rsidRPr="0E057F9C" w:rsidDel="00EB15EF">
          <w:rPr>
            <w:lang w:val="en-US"/>
          </w:rPr>
          <w:delText>estimated</w:delText>
        </w:r>
      </w:del>
      <w:ins w:id="27" w:author="Jörg Birkenfeld" w:date="2025-12-06T11:16:00Z">
        <w:r w:rsidR="003E6605" w:rsidRPr="0E057F9C">
          <w:rPr>
            <w:lang w:val="en-US"/>
          </w:rPr>
          <w:t xml:space="preserve">derived </w:t>
        </w:r>
      </w:ins>
      <w:ins w:id="28" w:author="Jörg Birkenfeld" w:date="2025-12-06T11:15:00Z">
        <w:r w:rsidR="00943E36" w:rsidRPr="0E057F9C">
          <w:rPr>
            <w:lang w:val="en-US"/>
          </w:rPr>
          <w:t>a</w:t>
        </w:r>
      </w:ins>
      <w:r w:rsidRPr="0E057F9C">
        <w:rPr>
          <w:lang w:val="en-US"/>
        </w:rPr>
        <w:t xml:space="preserve"> MAGE</w:t>
      </w:r>
      <w:ins w:id="29" w:author="Jörg Birkenfeld" w:date="2025-12-06T11:14:00Z">
        <w:r w:rsidR="002A1692" w:rsidRPr="0E057F9C">
          <w:rPr>
            <w:lang w:val="en-US"/>
          </w:rPr>
          <w:t>-</w:t>
        </w:r>
      </w:ins>
      <w:r w:rsidRPr="0E057F9C">
        <w:rPr>
          <w:lang w:val="en-US"/>
        </w:rPr>
        <w:t xml:space="preserve">A3 target positional template using the scores introduced in TPT. The analysis confirmed positions P2 and P9 as classical anchor positions, and P1 as a secondary anchor position (Supplementary Table 5, Supplementary Figure 2), consistent with the established HLA-A*02:01 binding motif. In contrast, positions P3 &amp; P5 were classified as permissive, </w:t>
      </w:r>
      <w:del w:id="30" w:author="Jörg Birkenfeld" w:date="2025-12-06T11:18:00Z">
        <w:r w:rsidRPr="0E057F9C" w:rsidDel="00EB15EF">
          <w:rPr>
            <w:lang w:val="en-US"/>
          </w:rPr>
          <w:delText xml:space="preserve">with </w:delText>
        </w:r>
      </w:del>
      <w:ins w:id="31" w:author="Jörg Birkenfeld" w:date="2025-12-06T11:18:00Z">
        <w:r w:rsidR="00A21682" w:rsidRPr="0E057F9C">
          <w:rPr>
            <w:lang w:val="en-US"/>
          </w:rPr>
          <w:t xml:space="preserve">tolerating </w:t>
        </w:r>
      </w:ins>
      <w:r w:rsidRPr="0E057F9C">
        <w:rPr>
          <w:lang w:val="en-US"/>
        </w:rPr>
        <w:t>60-70% of amino acids substitution</w:t>
      </w:r>
      <w:ins w:id="32" w:author="Jörg Birkenfeld" w:date="2025-12-06T11:18:00Z">
        <w:r w:rsidR="00A21682" w:rsidRPr="0E057F9C">
          <w:rPr>
            <w:lang w:val="en-US"/>
          </w:rPr>
          <w:t xml:space="preserve"> while </w:t>
        </w:r>
      </w:ins>
      <w:del w:id="33" w:author="Jörg Birkenfeld" w:date="2025-12-06T11:18:00Z">
        <w:r w:rsidRPr="0E057F9C" w:rsidDel="00EB15EF">
          <w:rPr>
            <w:lang w:val="en-US"/>
          </w:rPr>
          <w:delText xml:space="preserve"> and </w:delText>
        </w:r>
      </w:del>
      <w:r w:rsidRPr="0E057F9C">
        <w:rPr>
          <w:lang w:val="en-US"/>
        </w:rPr>
        <w:t>maintain</w:t>
      </w:r>
      <w:ins w:id="34" w:author="Jörg Birkenfeld" w:date="2025-12-06T11:18:00Z">
        <w:r w:rsidR="00A21682" w:rsidRPr="0E057F9C">
          <w:rPr>
            <w:lang w:val="en-US"/>
          </w:rPr>
          <w:t>ing</w:t>
        </w:r>
      </w:ins>
      <w:del w:id="35" w:author="Jörg Birkenfeld" w:date="2025-12-06T11:18:00Z">
        <w:r w:rsidRPr="0E057F9C" w:rsidDel="00EB15EF">
          <w:rPr>
            <w:lang w:val="en-US"/>
          </w:rPr>
          <w:delText>ed</w:delText>
        </w:r>
      </w:del>
      <w:r w:rsidRPr="0E057F9C">
        <w:rPr>
          <w:lang w:val="en-US"/>
        </w:rPr>
        <w:t xml:space="preserve"> </w:t>
      </w:r>
      <w:del w:id="36" w:author="Jörg Birkenfeld" w:date="2025-12-06T11:18:00Z">
        <w:r w:rsidRPr="0E057F9C" w:rsidDel="00EB15EF">
          <w:rPr>
            <w:lang w:val="en-US"/>
          </w:rPr>
          <w:delText xml:space="preserve">the </w:delText>
        </w:r>
      </w:del>
      <w:r w:rsidRPr="0E057F9C">
        <w:rPr>
          <w:lang w:val="en-US"/>
        </w:rPr>
        <w:t>binding affinity within 2-fold of wildtype. FindTopes identified 1454 putative sequence similar off-targets for MAGE</w:t>
      </w:r>
      <w:ins w:id="37" w:author="Guenter Roth" w:date="2025-12-07T12:07:00Z">
        <w:r w:rsidR="000153D2" w:rsidRPr="0E057F9C">
          <w:rPr>
            <w:lang w:val="en-US"/>
          </w:rPr>
          <w:t>-</w:t>
        </w:r>
      </w:ins>
      <w:r w:rsidRPr="0E057F9C">
        <w:rPr>
          <w:lang w:val="en-US"/>
        </w:rPr>
        <w:t xml:space="preserve">A3-KVAELVHFL, of which 1304 were wild-type sequences and 150 were SNPderived peptides (Fig. </w:t>
      </w:r>
      <w:r w:rsidRPr="0E057F9C">
        <w:rPr>
          <w:color w:val="0000FF"/>
          <w:lang w:val="en-US"/>
        </w:rPr>
        <w:t>2</w:t>
      </w:r>
      <w:r w:rsidRPr="0E057F9C">
        <w:rPr>
          <w:lang w:val="en-US"/>
        </w:rPr>
        <w:t xml:space="preserve">.A). SNP-derived peptides exhibited varying sequence divergence: one peptide </w:t>
      </w:r>
      <w:r w:rsidRPr="0E057F9C">
        <w:rPr>
          <w:lang w:val="en-US"/>
        </w:rPr>
        <w:lastRenderedPageBreak/>
        <w:t xml:space="preserve">contained two mismatches, seven contained three mismatches, and 142 contained four mismatches. Five SNP-derived peptides contained irregular symbols resulting from stop codon annotations at the protein level. </w:t>
      </w:r>
      <w:commentRangeStart w:id="38"/>
      <w:r w:rsidRPr="0E057F9C">
        <w:rPr>
          <w:lang w:val="en-US"/>
        </w:rPr>
        <w:t>18/19 peptides were previously disclosed in patents and studies</w:t>
      </w:r>
      <w:commentRangeEnd w:id="38"/>
      <w:r w:rsidRPr="0E057F9C">
        <w:rPr>
          <w:rStyle w:val="Kommentarzeichen"/>
          <w:sz w:val="20"/>
          <w:szCs w:val="24"/>
          <w:lang w:val="en-US"/>
        </w:rPr>
        <w:commentReference w:id="38"/>
      </w:r>
      <w:r w:rsidRPr="0E057F9C">
        <w:rPr>
          <w:lang w:val="en-US"/>
        </w:rPr>
        <w:t xml:space="preserve"> (Fig. </w:t>
      </w:r>
      <w:r w:rsidRPr="0E057F9C">
        <w:rPr>
          <w:color w:val="0000FF"/>
          <w:lang w:val="en-US"/>
        </w:rPr>
        <w:t>2</w:t>
      </w:r>
      <w:r w:rsidRPr="0E057F9C">
        <w:rPr>
          <w:lang w:val="en-US"/>
        </w:rPr>
        <w:t>.B, supplementary table 3). The missing off-target was MAGEA5-KVADLIHFL due to quality controls we applied during data aggregation (Methods:</w:t>
      </w:r>
      <w:r w:rsidRPr="0E057F9C">
        <w:rPr>
          <w:color w:val="0000FF"/>
          <w:lang w:val="en-US"/>
        </w:rPr>
        <w:t>1</w:t>
      </w:r>
      <w:r w:rsidRPr="0E057F9C">
        <w:rPr>
          <w:lang w:val="en-US"/>
        </w:rPr>
        <w:t xml:space="preserve">). According to the TPT analysis (Supplementary Table 5), around 19% of off-targets have sequence mismatches within the backbone positions only (Fig. </w:t>
      </w:r>
      <w:r w:rsidRPr="0E057F9C">
        <w:rPr>
          <w:color w:val="0000FF"/>
          <w:lang w:val="en-US"/>
        </w:rPr>
        <w:t>2</w:t>
      </w:r>
      <w:r w:rsidRPr="0E057F9C">
        <w:rPr>
          <w:lang w:val="en-US"/>
        </w:rPr>
        <w:t>.C). Almost 81% of the predicted off-targets have their sequence variation both in anchor and permissive positions. Only three peptides have mismatches exactly at the anchor positions, MAGEA12-KMAELVHFL with one mismatch at P2, EPS8L2-SAAELVHFL with two mismatches at P1 &amp; P2 and PPP2R1B-GIAELVHFS with three mismatches at all classified positions P1, P2 &amp; P9. SNP-derived peptides follow the overall mismatch classification pattern, with sequence alterations in both peptide backbone and anchor positions (n = 125, 83%) and a smaller proportion showing intact anchor positions (n = 25, 17%). Finally, several of the top peptides with the lowest Levenstein distance were, as expected, from the MAGE family (Supplementary Table 6) including MAGE-A9, a perfect match to the target sequence (Levenstein distance = 0).</w:t>
      </w:r>
    </w:p>
    <w:p w14:paraId="73A7218F" w14:textId="77777777" w:rsidR="00612B85" w:rsidRDefault="00EB15EF">
      <w:pPr>
        <w:ind w:left="-5" w:right="90"/>
      </w:pPr>
      <w:r w:rsidRPr="000E30DB">
        <w:rPr>
          <w:b/>
          <w:sz w:val="19"/>
          <w:lang w:val="en-US"/>
        </w:rPr>
        <w:t xml:space="preserve">PrediTopes: Peptide binding prediction and Evidence-based assessment. </w:t>
      </w:r>
      <w:r w:rsidRPr="000E30DB">
        <w:rPr>
          <w:lang w:val="en-US"/>
        </w:rPr>
        <w:t xml:space="preserve">Once off-target peptides are identified by the previous two modules, PrediTopes generates two types of characterization: (1) binding affinity predictions using NetMHCpan that serve as input feature for composite scoring in AnnoTopes, and (2) contextual evidence derived from a Bayesian model harnessing MHC database(s), which is used directly in downstream analysis. The contextaware Bayesian framework integrates multiple lines of evidence to generate confidence scores for peptide-HLA pairs. </w:t>
      </w:r>
      <w:r>
        <w:t>The framework addresses two key challenges: (1) maintain-</w:t>
      </w:r>
    </w:p>
    <w:tbl>
      <w:tblPr>
        <w:tblStyle w:val="TableGrid"/>
        <w:tblpPr w:vertAnchor="text" w:horzAnchor="margin"/>
        <w:tblOverlap w:val="never"/>
        <w:tblW w:w="10078" w:type="dxa"/>
        <w:tblInd w:w="0" w:type="dxa"/>
        <w:tblLook w:val="04A0" w:firstRow="1" w:lastRow="0" w:firstColumn="1" w:lastColumn="0" w:noHBand="0" w:noVBand="1"/>
      </w:tblPr>
      <w:tblGrid>
        <w:gridCol w:w="10078"/>
      </w:tblGrid>
      <w:tr w:rsidR="00612B85" w:rsidRPr="00925BA8" w14:paraId="43961F48" w14:textId="77777777">
        <w:trPr>
          <w:trHeight w:val="5159"/>
        </w:trPr>
        <w:tc>
          <w:tcPr>
            <w:tcW w:w="10076" w:type="dxa"/>
            <w:tcBorders>
              <w:top w:val="nil"/>
              <w:left w:val="nil"/>
              <w:bottom w:val="nil"/>
              <w:right w:val="nil"/>
            </w:tcBorders>
          </w:tcPr>
          <w:p w14:paraId="6DBF6468" w14:textId="77777777" w:rsidR="00612B85" w:rsidRPr="000E30DB" w:rsidRDefault="00EB15EF">
            <w:pPr>
              <w:tabs>
                <w:tab w:val="center" w:pos="2116"/>
                <w:tab w:val="right" w:pos="10078"/>
              </w:tabs>
              <w:spacing w:after="119" w:line="259" w:lineRule="auto"/>
              <w:ind w:left="0" w:firstLine="0"/>
              <w:jc w:val="left"/>
              <w:rPr>
                <w:lang w:val="en-US"/>
              </w:rPr>
            </w:pPr>
            <w:r w:rsidRPr="000E30DB">
              <w:rPr>
                <w:rFonts w:ascii="Arial" w:eastAsia="Arial" w:hAnsi="Arial" w:cs="Arial"/>
                <w:b/>
                <w:sz w:val="22"/>
                <w:lang w:val="en-US"/>
              </w:rPr>
              <w:t>A</w:t>
            </w:r>
            <w:r>
              <w:rPr>
                <w:noProof/>
              </w:rPr>
              <w:drawing>
                <wp:inline distT="0" distB="0" distL="0" distR="0" wp14:anchorId="29579709" wp14:editId="204A026C">
                  <wp:extent cx="6303264" cy="2566416"/>
                  <wp:effectExtent l="0" t="0" r="0" b="0"/>
                  <wp:docPr id="62629" name="Picture 62629"/>
                  <wp:cNvGraphicFramePr/>
                  <a:graphic xmlns:a="http://schemas.openxmlformats.org/drawingml/2006/main">
                    <a:graphicData uri="http://schemas.openxmlformats.org/drawingml/2006/picture">
                      <pic:pic xmlns:pic="http://schemas.openxmlformats.org/drawingml/2006/picture">
                        <pic:nvPicPr>
                          <pic:cNvPr id="62629" name="Picture 62629"/>
                          <pic:cNvPicPr/>
                        </pic:nvPicPr>
                        <pic:blipFill>
                          <a:blip r:embed="rId27"/>
                          <a:stretch>
                            <a:fillRect/>
                          </a:stretch>
                        </pic:blipFill>
                        <pic:spPr>
                          <a:xfrm>
                            <a:off x="0" y="0"/>
                            <a:ext cx="6303264" cy="2566416"/>
                          </a:xfrm>
                          <a:prstGeom prst="rect">
                            <a:avLst/>
                          </a:prstGeom>
                        </pic:spPr>
                      </pic:pic>
                    </a:graphicData>
                  </a:graphic>
                </wp:inline>
              </w:drawing>
            </w:r>
            <w:r w:rsidRPr="000E30DB">
              <w:rPr>
                <w:rFonts w:ascii="Arial" w:eastAsia="Arial" w:hAnsi="Arial" w:cs="Arial"/>
                <w:b/>
                <w:sz w:val="22"/>
                <w:lang w:val="en-US"/>
              </w:rPr>
              <w:tab/>
              <w:t>B</w:t>
            </w:r>
            <w:r w:rsidRPr="000E30DB">
              <w:rPr>
                <w:rFonts w:ascii="Arial" w:eastAsia="Arial" w:hAnsi="Arial" w:cs="Arial"/>
                <w:b/>
                <w:sz w:val="22"/>
                <w:lang w:val="en-US"/>
              </w:rPr>
              <w:tab/>
              <w:t>C</w:t>
            </w:r>
          </w:p>
          <w:p w14:paraId="627BD48D" w14:textId="77777777" w:rsidR="00612B85" w:rsidRPr="000E30DB" w:rsidRDefault="00EB15EF">
            <w:pPr>
              <w:spacing w:after="0" w:line="259" w:lineRule="auto"/>
              <w:ind w:left="0" w:right="2" w:firstLine="0"/>
              <w:rPr>
                <w:lang w:val="en-US"/>
              </w:rPr>
            </w:pPr>
            <w:r w:rsidRPr="000E30DB">
              <w:rPr>
                <w:b/>
                <w:sz w:val="13"/>
                <w:lang w:val="en-US"/>
              </w:rPr>
              <w:t xml:space="preserve">Fig. 3. Contextual evidence of MAGE-A3 off-targets derived by PrediTopes Bayesian framework: </w:t>
            </w:r>
            <w:r w:rsidRPr="000E30DB">
              <w:rPr>
                <w:sz w:val="13"/>
                <w:lang w:val="en-US"/>
              </w:rPr>
              <w:t>(A) peptides with available experimental data according to PEPREP (in-house data base for pHLAs) and IEDB. Accordingly, 80% (1168 of 1454) of the predicted peptides have no previous record, indicating their potential for being novel off-targets. B) Comparison of mean and median data coverage across 259 unique protein-peptide pairs (2,198 total observations). C) peptides classification according to experimental evidence: four evidence tiers produced by the Bayesian framework, posterior probability shows appropriate separation.</w:t>
            </w:r>
          </w:p>
        </w:tc>
      </w:tr>
    </w:tbl>
    <w:p w14:paraId="713AE2DF" w14:textId="698AA37A" w:rsidR="00612B85" w:rsidRPr="000E30DB" w:rsidRDefault="00EB15EF">
      <w:pPr>
        <w:spacing w:after="162"/>
        <w:ind w:left="100"/>
        <w:rPr>
          <w:lang w:val="en-US"/>
        </w:rPr>
      </w:pPr>
      <w:r w:rsidRPr="000E30DB">
        <w:rPr>
          <w:lang w:val="en-US"/>
        </w:rPr>
        <w:t xml:space="preserve">ing protein-specific evidence tracking to prevent inappropriate validation transfer across homologs, and (2) integration of experimental validation status with computational predictions in a probabilistically sound </w:t>
      </w:r>
      <w:commentRangeStart w:id="39"/>
      <w:r w:rsidRPr="000E30DB">
        <w:rPr>
          <w:lang w:val="en-US"/>
        </w:rPr>
        <w:t>manner (Methods</w:t>
      </w:r>
      <w:del w:id="40" w:author="Jörg Birkenfeld" w:date="2025-12-06T11:23:00Z" w16du:dateUtc="2025-12-06T10:23:00Z">
        <w:r w:rsidRPr="000E30DB" w:rsidDel="00BD549A">
          <w:rPr>
            <w:lang w:val="en-US"/>
          </w:rPr>
          <w:delText>:</w:delText>
        </w:r>
      </w:del>
      <w:ins w:id="41" w:author="Jörg Birkenfeld" w:date="2025-12-06T11:22:00Z" w16du:dateUtc="2025-12-06T10:22:00Z">
        <w:r w:rsidR="00C4168D">
          <w:rPr>
            <w:lang w:val="en-US"/>
          </w:rPr>
          <w:t xml:space="preserve"> </w:t>
        </w:r>
      </w:ins>
      <w:r w:rsidRPr="000E30DB">
        <w:rPr>
          <w:color w:val="0000FF"/>
          <w:lang w:val="en-US"/>
        </w:rPr>
        <w:t>3.3</w:t>
      </w:r>
      <w:r w:rsidRPr="000E30DB">
        <w:rPr>
          <w:lang w:val="en-US"/>
        </w:rPr>
        <w:t>).</w:t>
      </w:r>
    </w:p>
    <w:p w14:paraId="7B1E7D6B" w14:textId="77777777" w:rsidR="00612B85" w:rsidRPr="000E30DB" w:rsidRDefault="00EB15EF">
      <w:pPr>
        <w:spacing w:after="160"/>
        <w:ind w:left="100"/>
        <w:rPr>
          <w:lang w:val="en-US"/>
        </w:rPr>
      </w:pPr>
      <w:r w:rsidRPr="000E30DB">
        <w:rPr>
          <w:b/>
          <w:i/>
          <w:sz w:val="17"/>
          <w:lang w:val="en-US"/>
        </w:rPr>
        <w:t xml:space="preserve">Binding affinity prediction for MAGE-A3 off-targets and HLA-A*02:01. </w:t>
      </w:r>
      <w:commentRangeEnd w:id="39"/>
      <w:r w:rsidR="00190367" w:rsidRPr="000E30DB">
        <w:rPr>
          <w:rStyle w:val="Kommentarzeichen"/>
          <w:sz w:val="20"/>
          <w:szCs w:val="24"/>
          <w:lang w:val="en-US"/>
        </w:rPr>
        <w:commentReference w:id="39"/>
      </w:r>
      <w:r w:rsidRPr="000E30DB">
        <w:rPr>
          <w:lang w:val="en-US"/>
        </w:rPr>
        <w:t xml:space="preserve">For each peptide identified by the two previous modules (FindTopes and MutaTopes), HLA-allele binding affinities and presentation were predicted with NetMHCpan (Fig. </w:t>
      </w:r>
      <w:r w:rsidRPr="000E30DB">
        <w:rPr>
          <w:color w:val="0000FF"/>
          <w:lang w:val="en-US"/>
        </w:rPr>
        <w:t>2</w:t>
      </w:r>
      <w:r w:rsidRPr="000E30DB">
        <w:rPr>
          <w:lang w:val="en-US"/>
        </w:rPr>
        <w:t>.D). Accordingly, 277 peptides were strong binders (mean KD = 28.3 nM), 444 medium binders (mean KD = 179 nM), low binders (mean KD = 1999 nM), and 373 random binders (mean KD = 14960 nM). The predicted affinity exposed the largest variation in peptides with mismatches at both anchor positions and backbone (Supplementary Figure 3). Moreover, the three peptides with mismatches at anchor positions showed different binding: While MAGEA12KMAELVHFL and EPS8L2-SAAELVHFL both have high predicted affinity (KD = 10.8, 29.5 nM respectively) showing a similar level to those who have intact anchor positions; PPP2R1B-GIAELVHFS was predicted to have moderate affinity (KD = 1313.3nM).</w:t>
      </w:r>
    </w:p>
    <w:p w14:paraId="5BBE6E2D" w14:textId="77777777" w:rsidR="00612B85" w:rsidRPr="000E30DB" w:rsidRDefault="00EB15EF">
      <w:pPr>
        <w:spacing w:after="573"/>
        <w:ind w:left="100"/>
        <w:rPr>
          <w:lang w:val="en-US"/>
        </w:rPr>
      </w:pPr>
      <w:commentRangeStart w:id="42"/>
      <w:r w:rsidRPr="000E30DB">
        <w:rPr>
          <w:b/>
          <w:i/>
          <w:sz w:val="17"/>
          <w:lang w:val="en-US"/>
        </w:rPr>
        <w:t xml:space="preserve">Evidence-based assessment of MAGE-A3 predicted off-targets using PrediTopes. </w:t>
      </w:r>
      <w:r w:rsidRPr="000E30DB">
        <w:rPr>
          <w:lang w:val="en-US"/>
        </w:rPr>
        <w:t xml:space="preserve">A total of 286 peptides, representing 259 distinct peptide–protein pairs, were found in the MHC databases (IEDB and PEPREP) (Fig. </w:t>
      </w:r>
      <w:r w:rsidRPr="000E30DB">
        <w:rPr>
          <w:color w:val="0000FF"/>
          <w:lang w:val="en-US"/>
        </w:rPr>
        <w:t>3</w:t>
      </w:r>
      <w:r w:rsidRPr="000E30DB">
        <w:rPr>
          <w:lang w:val="en-US"/>
        </w:rPr>
        <w:t xml:space="preserve">A), upon inspection, peptide-level coverage distributions were right-skewed across all dimensions (Fig. </w:t>
      </w:r>
      <w:r w:rsidRPr="000E30DB">
        <w:rPr>
          <w:color w:val="0000FF"/>
          <w:lang w:val="en-US"/>
        </w:rPr>
        <w:t>3</w:t>
      </w:r>
      <w:r w:rsidRPr="000E30DB">
        <w:rPr>
          <w:lang w:val="en-US"/>
        </w:rPr>
        <w:t xml:space="preserve">.B). Mean values </w:t>
      </w:r>
      <w:commentRangeEnd w:id="42"/>
      <w:r w:rsidR="002D158F" w:rsidRPr="000E30DB">
        <w:rPr>
          <w:rStyle w:val="Kommentarzeichen"/>
          <w:sz w:val="20"/>
          <w:szCs w:val="24"/>
          <w:lang w:val="en-US"/>
        </w:rPr>
        <w:commentReference w:id="42"/>
      </w:r>
      <w:r w:rsidRPr="000E30DB">
        <w:rPr>
          <w:lang w:val="en-US"/>
        </w:rPr>
        <w:t xml:space="preserve">consistently exceeded </w:t>
      </w:r>
      <w:r w:rsidRPr="000E30DB">
        <w:rPr>
          <w:lang w:val="en-US"/>
        </w:rPr>
        <w:lastRenderedPageBreak/>
        <w:t xml:space="preserve">medians: observations (8.49 vs. 3.0, 182.9%), diseases (2.57 vs. 1.0, 156.8%), and studies (4.22 vs. 2.0, 111.2%). This pattern indicates that while a minority of peptides are extensively characterized, the typical peptide exhibits limited coverage, appearing in a single disease, tested with two HLA alleles, and examined in two studies. PrediTopes assigned evidence-based risk scores through Bayesian integration of experimental MHC data (Methods </w:t>
      </w:r>
      <w:r w:rsidRPr="000E30DB">
        <w:rPr>
          <w:color w:val="0000FF"/>
          <w:lang w:val="en-US"/>
        </w:rPr>
        <w:t>3.3</w:t>
      </w:r>
      <w:r w:rsidRPr="000E30DB">
        <w:rPr>
          <w:lang w:val="en-US"/>
        </w:rPr>
        <w:t xml:space="preserve">). Of the 1454 candidates, 159 peptides (11%) were classified as high evidence (mean posterior probability = 99.7%, SD = 0.19), 99 (7%) peptides as moderate evidence (mean = 64.3%), 1 as low evidence (31.0%), and 1195 peptides (82%) as very low evidence (mean = 23.1%) (Fig. </w:t>
      </w:r>
      <w:r w:rsidRPr="000E30DB">
        <w:rPr>
          <w:color w:val="0000FF"/>
          <w:lang w:val="en-US"/>
        </w:rPr>
        <w:t>3</w:t>
      </w:r>
      <w:r w:rsidRPr="000E30DB">
        <w:rPr>
          <w:lang w:val="en-US"/>
        </w:rPr>
        <w:t>.C). The discrete tier structure reflects the categorical nature of available database evidence. Peptides with identical evidence profiles yield identical posterior probabilities (e.g., 99 peptides at 64.3%, all supported by predicted + intermediate binding and Class I data). Because the evidence is uneven across candidates, these scores are best interpreted as relative, evidence-based rankings for prioritization rather than as calibrated probabilities of immunogenicity. Notably, all SNP-derived peptides fell into the very low evidence tier, illustrating that limited experimental data translates directly into lower posterior rankings.</w:t>
      </w:r>
    </w:p>
    <w:p w14:paraId="33959B60" w14:textId="791D55FE" w:rsidR="00612B85" w:rsidRPr="000E30DB" w:rsidRDefault="00EB15EF">
      <w:pPr>
        <w:ind w:left="-5"/>
        <w:rPr>
          <w:lang w:val="en-US"/>
        </w:rPr>
      </w:pPr>
      <w:r w:rsidRPr="000E30DB">
        <w:rPr>
          <w:b/>
          <w:sz w:val="17"/>
          <w:lang w:val="en-US"/>
        </w:rPr>
        <w:t xml:space="preserve">Sequence-based evidence aggregation and protein context provided by PrediTopes are critical for accurate peptide off-target assessment </w:t>
      </w:r>
      <w:r w:rsidRPr="000E30DB">
        <w:rPr>
          <w:lang w:val="en-US"/>
        </w:rPr>
        <w:t xml:space="preserve">We examined 94 peptide sequences appearing in multiple proteins within our dataset to assess whether sequence-identical peptides exhibit protein-contextdependent experimental validation. Most sequence-identical peptides (84/94, 89%) lacked experimental validation for any protein source. Among the 10 peptides with available data, four (40%) exhibited differing confidence classifications depending on the associated protein (Supplementary Table 7). KVDEAVAVL received </w:t>
      </w:r>
      <w:del w:id="43" w:author="Jörg Birkenfeld" w:date="2025-12-06T11:29:00Z" w16du:dateUtc="2025-12-06T10:29:00Z">
        <w:r w:rsidRPr="000E30DB" w:rsidDel="00701CFA">
          <w:rPr>
            <w:lang w:val="en-US"/>
          </w:rPr>
          <w:delText xml:space="preserve">High </w:delText>
        </w:r>
      </w:del>
      <w:ins w:id="44" w:author="Jörg Birkenfeld" w:date="2025-12-06T11:29:00Z" w16du:dateUtc="2025-12-06T10:29:00Z">
        <w:r w:rsidR="00701CFA">
          <w:rPr>
            <w:lang w:val="en-US"/>
          </w:rPr>
          <w:t>h</w:t>
        </w:r>
        <w:r w:rsidR="00701CFA" w:rsidRPr="000E30DB">
          <w:rPr>
            <w:lang w:val="en-US"/>
          </w:rPr>
          <w:t xml:space="preserve">igh </w:t>
        </w:r>
      </w:ins>
      <w:r w:rsidRPr="000E30DB">
        <w:rPr>
          <w:lang w:val="en-US"/>
        </w:rPr>
        <w:t xml:space="preserve">evidence classification for PABP1/PABP4 but </w:t>
      </w:r>
      <w:del w:id="45" w:author="Jörg Birkenfeld" w:date="2025-12-06T11:29:00Z" w16du:dateUtc="2025-12-06T10:29:00Z">
        <w:r w:rsidRPr="000E30DB" w:rsidDel="00701CFA">
          <w:rPr>
            <w:lang w:val="en-US"/>
          </w:rPr>
          <w:delText xml:space="preserve">Very </w:delText>
        </w:r>
      </w:del>
      <w:ins w:id="46" w:author="Jörg Birkenfeld" w:date="2025-12-06T11:29:00Z" w16du:dateUtc="2025-12-06T10:29:00Z">
        <w:r w:rsidR="00701CFA">
          <w:rPr>
            <w:lang w:val="en-US"/>
          </w:rPr>
          <w:t>v</w:t>
        </w:r>
        <w:r w:rsidR="00701CFA" w:rsidRPr="000E30DB">
          <w:rPr>
            <w:lang w:val="en-US"/>
          </w:rPr>
          <w:t xml:space="preserve">ery </w:t>
        </w:r>
      </w:ins>
      <w:del w:id="47" w:author="Jörg Birkenfeld" w:date="2025-12-06T11:29:00Z" w16du:dateUtc="2025-12-06T10:29:00Z">
        <w:r w:rsidRPr="000E30DB" w:rsidDel="00701CFA">
          <w:rPr>
            <w:lang w:val="en-US"/>
          </w:rPr>
          <w:delText xml:space="preserve">Low </w:delText>
        </w:r>
      </w:del>
      <w:ins w:id="48" w:author="Jörg Birkenfeld" w:date="2025-12-06T11:29:00Z" w16du:dateUtc="2025-12-06T10:29:00Z">
        <w:r w:rsidR="00701CFA">
          <w:rPr>
            <w:lang w:val="en-US"/>
          </w:rPr>
          <w:t>l</w:t>
        </w:r>
        <w:r w:rsidR="00701CFA" w:rsidRPr="000E30DB">
          <w:rPr>
            <w:lang w:val="en-US"/>
          </w:rPr>
          <w:t xml:space="preserve">ow </w:t>
        </w:r>
      </w:ins>
      <w:r w:rsidRPr="000E30DB">
        <w:rPr>
          <w:lang w:val="en-US"/>
        </w:rPr>
        <w:t xml:space="preserve">for PABP3. AVHELGHAL showed </w:t>
      </w:r>
      <w:del w:id="49" w:author="Jörg Birkenfeld" w:date="2025-12-06T11:29:00Z" w16du:dateUtc="2025-12-06T10:29:00Z">
        <w:r w:rsidRPr="000E30DB" w:rsidDel="00701CFA">
          <w:rPr>
            <w:lang w:val="en-US"/>
          </w:rPr>
          <w:delText xml:space="preserve">Medium </w:delText>
        </w:r>
      </w:del>
      <w:ins w:id="50" w:author="Jörg Birkenfeld" w:date="2025-12-06T11:29:00Z" w16du:dateUtc="2025-12-06T10:29:00Z">
        <w:r w:rsidR="00701CFA">
          <w:rPr>
            <w:lang w:val="en-US"/>
          </w:rPr>
          <w:t>m</w:t>
        </w:r>
        <w:r w:rsidR="00701CFA" w:rsidRPr="000E30DB">
          <w:rPr>
            <w:lang w:val="en-US"/>
          </w:rPr>
          <w:t xml:space="preserve">edium </w:t>
        </w:r>
      </w:ins>
      <w:r w:rsidRPr="000E30DB">
        <w:rPr>
          <w:lang w:val="en-US"/>
        </w:rPr>
        <w:t xml:space="preserve">evidence for MMP14 but </w:t>
      </w:r>
      <w:del w:id="51" w:author="Jörg Birkenfeld" w:date="2025-12-06T11:29:00Z" w16du:dateUtc="2025-12-06T10:29:00Z">
        <w:r w:rsidRPr="000E30DB" w:rsidDel="00701CFA">
          <w:rPr>
            <w:lang w:val="en-US"/>
          </w:rPr>
          <w:delText xml:space="preserve">Very </w:delText>
        </w:r>
      </w:del>
      <w:ins w:id="52" w:author="Jörg Birkenfeld" w:date="2025-12-06T11:29:00Z" w16du:dateUtc="2025-12-06T10:29:00Z">
        <w:r w:rsidR="00701CFA">
          <w:rPr>
            <w:lang w:val="en-US"/>
          </w:rPr>
          <w:t>v</w:t>
        </w:r>
        <w:r w:rsidR="00701CFA" w:rsidRPr="000E30DB">
          <w:rPr>
            <w:lang w:val="en-US"/>
          </w:rPr>
          <w:t xml:space="preserve">ery </w:t>
        </w:r>
      </w:ins>
      <w:del w:id="53" w:author="Jörg Birkenfeld" w:date="2025-12-06T11:29:00Z" w16du:dateUtc="2025-12-06T10:29:00Z">
        <w:r w:rsidRPr="000E30DB" w:rsidDel="00977D2E">
          <w:rPr>
            <w:lang w:val="en-US"/>
          </w:rPr>
          <w:delText xml:space="preserve">Low </w:delText>
        </w:r>
      </w:del>
      <w:ins w:id="54" w:author="Jörg Birkenfeld" w:date="2025-12-06T11:29:00Z" w16du:dateUtc="2025-12-06T10:29:00Z">
        <w:r w:rsidR="00977D2E">
          <w:rPr>
            <w:lang w:val="en-US"/>
          </w:rPr>
          <w:t>l</w:t>
        </w:r>
        <w:r w:rsidR="00977D2E" w:rsidRPr="000E30DB">
          <w:rPr>
            <w:lang w:val="en-US"/>
          </w:rPr>
          <w:t xml:space="preserve">ow </w:t>
        </w:r>
      </w:ins>
      <w:r w:rsidRPr="000E30DB">
        <w:rPr>
          <w:lang w:val="en-US"/>
        </w:rPr>
        <w:t>for MMP15/16/24. These results demonstrate that experimental validation is protein-context specific and non-transferable across peptide homologs.</w:t>
      </w:r>
    </w:p>
    <w:tbl>
      <w:tblPr>
        <w:tblStyle w:val="TableGrid"/>
        <w:tblpPr w:vertAnchor="text" w:horzAnchor="margin"/>
        <w:tblOverlap w:val="never"/>
        <w:tblW w:w="10076" w:type="dxa"/>
        <w:tblInd w:w="0" w:type="dxa"/>
        <w:tblLook w:val="04A0" w:firstRow="1" w:lastRow="0" w:firstColumn="1" w:lastColumn="0" w:noHBand="0" w:noVBand="1"/>
      </w:tblPr>
      <w:tblGrid>
        <w:gridCol w:w="10076"/>
      </w:tblGrid>
      <w:tr w:rsidR="00612B85" w:rsidRPr="00925BA8" w14:paraId="0E29D6FB" w14:textId="77777777">
        <w:trPr>
          <w:trHeight w:val="5771"/>
        </w:trPr>
        <w:tc>
          <w:tcPr>
            <w:tcW w:w="10076" w:type="dxa"/>
            <w:tcBorders>
              <w:top w:val="nil"/>
              <w:left w:val="nil"/>
              <w:bottom w:val="nil"/>
              <w:right w:val="nil"/>
            </w:tcBorders>
            <w:vAlign w:val="bottom"/>
          </w:tcPr>
          <w:p w14:paraId="0D76825A" w14:textId="77777777" w:rsidR="00612B85" w:rsidRDefault="00EB15EF">
            <w:pPr>
              <w:spacing w:after="10" w:line="259" w:lineRule="auto"/>
              <w:ind w:left="0" w:firstLine="0"/>
              <w:jc w:val="left"/>
            </w:pPr>
            <w:r>
              <w:rPr>
                <w:noProof/>
                <w:sz w:val="22"/>
              </w:rPr>
              <mc:AlternateContent>
                <mc:Choice Requires="wpg">
                  <w:drawing>
                    <wp:inline distT="0" distB="0" distL="0" distR="0" wp14:anchorId="524BAE05" wp14:editId="3C5FC5EA">
                      <wp:extent cx="6320975" cy="1889106"/>
                      <wp:effectExtent l="0" t="0" r="0" b="0"/>
                      <wp:docPr id="58719" name="Group 58719"/>
                      <wp:cNvGraphicFramePr/>
                      <a:graphic xmlns:a="http://schemas.openxmlformats.org/drawingml/2006/main">
                        <a:graphicData uri="http://schemas.microsoft.com/office/word/2010/wordprocessingGroup">
                          <wpg:wgp>
                            <wpg:cNvGrpSpPr/>
                            <wpg:grpSpPr>
                              <a:xfrm>
                                <a:off x="0" y="0"/>
                                <a:ext cx="6320975" cy="1889106"/>
                                <a:chOff x="0" y="0"/>
                                <a:chExt cx="6320975" cy="1889106"/>
                              </a:xfrm>
                            </wpg:grpSpPr>
                            <wps:wsp>
                              <wps:cNvPr id="2158" name="Shape 2158"/>
                              <wps:cNvSpPr/>
                              <wps:spPr>
                                <a:xfrm>
                                  <a:off x="394129" y="1389045"/>
                                  <a:ext cx="1332206" cy="0"/>
                                </a:xfrm>
                                <a:custGeom>
                                  <a:avLst/>
                                  <a:gdLst/>
                                  <a:ahLst/>
                                  <a:cxnLst/>
                                  <a:rect l="0" t="0" r="0" b="0"/>
                                  <a:pathLst>
                                    <a:path w="1332206">
                                      <a:moveTo>
                                        <a:pt x="0" y="0"/>
                                      </a:moveTo>
                                      <a:lnTo>
                                        <a:pt x="1332206" y="0"/>
                                      </a:lnTo>
                                    </a:path>
                                  </a:pathLst>
                                </a:custGeom>
                                <a:ln w="14362" cap="flat">
                                  <a:miter lim="100000"/>
                                </a:ln>
                              </wps:spPr>
                              <wps:style>
                                <a:lnRef idx="1">
                                  <a:srgbClr val="DDDDDD"/>
                                </a:lnRef>
                                <a:fillRef idx="0">
                                  <a:srgbClr val="000000">
                                    <a:alpha val="0"/>
                                  </a:srgbClr>
                                </a:fillRef>
                                <a:effectRef idx="0">
                                  <a:scrgbClr r="0" g="0" b="0"/>
                                </a:effectRef>
                                <a:fontRef idx="none"/>
                              </wps:style>
                              <wps:bodyPr/>
                            </wps:wsp>
                            <wps:wsp>
                              <wps:cNvPr id="2159" name="Shape 2159"/>
                              <wps:cNvSpPr/>
                              <wps:spPr>
                                <a:xfrm>
                                  <a:off x="394129" y="624231"/>
                                  <a:ext cx="1332206" cy="0"/>
                                </a:xfrm>
                                <a:custGeom>
                                  <a:avLst/>
                                  <a:gdLst/>
                                  <a:ahLst/>
                                  <a:cxnLst/>
                                  <a:rect l="0" t="0" r="0" b="0"/>
                                  <a:pathLst>
                                    <a:path w="1332206">
                                      <a:moveTo>
                                        <a:pt x="0" y="0"/>
                                      </a:moveTo>
                                      <a:lnTo>
                                        <a:pt x="1332206" y="0"/>
                                      </a:lnTo>
                                    </a:path>
                                  </a:pathLst>
                                </a:custGeom>
                                <a:ln w="14362" cap="flat">
                                  <a:miter lim="100000"/>
                                </a:ln>
                              </wps:spPr>
                              <wps:style>
                                <a:lnRef idx="1">
                                  <a:srgbClr val="DDDDDD"/>
                                </a:lnRef>
                                <a:fillRef idx="0">
                                  <a:srgbClr val="000000">
                                    <a:alpha val="0"/>
                                  </a:srgbClr>
                                </a:fillRef>
                                <a:effectRef idx="0">
                                  <a:scrgbClr r="0" g="0" b="0"/>
                                </a:effectRef>
                                <a:fontRef idx="none"/>
                              </wps:style>
                              <wps:bodyPr/>
                            </wps:wsp>
                            <wps:wsp>
                              <wps:cNvPr id="2160" name="Shape 2160"/>
                              <wps:cNvSpPr/>
                              <wps:spPr>
                                <a:xfrm>
                                  <a:off x="394129" y="241817"/>
                                  <a:ext cx="1332206" cy="0"/>
                                </a:xfrm>
                                <a:custGeom>
                                  <a:avLst/>
                                  <a:gdLst/>
                                  <a:ahLst/>
                                  <a:cxnLst/>
                                  <a:rect l="0" t="0" r="0" b="0"/>
                                  <a:pathLst>
                                    <a:path w="1332206">
                                      <a:moveTo>
                                        <a:pt x="0" y="0"/>
                                      </a:moveTo>
                                      <a:lnTo>
                                        <a:pt x="1332206" y="0"/>
                                      </a:lnTo>
                                    </a:path>
                                  </a:pathLst>
                                </a:custGeom>
                                <a:ln w="14362" cap="flat">
                                  <a:miter lim="100000"/>
                                </a:ln>
                              </wps:spPr>
                              <wps:style>
                                <a:lnRef idx="1">
                                  <a:srgbClr val="DDDDDD"/>
                                </a:lnRef>
                                <a:fillRef idx="0">
                                  <a:srgbClr val="000000">
                                    <a:alpha val="0"/>
                                  </a:srgbClr>
                                </a:fillRef>
                                <a:effectRef idx="0">
                                  <a:scrgbClr r="0" g="0" b="0"/>
                                </a:effectRef>
                                <a:fontRef idx="none"/>
                              </wps:style>
                              <wps:bodyPr/>
                            </wps:wsp>
                            <wps:wsp>
                              <wps:cNvPr id="2161" name="Shape 2161"/>
                              <wps:cNvSpPr/>
                              <wps:spPr>
                                <a:xfrm>
                                  <a:off x="733716" y="241817"/>
                                  <a:ext cx="0" cy="1529642"/>
                                </a:xfrm>
                                <a:custGeom>
                                  <a:avLst/>
                                  <a:gdLst/>
                                  <a:ahLst/>
                                  <a:cxnLst/>
                                  <a:rect l="0" t="0" r="0" b="0"/>
                                  <a:pathLst>
                                    <a:path h="1529642">
                                      <a:moveTo>
                                        <a:pt x="0" y="1529642"/>
                                      </a:moveTo>
                                      <a:lnTo>
                                        <a:pt x="0" y="0"/>
                                      </a:lnTo>
                                    </a:path>
                                  </a:pathLst>
                                </a:custGeom>
                                <a:ln w="14362" cap="flat">
                                  <a:miter lim="100000"/>
                                </a:ln>
                              </wps:spPr>
                              <wps:style>
                                <a:lnRef idx="1">
                                  <a:srgbClr val="DDDDDD"/>
                                </a:lnRef>
                                <a:fillRef idx="0">
                                  <a:srgbClr val="000000">
                                    <a:alpha val="0"/>
                                  </a:srgbClr>
                                </a:fillRef>
                                <a:effectRef idx="0">
                                  <a:scrgbClr r="0" g="0" b="0"/>
                                </a:effectRef>
                                <a:fontRef idx="none"/>
                              </wps:style>
                              <wps:bodyPr/>
                            </wps:wsp>
                            <wps:wsp>
                              <wps:cNvPr id="2162" name="Shape 2162"/>
                              <wps:cNvSpPr/>
                              <wps:spPr>
                                <a:xfrm>
                                  <a:off x="1060255" y="241817"/>
                                  <a:ext cx="0" cy="1529642"/>
                                </a:xfrm>
                                <a:custGeom>
                                  <a:avLst/>
                                  <a:gdLst/>
                                  <a:ahLst/>
                                  <a:cxnLst/>
                                  <a:rect l="0" t="0" r="0" b="0"/>
                                  <a:pathLst>
                                    <a:path h="1529642">
                                      <a:moveTo>
                                        <a:pt x="0" y="1529642"/>
                                      </a:moveTo>
                                      <a:lnTo>
                                        <a:pt x="0" y="0"/>
                                      </a:lnTo>
                                    </a:path>
                                  </a:pathLst>
                                </a:custGeom>
                                <a:ln w="14362" cap="flat">
                                  <a:miter lim="100000"/>
                                </a:ln>
                              </wps:spPr>
                              <wps:style>
                                <a:lnRef idx="1">
                                  <a:srgbClr val="DDDDDD"/>
                                </a:lnRef>
                                <a:fillRef idx="0">
                                  <a:srgbClr val="000000">
                                    <a:alpha val="0"/>
                                  </a:srgbClr>
                                </a:fillRef>
                                <a:effectRef idx="0">
                                  <a:scrgbClr r="0" g="0" b="0"/>
                                </a:effectRef>
                                <a:fontRef idx="none"/>
                              </wps:style>
                              <wps:bodyPr/>
                            </wps:wsp>
                            <wps:wsp>
                              <wps:cNvPr id="2163" name="Shape 2163"/>
                              <wps:cNvSpPr/>
                              <wps:spPr>
                                <a:xfrm>
                                  <a:off x="1386751" y="241817"/>
                                  <a:ext cx="0" cy="1529642"/>
                                </a:xfrm>
                                <a:custGeom>
                                  <a:avLst/>
                                  <a:gdLst/>
                                  <a:ahLst/>
                                  <a:cxnLst/>
                                  <a:rect l="0" t="0" r="0" b="0"/>
                                  <a:pathLst>
                                    <a:path h="1529642">
                                      <a:moveTo>
                                        <a:pt x="0" y="1529642"/>
                                      </a:moveTo>
                                      <a:lnTo>
                                        <a:pt x="0" y="0"/>
                                      </a:lnTo>
                                    </a:path>
                                  </a:pathLst>
                                </a:custGeom>
                                <a:ln w="14362" cap="flat">
                                  <a:miter lim="100000"/>
                                </a:ln>
                              </wps:spPr>
                              <wps:style>
                                <a:lnRef idx="1">
                                  <a:srgbClr val="DDDDDD"/>
                                </a:lnRef>
                                <a:fillRef idx="0">
                                  <a:srgbClr val="000000">
                                    <a:alpha val="0"/>
                                  </a:srgbClr>
                                </a:fillRef>
                                <a:effectRef idx="0">
                                  <a:scrgbClr r="0" g="0" b="0"/>
                                </a:effectRef>
                                <a:fontRef idx="none"/>
                              </wps:style>
                              <wps:bodyPr/>
                            </wps:wsp>
                            <wps:wsp>
                              <wps:cNvPr id="2164" name="Shape 2164"/>
                              <wps:cNvSpPr/>
                              <wps:spPr>
                                <a:xfrm>
                                  <a:off x="1713294" y="241817"/>
                                  <a:ext cx="0" cy="1529642"/>
                                </a:xfrm>
                                <a:custGeom>
                                  <a:avLst/>
                                  <a:gdLst/>
                                  <a:ahLst/>
                                  <a:cxnLst/>
                                  <a:rect l="0" t="0" r="0" b="0"/>
                                  <a:pathLst>
                                    <a:path h="1529642">
                                      <a:moveTo>
                                        <a:pt x="0" y="1529642"/>
                                      </a:moveTo>
                                      <a:lnTo>
                                        <a:pt x="0" y="0"/>
                                      </a:lnTo>
                                    </a:path>
                                  </a:pathLst>
                                </a:custGeom>
                                <a:ln w="14362" cap="flat">
                                  <a:miter lim="100000"/>
                                </a:ln>
                              </wps:spPr>
                              <wps:style>
                                <a:lnRef idx="1">
                                  <a:srgbClr val="DDDDDD"/>
                                </a:lnRef>
                                <a:fillRef idx="0">
                                  <a:srgbClr val="000000">
                                    <a:alpha val="0"/>
                                  </a:srgbClr>
                                </a:fillRef>
                                <a:effectRef idx="0">
                                  <a:scrgbClr r="0" g="0" b="0"/>
                                </a:effectRef>
                                <a:fontRef idx="none"/>
                              </wps:style>
                              <wps:bodyPr/>
                            </wps:wsp>
                            <wps:wsp>
                              <wps:cNvPr id="2165" name="Shape 2165"/>
                              <wps:cNvSpPr/>
                              <wps:spPr>
                                <a:xfrm>
                                  <a:off x="394129" y="1006645"/>
                                  <a:ext cx="1332206" cy="0"/>
                                </a:xfrm>
                                <a:custGeom>
                                  <a:avLst/>
                                  <a:gdLst/>
                                  <a:ahLst/>
                                  <a:cxnLst/>
                                  <a:rect l="0" t="0" r="0" b="0"/>
                                  <a:pathLst>
                                    <a:path w="1332206">
                                      <a:moveTo>
                                        <a:pt x="0" y="0"/>
                                      </a:moveTo>
                                      <a:lnTo>
                                        <a:pt x="1332206" y="0"/>
                                      </a:lnTo>
                                    </a:path>
                                  </a:pathLst>
                                </a:custGeom>
                                <a:ln w="15368" cap="flat">
                                  <a:round/>
                                </a:ln>
                              </wps:spPr>
                              <wps:style>
                                <a:lnRef idx="1">
                                  <a:srgbClr val="EBEBEB"/>
                                </a:lnRef>
                                <a:fillRef idx="0">
                                  <a:srgbClr val="000000">
                                    <a:alpha val="0"/>
                                  </a:srgbClr>
                                </a:fillRef>
                                <a:effectRef idx="0">
                                  <a:scrgbClr r="0" g="0" b="0"/>
                                </a:effectRef>
                                <a:fontRef idx="none"/>
                              </wps:style>
                              <wps:bodyPr/>
                            </wps:wsp>
                            <wps:wsp>
                              <wps:cNvPr id="2166" name="Shape 2166"/>
                              <wps:cNvSpPr/>
                              <wps:spPr>
                                <a:xfrm>
                                  <a:off x="1134893" y="241817"/>
                                  <a:ext cx="447789" cy="1522561"/>
                                </a:xfrm>
                                <a:custGeom>
                                  <a:avLst/>
                                  <a:gdLst/>
                                  <a:ahLst/>
                                  <a:cxnLst/>
                                  <a:rect l="0" t="0" r="0" b="0"/>
                                  <a:pathLst>
                                    <a:path w="447789" h="1522561">
                                      <a:moveTo>
                                        <a:pt x="0" y="1522561"/>
                                      </a:moveTo>
                                      <a:lnTo>
                                        <a:pt x="0" y="1508472"/>
                                      </a:lnTo>
                                      <a:lnTo>
                                        <a:pt x="1847" y="1501391"/>
                                      </a:lnTo>
                                      <a:lnTo>
                                        <a:pt x="1847" y="1445033"/>
                                      </a:lnTo>
                                      <a:lnTo>
                                        <a:pt x="18628" y="1437952"/>
                                      </a:lnTo>
                                      <a:lnTo>
                                        <a:pt x="18628" y="1416854"/>
                                      </a:lnTo>
                                      <a:lnTo>
                                        <a:pt x="20517" y="1409773"/>
                                      </a:lnTo>
                                      <a:lnTo>
                                        <a:pt x="20517" y="1353415"/>
                                      </a:lnTo>
                                      <a:lnTo>
                                        <a:pt x="37299" y="1346335"/>
                                      </a:lnTo>
                                      <a:lnTo>
                                        <a:pt x="37299" y="1254716"/>
                                      </a:lnTo>
                                      <a:lnTo>
                                        <a:pt x="39186" y="1247636"/>
                                      </a:lnTo>
                                      <a:lnTo>
                                        <a:pt x="55969" y="1240627"/>
                                      </a:lnTo>
                                      <a:lnTo>
                                        <a:pt x="55969" y="1205367"/>
                                      </a:lnTo>
                                      <a:lnTo>
                                        <a:pt x="57814" y="1198286"/>
                                      </a:lnTo>
                                      <a:lnTo>
                                        <a:pt x="57814" y="1184197"/>
                                      </a:lnTo>
                                      <a:lnTo>
                                        <a:pt x="74639" y="1177188"/>
                                      </a:lnTo>
                                      <a:lnTo>
                                        <a:pt x="74639" y="1015050"/>
                                      </a:lnTo>
                                      <a:lnTo>
                                        <a:pt x="76484" y="1007970"/>
                                      </a:lnTo>
                                      <a:lnTo>
                                        <a:pt x="93267" y="1000961"/>
                                      </a:lnTo>
                                      <a:lnTo>
                                        <a:pt x="93267" y="881092"/>
                                      </a:lnTo>
                                      <a:lnTo>
                                        <a:pt x="95155" y="874069"/>
                                      </a:lnTo>
                                      <a:lnTo>
                                        <a:pt x="111938" y="867003"/>
                                      </a:lnTo>
                                      <a:lnTo>
                                        <a:pt x="111938" y="711931"/>
                                      </a:lnTo>
                                      <a:lnTo>
                                        <a:pt x="130608" y="704923"/>
                                      </a:lnTo>
                                      <a:lnTo>
                                        <a:pt x="130608" y="592134"/>
                                      </a:lnTo>
                                      <a:lnTo>
                                        <a:pt x="149277" y="585054"/>
                                      </a:lnTo>
                                      <a:lnTo>
                                        <a:pt x="149277" y="507525"/>
                                      </a:lnTo>
                                      <a:lnTo>
                                        <a:pt x="167905" y="500445"/>
                                      </a:lnTo>
                                      <a:lnTo>
                                        <a:pt x="167905" y="444086"/>
                                      </a:lnTo>
                                      <a:lnTo>
                                        <a:pt x="186575" y="437006"/>
                                      </a:lnTo>
                                      <a:lnTo>
                                        <a:pt x="186575" y="331298"/>
                                      </a:lnTo>
                                      <a:lnTo>
                                        <a:pt x="205246" y="324290"/>
                                      </a:lnTo>
                                      <a:lnTo>
                                        <a:pt x="205246" y="232599"/>
                                      </a:lnTo>
                                      <a:lnTo>
                                        <a:pt x="223874" y="225591"/>
                                      </a:lnTo>
                                      <a:lnTo>
                                        <a:pt x="223874" y="162137"/>
                                      </a:lnTo>
                                      <a:lnTo>
                                        <a:pt x="242544" y="155072"/>
                                      </a:lnTo>
                                      <a:lnTo>
                                        <a:pt x="242544" y="98699"/>
                                      </a:lnTo>
                                      <a:lnTo>
                                        <a:pt x="261214" y="91632"/>
                                      </a:lnTo>
                                      <a:lnTo>
                                        <a:pt x="261214" y="84609"/>
                                      </a:lnTo>
                                      <a:lnTo>
                                        <a:pt x="298513" y="77529"/>
                                      </a:lnTo>
                                      <a:lnTo>
                                        <a:pt x="298513" y="70519"/>
                                      </a:lnTo>
                                      <a:lnTo>
                                        <a:pt x="317177" y="63439"/>
                                      </a:lnTo>
                                      <a:lnTo>
                                        <a:pt x="317177" y="42283"/>
                                      </a:lnTo>
                                      <a:lnTo>
                                        <a:pt x="335848" y="35260"/>
                                      </a:lnTo>
                                      <a:lnTo>
                                        <a:pt x="354476" y="28179"/>
                                      </a:lnTo>
                                      <a:lnTo>
                                        <a:pt x="354476" y="14090"/>
                                      </a:lnTo>
                                      <a:lnTo>
                                        <a:pt x="429118" y="7081"/>
                                      </a:lnTo>
                                      <a:lnTo>
                                        <a:pt x="447789" y="0"/>
                                      </a:lnTo>
                                    </a:path>
                                  </a:pathLst>
                                </a:custGeom>
                                <a:ln w="45960" cap="flat">
                                  <a:round/>
                                </a:ln>
                              </wps:spPr>
                              <wps:style>
                                <a:lnRef idx="1">
                                  <a:srgbClr val="E9D6A3"/>
                                </a:lnRef>
                                <a:fillRef idx="0">
                                  <a:srgbClr val="000000">
                                    <a:alpha val="0"/>
                                  </a:srgbClr>
                                </a:fillRef>
                                <a:effectRef idx="0">
                                  <a:scrgbClr r="0" g="0" b="0"/>
                                </a:effectRef>
                                <a:fontRef idx="none"/>
                              </wps:style>
                              <wps:bodyPr/>
                            </wps:wsp>
                            <wps:wsp>
                              <wps:cNvPr id="2167" name="Shape 2167"/>
                              <wps:cNvSpPr/>
                              <wps:spPr>
                                <a:xfrm>
                                  <a:off x="1136740" y="241817"/>
                                  <a:ext cx="576554" cy="1510511"/>
                                </a:xfrm>
                                <a:custGeom>
                                  <a:avLst/>
                                  <a:gdLst/>
                                  <a:ahLst/>
                                  <a:cxnLst/>
                                  <a:rect l="0" t="0" r="0" b="0"/>
                                  <a:pathLst>
                                    <a:path w="576554" h="1510511">
                                      <a:moveTo>
                                        <a:pt x="0" y="1510511"/>
                                      </a:moveTo>
                                      <a:lnTo>
                                        <a:pt x="16781" y="1491366"/>
                                      </a:lnTo>
                                      <a:lnTo>
                                        <a:pt x="16781" y="1414886"/>
                                      </a:lnTo>
                                      <a:lnTo>
                                        <a:pt x="18670" y="1395756"/>
                                      </a:lnTo>
                                      <a:lnTo>
                                        <a:pt x="18670" y="1376682"/>
                                      </a:lnTo>
                                      <a:lnTo>
                                        <a:pt x="35452" y="1357537"/>
                                      </a:lnTo>
                                      <a:lnTo>
                                        <a:pt x="35452" y="1319276"/>
                                      </a:lnTo>
                                      <a:lnTo>
                                        <a:pt x="54122" y="1300202"/>
                                      </a:lnTo>
                                      <a:lnTo>
                                        <a:pt x="54122" y="1223722"/>
                                      </a:lnTo>
                                      <a:lnTo>
                                        <a:pt x="72792" y="1204577"/>
                                      </a:lnTo>
                                      <a:lnTo>
                                        <a:pt x="72792" y="1147228"/>
                                      </a:lnTo>
                                      <a:lnTo>
                                        <a:pt x="74637" y="1128097"/>
                                      </a:lnTo>
                                      <a:lnTo>
                                        <a:pt x="74637" y="1108966"/>
                                      </a:lnTo>
                                      <a:lnTo>
                                        <a:pt x="91420" y="1089822"/>
                                      </a:lnTo>
                                      <a:lnTo>
                                        <a:pt x="91420" y="955992"/>
                                      </a:lnTo>
                                      <a:lnTo>
                                        <a:pt x="110091" y="936861"/>
                                      </a:lnTo>
                                      <a:lnTo>
                                        <a:pt x="110091" y="822163"/>
                                      </a:lnTo>
                                      <a:lnTo>
                                        <a:pt x="128761" y="803032"/>
                                      </a:lnTo>
                                      <a:lnTo>
                                        <a:pt x="128761" y="707479"/>
                                      </a:lnTo>
                                      <a:lnTo>
                                        <a:pt x="147430" y="688348"/>
                                      </a:lnTo>
                                      <a:lnTo>
                                        <a:pt x="147430" y="630999"/>
                                      </a:lnTo>
                                      <a:lnTo>
                                        <a:pt x="166058" y="611854"/>
                                      </a:lnTo>
                                      <a:lnTo>
                                        <a:pt x="166058" y="497098"/>
                                      </a:lnTo>
                                      <a:lnTo>
                                        <a:pt x="184728" y="478039"/>
                                      </a:lnTo>
                                      <a:lnTo>
                                        <a:pt x="184728" y="458894"/>
                                      </a:lnTo>
                                      <a:lnTo>
                                        <a:pt x="203399" y="439763"/>
                                      </a:lnTo>
                                      <a:lnTo>
                                        <a:pt x="203399" y="382414"/>
                                      </a:lnTo>
                                      <a:lnTo>
                                        <a:pt x="205245" y="363283"/>
                                      </a:lnTo>
                                      <a:lnTo>
                                        <a:pt x="222027" y="344139"/>
                                      </a:lnTo>
                                      <a:lnTo>
                                        <a:pt x="222027" y="325065"/>
                                      </a:lnTo>
                                      <a:lnTo>
                                        <a:pt x="278038" y="267658"/>
                                      </a:lnTo>
                                      <a:lnTo>
                                        <a:pt x="296666" y="248585"/>
                                      </a:lnTo>
                                      <a:lnTo>
                                        <a:pt x="334001" y="210309"/>
                                      </a:lnTo>
                                      <a:lnTo>
                                        <a:pt x="334001" y="191178"/>
                                      </a:lnTo>
                                      <a:lnTo>
                                        <a:pt x="352629" y="172105"/>
                                      </a:lnTo>
                                      <a:lnTo>
                                        <a:pt x="408643" y="114698"/>
                                      </a:lnTo>
                                      <a:lnTo>
                                        <a:pt x="427271" y="95625"/>
                                      </a:lnTo>
                                      <a:lnTo>
                                        <a:pt x="427271" y="76480"/>
                                      </a:lnTo>
                                      <a:lnTo>
                                        <a:pt x="464613" y="57349"/>
                                      </a:lnTo>
                                      <a:lnTo>
                                        <a:pt x="501913" y="38276"/>
                                      </a:lnTo>
                                      <a:lnTo>
                                        <a:pt x="576554" y="19145"/>
                                      </a:lnTo>
                                      <a:lnTo>
                                        <a:pt x="576554" y="0"/>
                                      </a:lnTo>
                                    </a:path>
                                  </a:pathLst>
                                </a:custGeom>
                                <a:ln w="45960" cap="flat">
                                  <a:round/>
                                </a:ln>
                              </wps:spPr>
                              <wps:style>
                                <a:lnRef idx="1">
                                  <a:srgbClr val="428C99"/>
                                </a:lnRef>
                                <a:fillRef idx="0">
                                  <a:srgbClr val="000000">
                                    <a:alpha val="0"/>
                                  </a:srgbClr>
                                </a:fillRef>
                                <a:effectRef idx="0">
                                  <a:scrgbClr r="0" g="0" b="0"/>
                                </a:effectRef>
                                <a:fontRef idx="none"/>
                              </wps:style>
                              <wps:bodyPr/>
                            </wps:wsp>
                            <wps:wsp>
                              <wps:cNvPr id="2168" name="Shape 2168"/>
                              <wps:cNvSpPr/>
                              <wps:spPr>
                                <a:xfrm>
                                  <a:off x="1749330" y="1389045"/>
                                  <a:ext cx="1332216" cy="0"/>
                                </a:xfrm>
                                <a:custGeom>
                                  <a:avLst/>
                                  <a:gdLst/>
                                  <a:ahLst/>
                                  <a:cxnLst/>
                                  <a:rect l="0" t="0" r="0" b="0"/>
                                  <a:pathLst>
                                    <a:path w="1332216">
                                      <a:moveTo>
                                        <a:pt x="0" y="0"/>
                                      </a:moveTo>
                                      <a:lnTo>
                                        <a:pt x="1332216"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69" name="Shape 2169"/>
                              <wps:cNvSpPr/>
                              <wps:spPr>
                                <a:xfrm>
                                  <a:off x="1749330" y="1006645"/>
                                  <a:ext cx="1332216" cy="0"/>
                                </a:xfrm>
                                <a:custGeom>
                                  <a:avLst/>
                                  <a:gdLst/>
                                  <a:ahLst/>
                                  <a:cxnLst/>
                                  <a:rect l="0" t="0" r="0" b="0"/>
                                  <a:pathLst>
                                    <a:path w="1332216">
                                      <a:moveTo>
                                        <a:pt x="0" y="0"/>
                                      </a:moveTo>
                                      <a:lnTo>
                                        <a:pt x="1332216"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70" name="Shape 2170"/>
                              <wps:cNvSpPr/>
                              <wps:spPr>
                                <a:xfrm>
                                  <a:off x="1749330" y="624231"/>
                                  <a:ext cx="1332216" cy="0"/>
                                </a:xfrm>
                                <a:custGeom>
                                  <a:avLst/>
                                  <a:gdLst/>
                                  <a:ahLst/>
                                  <a:cxnLst/>
                                  <a:rect l="0" t="0" r="0" b="0"/>
                                  <a:pathLst>
                                    <a:path w="1332216">
                                      <a:moveTo>
                                        <a:pt x="0" y="0"/>
                                      </a:moveTo>
                                      <a:lnTo>
                                        <a:pt x="1332216"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71" name="Shape 2171"/>
                              <wps:cNvSpPr/>
                              <wps:spPr>
                                <a:xfrm>
                                  <a:off x="1749330" y="241817"/>
                                  <a:ext cx="1332216" cy="0"/>
                                </a:xfrm>
                                <a:custGeom>
                                  <a:avLst/>
                                  <a:gdLst/>
                                  <a:ahLst/>
                                  <a:cxnLst/>
                                  <a:rect l="0" t="0" r="0" b="0"/>
                                  <a:pathLst>
                                    <a:path w="1332216">
                                      <a:moveTo>
                                        <a:pt x="0" y="0"/>
                                      </a:moveTo>
                                      <a:lnTo>
                                        <a:pt x="1332216"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72" name="Shape 2172"/>
                              <wps:cNvSpPr/>
                              <wps:spPr>
                                <a:xfrm>
                                  <a:off x="1762414"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73" name="Shape 2173"/>
                              <wps:cNvSpPr/>
                              <wps:spPr>
                                <a:xfrm>
                                  <a:off x="2088915"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74" name="Shape 2174"/>
                              <wps:cNvSpPr/>
                              <wps:spPr>
                                <a:xfrm>
                                  <a:off x="2415459"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75" name="Shape 2175"/>
                              <wps:cNvSpPr/>
                              <wps:spPr>
                                <a:xfrm>
                                  <a:off x="2741946"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76" name="Shape 2176"/>
                              <wps:cNvSpPr/>
                              <wps:spPr>
                                <a:xfrm>
                                  <a:off x="3068490"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77" name="Shape 2177"/>
                              <wps:cNvSpPr/>
                              <wps:spPr>
                                <a:xfrm>
                                  <a:off x="2164476" y="241817"/>
                                  <a:ext cx="308792" cy="1526037"/>
                                </a:xfrm>
                                <a:custGeom>
                                  <a:avLst/>
                                  <a:gdLst/>
                                  <a:ahLst/>
                                  <a:cxnLst/>
                                  <a:rect l="0" t="0" r="0" b="0"/>
                                  <a:pathLst>
                                    <a:path w="308792" h="1526037">
                                      <a:moveTo>
                                        <a:pt x="0" y="1526037"/>
                                      </a:moveTo>
                                      <a:lnTo>
                                        <a:pt x="0" y="1455058"/>
                                      </a:lnTo>
                                      <a:lnTo>
                                        <a:pt x="18671" y="1451525"/>
                                      </a:lnTo>
                                      <a:lnTo>
                                        <a:pt x="18671" y="1348632"/>
                                      </a:lnTo>
                                      <a:lnTo>
                                        <a:pt x="37342" y="1345085"/>
                                      </a:lnTo>
                                      <a:lnTo>
                                        <a:pt x="37342" y="1263434"/>
                                      </a:lnTo>
                                      <a:lnTo>
                                        <a:pt x="47583" y="1259887"/>
                                      </a:lnTo>
                                      <a:lnTo>
                                        <a:pt x="55970" y="1256354"/>
                                      </a:lnTo>
                                      <a:lnTo>
                                        <a:pt x="55970" y="1220835"/>
                                      </a:lnTo>
                                      <a:lnTo>
                                        <a:pt x="66254" y="1217288"/>
                                      </a:lnTo>
                                      <a:lnTo>
                                        <a:pt x="66254" y="1203141"/>
                                      </a:lnTo>
                                      <a:lnTo>
                                        <a:pt x="74642" y="1199536"/>
                                      </a:lnTo>
                                      <a:lnTo>
                                        <a:pt x="74642" y="1142776"/>
                                      </a:lnTo>
                                      <a:lnTo>
                                        <a:pt x="84925" y="1139243"/>
                                      </a:lnTo>
                                      <a:lnTo>
                                        <a:pt x="84925" y="1128557"/>
                                      </a:lnTo>
                                      <a:lnTo>
                                        <a:pt x="93313" y="1125024"/>
                                      </a:lnTo>
                                      <a:lnTo>
                                        <a:pt x="93313" y="1110862"/>
                                      </a:lnTo>
                                      <a:lnTo>
                                        <a:pt x="103553" y="1107257"/>
                                      </a:lnTo>
                                      <a:lnTo>
                                        <a:pt x="103553" y="1086015"/>
                                      </a:lnTo>
                                      <a:lnTo>
                                        <a:pt x="111984" y="1082425"/>
                                      </a:lnTo>
                                      <a:lnTo>
                                        <a:pt x="111984" y="1068263"/>
                                      </a:lnTo>
                                      <a:lnTo>
                                        <a:pt x="122224" y="1064716"/>
                                      </a:lnTo>
                                      <a:lnTo>
                                        <a:pt x="122224" y="997284"/>
                                      </a:lnTo>
                                      <a:lnTo>
                                        <a:pt x="130612" y="993751"/>
                                      </a:lnTo>
                                      <a:lnTo>
                                        <a:pt x="130612" y="990146"/>
                                      </a:lnTo>
                                      <a:lnTo>
                                        <a:pt x="140896" y="986599"/>
                                      </a:lnTo>
                                      <a:lnTo>
                                        <a:pt x="140896" y="908553"/>
                                      </a:lnTo>
                                      <a:lnTo>
                                        <a:pt x="149283" y="905006"/>
                                      </a:lnTo>
                                      <a:lnTo>
                                        <a:pt x="149283" y="897867"/>
                                      </a:lnTo>
                                      <a:lnTo>
                                        <a:pt x="159552" y="894320"/>
                                      </a:lnTo>
                                      <a:lnTo>
                                        <a:pt x="159552" y="809194"/>
                                      </a:lnTo>
                                      <a:lnTo>
                                        <a:pt x="167954" y="805661"/>
                                      </a:lnTo>
                                      <a:lnTo>
                                        <a:pt x="167954" y="802056"/>
                                      </a:lnTo>
                                      <a:lnTo>
                                        <a:pt x="178180" y="798508"/>
                                      </a:lnTo>
                                      <a:lnTo>
                                        <a:pt x="178180" y="709777"/>
                                      </a:lnTo>
                                      <a:lnTo>
                                        <a:pt x="186582" y="706229"/>
                                      </a:lnTo>
                                      <a:lnTo>
                                        <a:pt x="196852" y="702696"/>
                                      </a:lnTo>
                                      <a:lnTo>
                                        <a:pt x="196852" y="535906"/>
                                      </a:lnTo>
                                      <a:lnTo>
                                        <a:pt x="205254" y="532358"/>
                                      </a:lnTo>
                                      <a:lnTo>
                                        <a:pt x="215523" y="528825"/>
                                      </a:lnTo>
                                      <a:lnTo>
                                        <a:pt x="215523" y="404561"/>
                                      </a:lnTo>
                                      <a:lnTo>
                                        <a:pt x="234194" y="401028"/>
                                      </a:lnTo>
                                      <a:lnTo>
                                        <a:pt x="234194" y="266150"/>
                                      </a:lnTo>
                                      <a:lnTo>
                                        <a:pt x="252822" y="262617"/>
                                      </a:lnTo>
                                      <a:lnTo>
                                        <a:pt x="252822" y="191638"/>
                                      </a:lnTo>
                                      <a:lnTo>
                                        <a:pt x="271493" y="188090"/>
                                      </a:lnTo>
                                      <a:lnTo>
                                        <a:pt x="271493" y="145492"/>
                                      </a:lnTo>
                                      <a:lnTo>
                                        <a:pt x="288283" y="141958"/>
                                      </a:lnTo>
                                      <a:lnTo>
                                        <a:pt x="288283" y="138425"/>
                                      </a:lnTo>
                                      <a:lnTo>
                                        <a:pt x="290164" y="134878"/>
                                      </a:lnTo>
                                      <a:lnTo>
                                        <a:pt x="290164" y="78060"/>
                                      </a:lnTo>
                                      <a:lnTo>
                                        <a:pt x="306954" y="74527"/>
                                      </a:lnTo>
                                      <a:lnTo>
                                        <a:pt x="308792" y="70979"/>
                                      </a:lnTo>
                                      <a:lnTo>
                                        <a:pt x="308792" y="0"/>
                                      </a:lnTo>
                                    </a:path>
                                  </a:pathLst>
                                </a:custGeom>
                                <a:ln w="45960" cap="flat">
                                  <a:round/>
                                </a:ln>
                              </wps:spPr>
                              <wps:style>
                                <a:lnRef idx="1">
                                  <a:srgbClr val="E9D6A3"/>
                                </a:lnRef>
                                <a:fillRef idx="0">
                                  <a:srgbClr val="000000">
                                    <a:alpha val="0"/>
                                  </a:srgbClr>
                                </a:fillRef>
                                <a:effectRef idx="0">
                                  <a:scrgbClr r="0" g="0" b="0"/>
                                </a:effectRef>
                                <a:fontRef idx="none"/>
                              </wps:style>
                              <wps:bodyPr/>
                            </wps:wsp>
                            <wps:wsp>
                              <wps:cNvPr id="2178" name="Shape 2178"/>
                              <wps:cNvSpPr/>
                              <wps:spPr>
                                <a:xfrm>
                                  <a:off x="2164476" y="241817"/>
                                  <a:ext cx="308792" cy="1517391"/>
                                </a:xfrm>
                                <a:custGeom>
                                  <a:avLst/>
                                  <a:gdLst/>
                                  <a:ahLst/>
                                  <a:cxnLst/>
                                  <a:rect l="0" t="0" r="0" b="0"/>
                                  <a:pathLst>
                                    <a:path w="308792" h="1517391">
                                      <a:moveTo>
                                        <a:pt x="0" y="1517391"/>
                                      </a:moveTo>
                                      <a:lnTo>
                                        <a:pt x="0" y="1480680"/>
                                      </a:lnTo>
                                      <a:lnTo>
                                        <a:pt x="18671" y="1468429"/>
                                      </a:lnTo>
                                      <a:lnTo>
                                        <a:pt x="18671" y="1431733"/>
                                      </a:lnTo>
                                      <a:lnTo>
                                        <a:pt x="37342" y="1419482"/>
                                      </a:lnTo>
                                      <a:lnTo>
                                        <a:pt x="55970" y="1407217"/>
                                      </a:lnTo>
                                      <a:lnTo>
                                        <a:pt x="66254" y="1395037"/>
                                      </a:lnTo>
                                      <a:lnTo>
                                        <a:pt x="74642" y="1382772"/>
                                      </a:lnTo>
                                      <a:lnTo>
                                        <a:pt x="84925" y="1370521"/>
                                      </a:lnTo>
                                      <a:lnTo>
                                        <a:pt x="84925" y="1321559"/>
                                      </a:lnTo>
                                      <a:lnTo>
                                        <a:pt x="103553" y="1309380"/>
                                      </a:lnTo>
                                      <a:lnTo>
                                        <a:pt x="103553" y="1248167"/>
                                      </a:lnTo>
                                      <a:lnTo>
                                        <a:pt x="111984" y="1235902"/>
                                      </a:lnTo>
                                      <a:lnTo>
                                        <a:pt x="111984" y="1223722"/>
                                      </a:lnTo>
                                      <a:lnTo>
                                        <a:pt x="122224" y="1211457"/>
                                      </a:lnTo>
                                      <a:lnTo>
                                        <a:pt x="122224" y="1150244"/>
                                      </a:lnTo>
                                      <a:lnTo>
                                        <a:pt x="130612" y="1138065"/>
                                      </a:lnTo>
                                      <a:lnTo>
                                        <a:pt x="140896" y="1125799"/>
                                      </a:lnTo>
                                      <a:lnTo>
                                        <a:pt x="140896" y="1003446"/>
                                      </a:lnTo>
                                      <a:lnTo>
                                        <a:pt x="159552" y="991195"/>
                                      </a:lnTo>
                                      <a:lnTo>
                                        <a:pt x="159552" y="685261"/>
                                      </a:lnTo>
                                      <a:lnTo>
                                        <a:pt x="178180" y="673009"/>
                                      </a:lnTo>
                                      <a:lnTo>
                                        <a:pt x="178180" y="562907"/>
                                      </a:lnTo>
                                      <a:lnTo>
                                        <a:pt x="196852" y="550656"/>
                                      </a:lnTo>
                                      <a:lnTo>
                                        <a:pt x="196852" y="452805"/>
                                      </a:lnTo>
                                      <a:lnTo>
                                        <a:pt x="215523" y="440553"/>
                                      </a:lnTo>
                                      <a:lnTo>
                                        <a:pt x="215523" y="342630"/>
                                      </a:lnTo>
                                      <a:lnTo>
                                        <a:pt x="234194" y="330379"/>
                                      </a:lnTo>
                                      <a:lnTo>
                                        <a:pt x="234194" y="208025"/>
                                      </a:lnTo>
                                      <a:lnTo>
                                        <a:pt x="252822" y="195760"/>
                                      </a:lnTo>
                                      <a:lnTo>
                                        <a:pt x="252822" y="110103"/>
                                      </a:lnTo>
                                      <a:lnTo>
                                        <a:pt x="269612" y="97923"/>
                                      </a:lnTo>
                                      <a:lnTo>
                                        <a:pt x="269612" y="85658"/>
                                      </a:lnTo>
                                      <a:lnTo>
                                        <a:pt x="271493" y="73407"/>
                                      </a:lnTo>
                                      <a:lnTo>
                                        <a:pt x="271493" y="61213"/>
                                      </a:lnTo>
                                      <a:lnTo>
                                        <a:pt x="290164" y="48962"/>
                                      </a:lnTo>
                                      <a:lnTo>
                                        <a:pt x="290164" y="36710"/>
                                      </a:lnTo>
                                      <a:lnTo>
                                        <a:pt x="306954" y="24445"/>
                                      </a:lnTo>
                                      <a:lnTo>
                                        <a:pt x="308792" y="12266"/>
                                      </a:lnTo>
                                      <a:lnTo>
                                        <a:pt x="308792" y="0"/>
                                      </a:lnTo>
                                    </a:path>
                                  </a:pathLst>
                                </a:custGeom>
                                <a:ln w="45960" cap="flat">
                                  <a:round/>
                                </a:ln>
                              </wps:spPr>
                              <wps:style>
                                <a:lnRef idx="1">
                                  <a:srgbClr val="428C99"/>
                                </a:lnRef>
                                <a:fillRef idx="0">
                                  <a:srgbClr val="000000">
                                    <a:alpha val="0"/>
                                  </a:srgbClr>
                                </a:fillRef>
                                <a:effectRef idx="0">
                                  <a:scrgbClr r="0" g="0" b="0"/>
                                </a:effectRef>
                                <a:fontRef idx="none"/>
                              </wps:style>
                              <wps:bodyPr/>
                            </wps:wsp>
                            <wps:wsp>
                              <wps:cNvPr id="2179" name="Shape 2179"/>
                              <wps:cNvSpPr/>
                              <wps:spPr>
                                <a:xfrm>
                                  <a:off x="3104526" y="1389045"/>
                                  <a:ext cx="1332216" cy="0"/>
                                </a:xfrm>
                                <a:custGeom>
                                  <a:avLst/>
                                  <a:gdLst/>
                                  <a:ahLst/>
                                  <a:cxnLst/>
                                  <a:rect l="0" t="0" r="0" b="0"/>
                                  <a:pathLst>
                                    <a:path w="1332216">
                                      <a:moveTo>
                                        <a:pt x="0" y="0"/>
                                      </a:moveTo>
                                      <a:lnTo>
                                        <a:pt x="1332216"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80" name="Shape 2180"/>
                              <wps:cNvSpPr/>
                              <wps:spPr>
                                <a:xfrm>
                                  <a:off x="3104526" y="1006645"/>
                                  <a:ext cx="1332216" cy="0"/>
                                </a:xfrm>
                                <a:custGeom>
                                  <a:avLst/>
                                  <a:gdLst/>
                                  <a:ahLst/>
                                  <a:cxnLst/>
                                  <a:rect l="0" t="0" r="0" b="0"/>
                                  <a:pathLst>
                                    <a:path w="1332216">
                                      <a:moveTo>
                                        <a:pt x="0" y="0"/>
                                      </a:moveTo>
                                      <a:lnTo>
                                        <a:pt x="1332216"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81" name="Shape 2181"/>
                              <wps:cNvSpPr/>
                              <wps:spPr>
                                <a:xfrm>
                                  <a:off x="3104526" y="624231"/>
                                  <a:ext cx="1332216" cy="0"/>
                                </a:xfrm>
                                <a:custGeom>
                                  <a:avLst/>
                                  <a:gdLst/>
                                  <a:ahLst/>
                                  <a:cxnLst/>
                                  <a:rect l="0" t="0" r="0" b="0"/>
                                  <a:pathLst>
                                    <a:path w="1332216">
                                      <a:moveTo>
                                        <a:pt x="0" y="0"/>
                                      </a:moveTo>
                                      <a:lnTo>
                                        <a:pt x="1332216"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82" name="Shape 2182"/>
                              <wps:cNvSpPr/>
                              <wps:spPr>
                                <a:xfrm>
                                  <a:off x="3104526" y="241817"/>
                                  <a:ext cx="1332216" cy="0"/>
                                </a:xfrm>
                                <a:custGeom>
                                  <a:avLst/>
                                  <a:gdLst/>
                                  <a:ahLst/>
                                  <a:cxnLst/>
                                  <a:rect l="0" t="0" r="0" b="0"/>
                                  <a:pathLst>
                                    <a:path w="1332216">
                                      <a:moveTo>
                                        <a:pt x="0" y="0"/>
                                      </a:moveTo>
                                      <a:lnTo>
                                        <a:pt x="1332216"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83" name="Shape 2183"/>
                              <wps:cNvSpPr/>
                              <wps:spPr>
                                <a:xfrm>
                                  <a:off x="3117581"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84" name="Shape 2184"/>
                              <wps:cNvSpPr/>
                              <wps:spPr>
                                <a:xfrm>
                                  <a:off x="3444111"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85" name="Shape 2185"/>
                              <wps:cNvSpPr/>
                              <wps:spPr>
                                <a:xfrm>
                                  <a:off x="3770655"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86" name="Shape 2186"/>
                              <wps:cNvSpPr/>
                              <wps:spPr>
                                <a:xfrm>
                                  <a:off x="4097157"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87" name="Shape 2187"/>
                              <wps:cNvSpPr/>
                              <wps:spPr>
                                <a:xfrm>
                                  <a:off x="4423686" y="241817"/>
                                  <a:ext cx="0" cy="1529642"/>
                                </a:xfrm>
                                <a:custGeom>
                                  <a:avLst/>
                                  <a:gdLst/>
                                  <a:ahLst/>
                                  <a:cxnLst/>
                                  <a:rect l="0" t="0" r="0" b="0"/>
                                  <a:pathLst>
                                    <a:path h="1529642">
                                      <a:moveTo>
                                        <a:pt x="0" y="1529642"/>
                                      </a:moveTo>
                                      <a:lnTo>
                                        <a:pt x="0" y="0"/>
                                      </a:lnTo>
                                    </a:path>
                                  </a:pathLst>
                                </a:custGeom>
                                <a:ln w="14362" cap="flat">
                                  <a:round/>
                                </a:ln>
                              </wps:spPr>
                              <wps:style>
                                <a:lnRef idx="1">
                                  <a:srgbClr val="DDDDDD"/>
                                </a:lnRef>
                                <a:fillRef idx="0">
                                  <a:srgbClr val="000000">
                                    <a:alpha val="0"/>
                                  </a:srgbClr>
                                </a:fillRef>
                                <a:effectRef idx="0">
                                  <a:scrgbClr r="0" g="0" b="0"/>
                                </a:effectRef>
                                <a:fontRef idx="none"/>
                              </wps:style>
                              <wps:bodyPr/>
                            </wps:wsp>
                            <wps:wsp>
                              <wps:cNvPr id="2188" name="Shape 2188"/>
                              <wps:cNvSpPr/>
                              <wps:spPr>
                                <a:xfrm>
                                  <a:off x="3117581" y="241817"/>
                                  <a:ext cx="383434" cy="1526755"/>
                                </a:xfrm>
                                <a:custGeom>
                                  <a:avLst/>
                                  <a:gdLst/>
                                  <a:ahLst/>
                                  <a:cxnLst/>
                                  <a:rect l="0" t="0" r="0" b="0"/>
                                  <a:pathLst>
                                    <a:path w="383434" h="1526755">
                                      <a:moveTo>
                                        <a:pt x="0" y="1526755"/>
                                      </a:moveTo>
                                      <a:lnTo>
                                        <a:pt x="0" y="1521053"/>
                                      </a:lnTo>
                                      <a:lnTo>
                                        <a:pt x="37342" y="1515423"/>
                                      </a:lnTo>
                                      <a:lnTo>
                                        <a:pt x="37342" y="1501204"/>
                                      </a:lnTo>
                                      <a:lnTo>
                                        <a:pt x="56013" y="1498318"/>
                                      </a:lnTo>
                                      <a:lnTo>
                                        <a:pt x="56013" y="1438613"/>
                                      </a:lnTo>
                                      <a:lnTo>
                                        <a:pt x="74642" y="1435798"/>
                                      </a:lnTo>
                                      <a:lnTo>
                                        <a:pt x="74642" y="1376093"/>
                                      </a:lnTo>
                                      <a:lnTo>
                                        <a:pt x="93313" y="1373278"/>
                                      </a:lnTo>
                                      <a:lnTo>
                                        <a:pt x="93313" y="1299341"/>
                                      </a:lnTo>
                                      <a:lnTo>
                                        <a:pt x="111970" y="1296468"/>
                                      </a:lnTo>
                                      <a:lnTo>
                                        <a:pt x="111970" y="1188463"/>
                                      </a:lnTo>
                                      <a:lnTo>
                                        <a:pt x="130598" y="1185576"/>
                                      </a:lnTo>
                                      <a:lnTo>
                                        <a:pt x="130598" y="1077570"/>
                                      </a:lnTo>
                                      <a:lnTo>
                                        <a:pt x="149268" y="1074683"/>
                                      </a:lnTo>
                                      <a:lnTo>
                                        <a:pt x="149268" y="929709"/>
                                      </a:lnTo>
                                      <a:lnTo>
                                        <a:pt x="167940" y="926894"/>
                                      </a:lnTo>
                                      <a:lnTo>
                                        <a:pt x="167940" y="841567"/>
                                      </a:lnTo>
                                      <a:lnTo>
                                        <a:pt x="186611" y="838752"/>
                                      </a:lnTo>
                                      <a:lnTo>
                                        <a:pt x="186611" y="756311"/>
                                      </a:lnTo>
                                      <a:lnTo>
                                        <a:pt x="205239" y="753425"/>
                                      </a:lnTo>
                                      <a:lnTo>
                                        <a:pt x="205239" y="651121"/>
                                      </a:lnTo>
                                      <a:lnTo>
                                        <a:pt x="215523" y="648234"/>
                                      </a:lnTo>
                                      <a:lnTo>
                                        <a:pt x="223910" y="645419"/>
                                      </a:lnTo>
                                      <a:lnTo>
                                        <a:pt x="223910" y="588530"/>
                                      </a:lnTo>
                                      <a:lnTo>
                                        <a:pt x="234194" y="585715"/>
                                      </a:lnTo>
                                      <a:lnTo>
                                        <a:pt x="242581" y="582828"/>
                                      </a:lnTo>
                                      <a:lnTo>
                                        <a:pt x="242581" y="562965"/>
                                      </a:lnTo>
                                      <a:lnTo>
                                        <a:pt x="252822" y="560092"/>
                                      </a:lnTo>
                                      <a:lnTo>
                                        <a:pt x="252822" y="557263"/>
                                      </a:lnTo>
                                      <a:lnTo>
                                        <a:pt x="261253" y="554447"/>
                                      </a:lnTo>
                                      <a:lnTo>
                                        <a:pt x="261253" y="526010"/>
                                      </a:lnTo>
                                      <a:lnTo>
                                        <a:pt x="271493" y="523123"/>
                                      </a:lnTo>
                                      <a:lnTo>
                                        <a:pt x="271493" y="494685"/>
                                      </a:lnTo>
                                      <a:lnTo>
                                        <a:pt x="279881" y="491856"/>
                                      </a:lnTo>
                                      <a:lnTo>
                                        <a:pt x="279881" y="477637"/>
                                      </a:lnTo>
                                      <a:lnTo>
                                        <a:pt x="290164" y="474822"/>
                                      </a:lnTo>
                                      <a:lnTo>
                                        <a:pt x="290164" y="434980"/>
                                      </a:lnTo>
                                      <a:lnTo>
                                        <a:pt x="298552" y="432152"/>
                                      </a:lnTo>
                                      <a:lnTo>
                                        <a:pt x="298552" y="423634"/>
                                      </a:lnTo>
                                      <a:lnTo>
                                        <a:pt x="308835" y="420819"/>
                                      </a:lnTo>
                                      <a:lnTo>
                                        <a:pt x="308835" y="358228"/>
                                      </a:lnTo>
                                      <a:lnTo>
                                        <a:pt x="317223" y="355413"/>
                                      </a:lnTo>
                                      <a:lnTo>
                                        <a:pt x="317223" y="352526"/>
                                      </a:lnTo>
                                      <a:lnTo>
                                        <a:pt x="327463" y="349711"/>
                                      </a:lnTo>
                                      <a:lnTo>
                                        <a:pt x="327463" y="304225"/>
                                      </a:lnTo>
                                      <a:lnTo>
                                        <a:pt x="335851" y="301410"/>
                                      </a:lnTo>
                                      <a:lnTo>
                                        <a:pt x="346134" y="298523"/>
                                      </a:lnTo>
                                      <a:lnTo>
                                        <a:pt x="346134" y="216083"/>
                                      </a:lnTo>
                                      <a:lnTo>
                                        <a:pt x="354522" y="213268"/>
                                      </a:lnTo>
                                      <a:lnTo>
                                        <a:pt x="354522" y="207566"/>
                                      </a:lnTo>
                                      <a:lnTo>
                                        <a:pt x="364806" y="204736"/>
                                      </a:lnTo>
                                      <a:lnTo>
                                        <a:pt x="364806" y="105190"/>
                                      </a:lnTo>
                                      <a:lnTo>
                                        <a:pt x="383434" y="102376"/>
                                      </a:lnTo>
                                      <a:lnTo>
                                        <a:pt x="383434" y="0"/>
                                      </a:lnTo>
                                    </a:path>
                                  </a:pathLst>
                                </a:custGeom>
                                <a:ln w="45960" cap="flat">
                                  <a:round/>
                                </a:ln>
                              </wps:spPr>
                              <wps:style>
                                <a:lnRef idx="1">
                                  <a:srgbClr val="E9D6A3"/>
                                </a:lnRef>
                                <a:fillRef idx="0">
                                  <a:srgbClr val="000000">
                                    <a:alpha val="0"/>
                                  </a:srgbClr>
                                </a:fillRef>
                                <a:effectRef idx="0">
                                  <a:scrgbClr r="0" g="0" b="0"/>
                                </a:effectRef>
                                <a:fontRef idx="none"/>
                              </wps:style>
                              <wps:bodyPr/>
                            </wps:wsp>
                            <wps:wsp>
                              <wps:cNvPr id="2189" name="Shape 2189"/>
                              <wps:cNvSpPr/>
                              <wps:spPr>
                                <a:xfrm>
                                  <a:off x="3117581" y="241817"/>
                                  <a:ext cx="383434" cy="1504149"/>
                                </a:xfrm>
                                <a:custGeom>
                                  <a:avLst/>
                                  <a:gdLst/>
                                  <a:ahLst/>
                                  <a:cxnLst/>
                                  <a:rect l="0" t="0" r="0" b="0"/>
                                  <a:pathLst>
                                    <a:path w="383434" h="1504149">
                                      <a:moveTo>
                                        <a:pt x="0" y="1504149"/>
                                      </a:moveTo>
                                      <a:lnTo>
                                        <a:pt x="74642" y="1478656"/>
                                      </a:lnTo>
                                      <a:lnTo>
                                        <a:pt x="93313" y="1453162"/>
                                      </a:lnTo>
                                      <a:lnTo>
                                        <a:pt x="93313" y="1427669"/>
                                      </a:lnTo>
                                      <a:lnTo>
                                        <a:pt x="205239" y="1402176"/>
                                      </a:lnTo>
                                      <a:lnTo>
                                        <a:pt x="261253" y="1325696"/>
                                      </a:lnTo>
                                      <a:lnTo>
                                        <a:pt x="271493" y="1300202"/>
                                      </a:lnTo>
                                      <a:lnTo>
                                        <a:pt x="290164" y="1274709"/>
                                      </a:lnTo>
                                      <a:lnTo>
                                        <a:pt x="290164" y="1198229"/>
                                      </a:lnTo>
                                      <a:lnTo>
                                        <a:pt x="308835" y="1172721"/>
                                      </a:lnTo>
                                      <a:lnTo>
                                        <a:pt x="308835" y="1096241"/>
                                      </a:lnTo>
                                      <a:lnTo>
                                        <a:pt x="327463" y="1070748"/>
                                      </a:lnTo>
                                      <a:lnTo>
                                        <a:pt x="327463" y="764828"/>
                                      </a:lnTo>
                                      <a:lnTo>
                                        <a:pt x="346134" y="739335"/>
                                      </a:lnTo>
                                      <a:lnTo>
                                        <a:pt x="346134" y="433401"/>
                                      </a:lnTo>
                                      <a:lnTo>
                                        <a:pt x="364806" y="407907"/>
                                      </a:lnTo>
                                      <a:lnTo>
                                        <a:pt x="364806" y="254948"/>
                                      </a:lnTo>
                                      <a:lnTo>
                                        <a:pt x="383434" y="229454"/>
                                      </a:lnTo>
                                      <a:lnTo>
                                        <a:pt x="383434" y="0"/>
                                      </a:lnTo>
                                    </a:path>
                                  </a:pathLst>
                                </a:custGeom>
                                <a:ln w="45960" cap="flat">
                                  <a:round/>
                                </a:ln>
                              </wps:spPr>
                              <wps:style>
                                <a:lnRef idx="1">
                                  <a:srgbClr val="428C99"/>
                                </a:lnRef>
                                <a:fillRef idx="0">
                                  <a:srgbClr val="000000">
                                    <a:alpha val="0"/>
                                  </a:srgbClr>
                                </a:fillRef>
                                <a:effectRef idx="0">
                                  <a:scrgbClr r="0" g="0" b="0"/>
                                </a:effectRef>
                                <a:fontRef idx="none"/>
                              </wps:style>
                              <wps:bodyPr/>
                            </wps:wsp>
                            <wps:wsp>
                              <wps:cNvPr id="2190" name="Rectangle 2190"/>
                              <wps:cNvSpPr/>
                              <wps:spPr>
                                <a:xfrm>
                                  <a:off x="0" y="0"/>
                                  <a:ext cx="137917" cy="213406"/>
                                </a:xfrm>
                                <a:prstGeom prst="rect">
                                  <a:avLst/>
                                </a:prstGeom>
                                <a:ln>
                                  <a:noFill/>
                                </a:ln>
                              </wps:spPr>
                              <wps:txbx>
                                <w:txbxContent>
                                  <w:p w14:paraId="585BA4A8" w14:textId="77777777" w:rsidR="00612B85" w:rsidRDefault="00EB15EF">
                                    <w:pPr>
                                      <w:spacing w:after="160" w:line="259" w:lineRule="auto"/>
                                      <w:ind w:left="0" w:firstLine="0"/>
                                      <w:jc w:val="left"/>
                                    </w:pPr>
                                    <w:r>
                                      <w:rPr>
                                        <w:rFonts w:ascii="Arial" w:eastAsia="Arial" w:hAnsi="Arial" w:cs="Arial"/>
                                        <w:b/>
                                        <w:sz w:val="23"/>
                                      </w:rPr>
                                      <w:t>A</w:t>
                                    </w:r>
                                  </w:p>
                                </w:txbxContent>
                              </wps:txbx>
                              <wps:bodyPr horzOverflow="overflow" vert="horz" lIns="0" tIns="0" rIns="0" bIns="0" rtlCol="0">
                                <a:noAutofit/>
                              </wps:bodyPr>
                            </wps:wsp>
                            <wps:wsp>
                              <wps:cNvPr id="2191" name="Shape 2191"/>
                              <wps:cNvSpPr/>
                              <wps:spPr>
                                <a:xfrm>
                                  <a:off x="394129" y="1771459"/>
                                  <a:ext cx="1332206" cy="0"/>
                                </a:xfrm>
                                <a:custGeom>
                                  <a:avLst/>
                                  <a:gdLst/>
                                  <a:ahLst/>
                                  <a:cxnLst/>
                                  <a:rect l="0" t="0" r="0" b="0"/>
                                  <a:pathLst>
                                    <a:path w="1332206">
                                      <a:moveTo>
                                        <a:pt x="0" y="0"/>
                                      </a:moveTo>
                                      <a:lnTo>
                                        <a:pt x="1332206" y="0"/>
                                      </a:lnTo>
                                    </a:path>
                                  </a:pathLst>
                                </a:custGeom>
                                <a:ln w="15368" cap="flat">
                                  <a:round/>
                                </a:ln>
                              </wps:spPr>
                              <wps:style>
                                <a:lnRef idx="1">
                                  <a:srgbClr val="000000"/>
                                </a:lnRef>
                                <a:fillRef idx="0">
                                  <a:srgbClr val="000000">
                                    <a:alpha val="0"/>
                                  </a:srgbClr>
                                </a:fillRef>
                                <a:effectRef idx="0">
                                  <a:scrgbClr r="0" g="0" b="0"/>
                                </a:effectRef>
                                <a:fontRef idx="none"/>
                              </wps:style>
                              <wps:bodyPr/>
                            </wps:wsp>
                            <wps:wsp>
                              <wps:cNvPr id="2192" name="Shape 2192"/>
                              <wps:cNvSpPr/>
                              <wps:spPr>
                                <a:xfrm>
                                  <a:off x="407219" y="241817"/>
                                  <a:ext cx="0" cy="1529642"/>
                                </a:xfrm>
                                <a:custGeom>
                                  <a:avLst/>
                                  <a:gdLst/>
                                  <a:ahLst/>
                                  <a:cxnLst/>
                                  <a:rect l="0" t="0" r="0" b="0"/>
                                  <a:pathLst>
                                    <a:path h="1529642">
                                      <a:moveTo>
                                        <a:pt x="0" y="1529642"/>
                                      </a:moveTo>
                                      <a:lnTo>
                                        <a:pt x="0" y="0"/>
                                      </a:lnTo>
                                    </a:path>
                                  </a:pathLst>
                                </a:custGeom>
                                <a:ln w="15368" cap="flat">
                                  <a:round/>
                                </a:ln>
                              </wps:spPr>
                              <wps:style>
                                <a:lnRef idx="1">
                                  <a:srgbClr val="000000"/>
                                </a:lnRef>
                                <a:fillRef idx="0">
                                  <a:srgbClr val="000000">
                                    <a:alpha val="0"/>
                                  </a:srgbClr>
                                </a:fillRef>
                                <a:effectRef idx="0">
                                  <a:scrgbClr r="0" g="0" b="0"/>
                                </a:effectRef>
                                <a:fontRef idx="none"/>
                              </wps:style>
                              <wps:bodyPr/>
                            </wps:wsp>
                            <wps:wsp>
                              <wps:cNvPr id="2193" name="Shape 2193"/>
                              <wps:cNvSpPr/>
                              <wps:spPr>
                                <a:xfrm>
                                  <a:off x="1749330" y="1771459"/>
                                  <a:ext cx="1332216" cy="0"/>
                                </a:xfrm>
                                <a:custGeom>
                                  <a:avLst/>
                                  <a:gdLst/>
                                  <a:ahLst/>
                                  <a:cxnLst/>
                                  <a:rect l="0" t="0" r="0" b="0"/>
                                  <a:pathLst>
                                    <a:path w="1332216">
                                      <a:moveTo>
                                        <a:pt x="0" y="0"/>
                                      </a:moveTo>
                                      <a:lnTo>
                                        <a:pt x="1332216" y="0"/>
                                      </a:lnTo>
                                    </a:path>
                                  </a:pathLst>
                                </a:custGeom>
                                <a:ln w="15368" cap="flat">
                                  <a:round/>
                                </a:ln>
                              </wps:spPr>
                              <wps:style>
                                <a:lnRef idx="1">
                                  <a:srgbClr val="000000"/>
                                </a:lnRef>
                                <a:fillRef idx="0">
                                  <a:srgbClr val="000000">
                                    <a:alpha val="0"/>
                                  </a:srgbClr>
                                </a:fillRef>
                                <a:effectRef idx="0">
                                  <a:scrgbClr r="0" g="0" b="0"/>
                                </a:effectRef>
                                <a:fontRef idx="none"/>
                              </wps:style>
                              <wps:bodyPr/>
                            </wps:wsp>
                            <wps:wsp>
                              <wps:cNvPr id="2194" name="Shape 2194"/>
                              <wps:cNvSpPr/>
                              <wps:spPr>
                                <a:xfrm>
                                  <a:off x="3104526" y="1771459"/>
                                  <a:ext cx="1332216" cy="0"/>
                                </a:xfrm>
                                <a:custGeom>
                                  <a:avLst/>
                                  <a:gdLst/>
                                  <a:ahLst/>
                                  <a:cxnLst/>
                                  <a:rect l="0" t="0" r="0" b="0"/>
                                  <a:pathLst>
                                    <a:path w="1332216">
                                      <a:moveTo>
                                        <a:pt x="0" y="0"/>
                                      </a:moveTo>
                                      <a:lnTo>
                                        <a:pt x="1332216" y="0"/>
                                      </a:lnTo>
                                    </a:path>
                                  </a:pathLst>
                                </a:custGeom>
                                <a:ln w="15368" cap="flat">
                                  <a:round/>
                                </a:ln>
                              </wps:spPr>
                              <wps:style>
                                <a:lnRef idx="1">
                                  <a:srgbClr val="000000"/>
                                </a:lnRef>
                                <a:fillRef idx="0">
                                  <a:srgbClr val="000000">
                                    <a:alpha val="0"/>
                                  </a:srgbClr>
                                </a:fillRef>
                                <a:effectRef idx="0">
                                  <a:scrgbClr r="0" g="0" b="0"/>
                                </a:effectRef>
                                <a:fontRef idx="none"/>
                              </wps:style>
                              <wps:bodyPr/>
                            </wps:wsp>
                            <wps:wsp>
                              <wps:cNvPr id="2195" name="Shape 2195"/>
                              <wps:cNvSpPr/>
                              <wps:spPr>
                                <a:xfrm>
                                  <a:off x="366508" y="241817"/>
                                  <a:ext cx="40712" cy="0"/>
                                </a:xfrm>
                                <a:custGeom>
                                  <a:avLst/>
                                  <a:gdLst/>
                                  <a:ahLst/>
                                  <a:cxnLst/>
                                  <a:rect l="0" t="0" r="0" b="0"/>
                                  <a:pathLst>
                                    <a:path w="40712">
                                      <a:moveTo>
                                        <a:pt x="0" y="0"/>
                                      </a:moveTo>
                                      <a:lnTo>
                                        <a:pt x="40712"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196" name="Shape 2196"/>
                              <wps:cNvSpPr/>
                              <wps:spPr>
                                <a:xfrm>
                                  <a:off x="366508" y="624231"/>
                                  <a:ext cx="40712" cy="0"/>
                                </a:xfrm>
                                <a:custGeom>
                                  <a:avLst/>
                                  <a:gdLst/>
                                  <a:ahLst/>
                                  <a:cxnLst/>
                                  <a:rect l="0" t="0" r="0" b="0"/>
                                  <a:pathLst>
                                    <a:path w="40712">
                                      <a:moveTo>
                                        <a:pt x="0" y="0"/>
                                      </a:moveTo>
                                      <a:lnTo>
                                        <a:pt x="40712"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197" name="Shape 2197"/>
                              <wps:cNvSpPr/>
                              <wps:spPr>
                                <a:xfrm>
                                  <a:off x="366508" y="1006645"/>
                                  <a:ext cx="40712" cy="0"/>
                                </a:xfrm>
                                <a:custGeom>
                                  <a:avLst/>
                                  <a:gdLst/>
                                  <a:ahLst/>
                                  <a:cxnLst/>
                                  <a:rect l="0" t="0" r="0" b="0"/>
                                  <a:pathLst>
                                    <a:path w="40712">
                                      <a:moveTo>
                                        <a:pt x="0" y="0"/>
                                      </a:moveTo>
                                      <a:lnTo>
                                        <a:pt x="40712"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198" name="Shape 2198"/>
                              <wps:cNvSpPr/>
                              <wps:spPr>
                                <a:xfrm>
                                  <a:off x="366508" y="1389045"/>
                                  <a:ext cx="40712" cy="0"/>
                                </a:xfrm>
                                <a:custGeom>
                                  <a:avLst/>
                                  <a:gdLst/>
                                  <a:ahLst/>
                                  <a:cxnLst/>
                                  <a:rect l="0" t="0" r="0" b="0"/>
                                  <a:pathLst>
                                    <a:path w="40712">
                                      <a:moveTo>
                                        <a:pt x="0" y="0"/>
                                      </a:moveTo>
                                      <a:lnTo>
                                        <a:pt x="40712"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199" name="Shape 2199"/>
                              <wps:cNvSpPr/>
                              <wps:spPr>
                                <a:xfrm>
                                  <a:off x="366508" y="1771459"/>
                                  <a:ext cx="40712" cy="0"/>
                                </a:xfrm>
                                <a:custGeom>
                                  <a:avLst/>
                                  <a:gdLst/>
                                  <a:ahLst/>
                                  <a:cxnLst/>
                                  <a:rect l="0" t="0" r="0" b="0"/>
                                  <a:pathLst>
                                    <a:path w="40712">
                                      <a:moveTo>
                                        <a:pt x="0" y="0"/>
                                      </a:moveTo>
                                      <a:lnTo>
                                        <a:pt x="40712"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0" name="Shape 2200"/>
                              <wps:cNvSpPr/>
                              <wps:spPr>
                                <a:xfrm>
                                  <a:off x="407219"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1" name="Shape 2201"/>
                              <wps:cNvSpPr/>
                              <wps:spPr>
                                <a:xfrm>
                                  <a:off x="733716"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2" name="Shape 2202"/>
                              <wps:cNvSpPr/>
                              <wps:spPr>
                                <a:xfrm>
                                  <a:off x="1060235"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3" name="Shape 2203"/>
                              <wps:cNvSpPr/>
                              <wps:spPr>
                                <a:xfrm>
                                  <a:off x="1386751"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4" name="Shape 2204"/>
                              <wps:cNvSpPr/>
                              <wps:spPr>
                                <a:xfrm>
                                  <a:off x="1713294"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5" name="Shape 2205"/>
                              <wps:cNvSpPr/>
                              <wps:spPr>
                                <a:xfrm>
                                  <a:off x="1762414"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6" name="Shape 2206"/>
                              <wps:cNvSpPr/>
                              <wps:spPr>
                                <a:xfrm>
                                  <a:off x="2088915"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7" name="Shape 2207"/>
                              <wps:cNvSpPr/>
                              <wps:spPr>
                                <a:xfrm>
                                  <a:off x="2415431"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8" name="Shape 2208"/>
                              <wps:cNvSpPr/>
                              <wps:spPr>
                                <a:xfrm>
                                  <a:off x="2741946"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09" name="Shape 2209"/>
                              <wps:cNvSpPr/>
                              <wps:spPr>
                                <a:xfrm>
                                  <a:off x="3068490"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10" name="Shape 2210"/>
                              <wps:cNvSpPr/>
                              <wps:spPr>
                                <a:xfrm>
                                  <a:off x="3117581"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11" name="Shape 2211"/>
                              <wps:cNvSpPr/>
                              <wps:spPr>
                                <a:xfrm>
                                  <a:off x="3444082"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12" name="Shape 2212"/>
                              <wps:cNvSpPr/>
                              <wps:spPr>
                                <a:xfrm>
                                  <a:off x="3770598"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13" name="Shape 2213"/>
                              <wps:cNvSpPr/>
                              <wps:spPr>
                                <a:xfrm>
                                  <a:off x="4097113"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14" name="Shape 2214"/>
                              <wps:cNvSpPr/>
                              <wps:spPr>
                                <a:xfrm>
                                  <a:off x="4423643" y="1771459"/>
                                  <a:ext cx="0" cy="40717"/>
                                </a:xfrm>
                                <a:custGeom>
                                  <a:avLst/>
                                  <a:gdLst/>
                                  <a:ahLst/>
                                  <a:cxnLst/>
                                  <a:rect l="0" t="0" r="0" b="0"/>
                                  <a:pathLst>
                                    <a:path h="40717">
                                      <a:moveTo>
                                        <a:pt x="0" y="40717"/>
                                      </a:moveTo>
                                      <a:lnTo>
                                        <a:pt x="0" y="0"/>
                                      </a:lnTo>
                                    </a:path>
                                  </a:pathLst>
                                </a:custGeom>
                                <a:ln w="14362" cap="sq">
                                  <a:miter lim="100000"/>
                                </a:ln>
                              </wps:spPr>
                              <wps:style>
                                <a:lnRef idx="1">
                                  <a:srgbClr val="000000"/>
                                </a:lnRef>
                                <a:fillRef idx="0">
                                  <a:srgbClr val="000000">
                                    <a:alpha val="0"/>
                                  </a:srgbClr>
                                </a:fillRef>
                                <a:effectRef idx="0">
                                  <a:scrgbClr r="0" g="0" b="0"/>
                                </a:effectRef>
                                <a:fontRef idx="none"/>
                              </wps:style>
                              <wps:bodyPr/>
                            </wps:wsp>
                            <wps:wsp>
                              <wps:cNvPr id="2215" name="Rectangle 2215"/>
                              <wps:cNvSpPr/>
                              <wps:spPr>
                                <a:xfrm>
                                  <a:off x="266740" y="1706754"/>
                                  <a:ext cx="84966" cy="170724"/>
                                </a:xfrm>
                                <a:prstGeom prst="rect">
                                  <a:avLst/>
                                </a:prstGeom>
                                <a:ln>
                                  <a:noFill/>
                                </a:ln>
                              </wps:spPr>
                              <wps:txbx>
                                <w:txbxContent>
                                  <w:p w14:paraId="02E1380E" w14:textId="77777777" w:rsidR="00612B85" w:rsidRDefault="00EB15EF">
                                    <w:pPr>
                                      <w:spacing w:after="160" w:line="259" w:lineRule="auto"/>
                                      <w:ind w:left="0" w:firstLine="0"/>
                                      <w:jc w:val="left"/>
                                    </w:pPr>
                                    <w:r>
                                      <w:rPr>
                                        <w:rFonts w:ascii="Arial" w:eastAsia="Arial" w:hAnsi="Arial" w:cs="Arial"/>
                                        <w:sz w:val="18"/>
                                      </w:rPr>
                                      <w:t>0</w:t>
                                    </w:r>
                                  </w:p>
                                </w:txbxContent>
                              </wps:txbx>
                              <wps:bodyPr horzOverflow="overflow" vert="horz" lIns="0" tIns="0" rIns="0" bIns="0" rtlCol="0">
                                <a:noAutofit/>
                              </wps:bodyPr>
                            </wps:wsp>
                            <wps:wsp>
                              <wps:cNvPr id="2216" name="Rectangle 2216"/>
                              <wps:cNvSpPr/>
                              <wps:spPr>
                                <a:xfrm>
                                  <a:off x="201942" y="1325632"/>
                                  <a:ext cx="169962" cy="170724"/>
                                </a:xfrm>
                                <a:prstGeom prst="rect">
                                  <a:avLst/>
                                </a:prstGeom>
                                <a:ln>
                                  <a:noFill/>
                                </a:ln>
                              </wps:spPr>
                              <wps:txbx>
                                <w:txbxContent>
                                  <w:p w14:paraId="740E4D70" w14:textId="77777777" w:rsidR="00612B85" w:rsidRDefault="00EB15EF">
                                    <w:pPr>
                                      <w:spacing w:after="160" w:line="259" w:lineRule="auto"/>
                                      <w:ind w:left="0" w:firstLine="0"/>
                                      <w:jc w:val="left"/>
                                    </w:pPr>
                                    <w:r>
                                      <w:rPr>
                                        <w:rFonts w:ascii="Arial" w:eastAsia="Arial" w:hAnsi="Arial" w:cs="Arial"/>
                                        <w:sz w:val="18"/>
                                      </w:rPr>
                                      <w:t>25</w:t>
                                    </w:r>
                                  </w:p>
                                </w:txbxContent>
                              </wps:txbx>
                              <wps:bodyPr horzOverflow="overflow" vert="horz" lIns="0" tIns="0" rIns="0" bIns="0" rtlCol="0">
                                <a:noAutofit/>
                              </wps:bodyPr>
                            </wps:wsp>
                            <wps:wsp>
                              <wps:cNvPr id="2217" name="Rectangle 2217"/>
                              <wps:cNvSpPr/>
                              <wps:spPr>
                                <a:xfrm>
                                  <a:off x="201942" y="943217"/>
                                  <a:ext cx="169962" cy="170726"/>
                                </a:xfrm>
                                <a:prstGeom prst="rect">
                                  <a:avLst/>
                                </a:prstGeom>
                                <a:ln>
                                  <a:noFill/>
                                </a:ln>
                              </wps:spPr>
                              <wps:txbx>
                                <w:txbxContent>
                                  <w:p w14:paraId="02BB4E75" w14:textId="77777777" w:rsidR="00612B85" w:rsidRDefault="00EB15EF">
                                    <w:pPr>
                                      <w:spacing w:after="160" w:line="259" w:lineRule="auto"/>
                                      <w:ind w:left="0" w:firstLine="0"/>
                                      <w:jc w:val="left"/>
                                    </w:pPr>
                                    <w:r>
                                      <w:rPr>
                                        <w:rFonts w:ascii="Arial" w:eastAsia="Arial" w:hAnsi="Arial" w:cs="Arial"/>
                                        <w:sz w:val="18"/>
                                      </w:rPr>
                                      <w:t>50</w:t>
                                    </w:r>
                                  </w:p>
                                </w:txbxContent>
                              </wps:txbx>
                              <wps:bodyPr horzOverflow="overflow" vert="horz" lIns="0" tIns="0" rIns="0" bIns="0" rtlCol="0">
                                <a:noAutofit/>
                              </wps:bodyPr>
                            </wps:wsp>
                            <wps:wsp>
                              <wps:cNvPr id="2218" name="Rectangle 2218"/>
                              <wps:cNvSpPr/>
                              <wps:spPr>
                                <a:xfrm>
                                  <a:off x="201942" y="560804"/>
                                  <a:ext cx="169962" cy="170724"/>
                                </a:xfrm>
                                <a:prstGeom prst="rect">
                                  <a:avLst/>
                                </a:prstGeom>
                                <a:ln>
                                  <a:noFill/>
                                </a:ln>
                              </wps:spPr>
                              <wps:txbx>
                                <w:txbxContent>
                                  <w:p w14:paraId="11318063" w14:textId="77777777" w:rsidR="00612B85" w:rsidRDefault="00EB15EF">
                                    <w:pPr>
                                      <w:spacing w:after="160" w:line="259" w:lineRule="auto"/>
                                      <w:ind w:left="0" w:firstLine="0"/>
                                      <w:jc w:val="left"/>
                                    </w:pPr>
                                    <w:r>
                                      <w:rPr>
                                        <w:rFonts w:ascii="Arial" w:eastAsia="Arial" w:hAnsi="Arial" w:cs="Arial"/>
                                        <w:sz w:val="18"/>
                                      </w:rPr>
                                      <w:t>75</w:t>
                                    </w:r>
                                  </w:p>
                                </w:txbxContent>
                              </wps:txbx>
                              <wps:bodyPr horzOverflow="overflow" vert="horz" lIns="0" tIns="0" rIns="0" bIns="0" rtlCol="0">
                                <a:noAutofit/>
                              </wps:bodyPr>
                            </wps:wsp>
                            <wps:wsp>
                              <wps:cNvPr id="2219" name="Rectangle 2219"/>
                              <wps:cNvSpPr/>
                              <wps:spPr>
                                <a:xfrm>
                                  <a:off x="138039" y="178405"/>
                                  <a:ext cx="254959" cy="170724"/>
                                </a:xfrm>
                                <a:prstGeom prst="rect">
                                  <a:avLst/>
                                </a:prstGeom>
                                <a:ln>
                                  <a:noFill/>
                                </a:ln>
                              </wps:spPr>
                              <wps:txbx>
                                <w:txbxContent>
                                  <w:p w14:paraId="17D1AEB5" w14:textId="77777777" w:rsidR="00612B85" w:rsidRDefault="00EB15EF">
                                    <w:pPr>
                                      <w:spacing w:after="160" w:line="259" w:lineRule="auto"/>
                                      <w:ind w:left="0" w:firstLine="0"/>
                                      <w:jc w:val="left"/>
                                    </w:pPr>
                                    <w:r>
                                      <w:rPr>
                                        <w:rFonts w:ascii="Arial" w:eastAsia="Arial" w:hAnsi="Arial" w:cs="Arial"/>
                                        <w:sz w:val="18"/>
                                      </w:rPr>
                                      <w:t>100</w:t>
                                    </w:r>
                                  </w:p>
                                </w:txbxContent>
                              </wps:txbx>
                              <wps:bodyPr horzOverflow="overflow" vert="horz" lIns="0" tIns="0" rIns="0" bIns="0" rtlCol="0">
                                <a:noAutofit/>
                              </wps:bodyPr>
                            </wps:wsp>
                            <wps:wsp>
                              <wps:cNvPr id="2220" name="Rectangle 2220"/>
                              <wps:cNvSpPr/>
                              <wps:spPr>
                                <a:xfrm rot="-5399999">
                                  <a:off x="-818198" y="732620"/>
                                  <a:ext cx="1851812" cy="170724"/>
                                </a:xfrm>
                                <a:prstGeom prst="rect">
                                  <a:avLst/>
                                </a:prstGeom>
                                <a:ln>
                                  <a:noFill/>
                                </a:ln>
                              </wps:spPr>
                              <wps:txbx>
                                <w:txbxContent>
                                  <w:p w14:paraId="343376E7" w14:textId="77777777" w:rsidR="00612B85" w:rsidRDefault="00EB15EF">
                                    <w:pPr>
                                      <w:spacing w:after="160" w:line="259" w:lineRule="auto"/>
                                      <w:ind w:left="0" w:firstLine="0"/>
                                      <w:jc w:val="left"/>
                                    </w:pPr>
                                    <w:r>
                                      <w:rPr>
                                        <w:rFonts w:ascii="Arial" w:eastAsia="Arial" w:hAnsi="Arial" w:cs="Arial"/>
                                        <w:sz w:val="18"/>
                                      </w:rPr>
                                      <w:t>Cumulative Percentage [%]</w:t>
                                    </w:r>
                                  </w:p>
                                </w:txbxContent>
                              </wps:txbx>
                              <wps:bodyPr horzOverflow="overflow" vert="horz" lIns="0" tIns="0" rIns="0" bIns="0" rtlCol="0">
                                <a:noAutofit/>
                              </wps:bodyPr>
                            </wps:wsp>
                            <wps:wsp>
                              <wps:cNvPr id="2221" name="Rectangle 2221"/>
                              <wps:cNvSpPr/>
                              <wps:spPr>
                                <a:xfrm>
                                  <a:off x="762711" y="52345"/>
                                  <a:ext cx="785949" cy="170724"/>
                                </a:xfrm>
                                <a:prstGeom prst="rect">
                                  <a:avLst/>
                                </a:prstGeom>
                                <a:ln>
                                  <a:noFill/>
                                </a:ln>
                              </wps:spPr>
                              <wps:txbx>
                                <w:txbxContent>
                                  <w:p w14:paraId="078733F8" w14:textId="77777777" w:rsidR="00612B85" w:rsidRDefault="00EB15EF">
                                    <w:pPr>
                                      <w:spacing w:after="160" w:line="259" w:lineRule="auto"/>
                                      <w:ind w:left="0" w:firstLine="0"/>
                                      <w:jc w:val="left"/>
                                    </w:pPr>
                                    <w:r>
                                      <w:rPr>
                                        <w:rFonts w:ascii="Arial" w:eastAsia="Arial" w:hAnsi="Arial" w:cs="Arial"/>
                                        <w:sz w:val="18"/>
                                      </w:rPr>
                                      <w:t>High n=299</w:t>
                                    </w:r>
                                  </w:p>
                                </w:txbxContent>
                              </wps:txbx>
                              <wps:bodyPr horzOverflow="overflow" vert="horz" lIns="0" tIns="0" rIns="0" bIns="0" rtlCol="0">
                                <a:noAutofit/>
                              </wps:bodyPr>
                            </wps:wsp>
                            <wps:wsp>
                              <wps:cNvPr id="2222" name="Rectangle 2222"/>
                              <wps:cNvSpPr/>
                              <wps:spPr>
                                <a:xfrm>
                                  <a:off x="1993778" y="52590"/>
                                  <a:ext cx="1117286" cy="170724"/>
                                </a:xfrm>
                                <a:prstGeom prst="rect">
                                  <a:avLst/>
                                </a:prstGeom>
                                <a:ln>
                                  <a:noFill/>
                                </a:ln>
                              </wps:spPr>
                              <wps:txbx>
                                <w:txbxContent>
                                  <w:p w14:paraId="29240EFD" w14:textId="77777777" w:rsidR="00612B85" w:rsidRDefault="00EB15EF">
                                    <w:pPr>
                                      <w:spacing w:after="160" w:line="259" w:lineRule="auto"/>
                                      <w:ind w:left="0" w:firstLine="0"/>
                                      <w:jc w:val="left"/>
                                    </w:pPr>
                                    <w:r>
                                      <w:rPr>
                                        <w:rFonts w:ascii="Arial" w:eastAsia="Arial" w:hAnsi="Arial" w:cs="Arial"/>
                                        <w:sz w:val="18"/>
                                      </w:rPr>
                                      <w:t>Moderate n=557</w:t>
                                    </w:r>
                                  </w:p>
                                </w:txbxContent>
                              </wps:txbx>
                              <wps:bodyPr horzOverflow="overflow" vert="horz" lIns="0" tIns="0" rIns="0" bIns="0" rtlCol="0">
                                <a:noAutofit/>
                              </wps:bodyPr>
                            </wps:wsp>
                            <wps:wsp>
                              <wps:cNvPr id="2245" name="Rectangle 2245"/>
                              <wps:cNvSpPr/>
                              <wps:spPr>
                                <a:xfrm>
                                  <a:off x="3486265" y="52590"/>
                                  <a:ext cx="751993" cy="170724"/>
                                </a:xfrm>
                                <a:prstGeom prst="rect">
                                  <a:avLst/>
                                </a:prstGeom>
                                <a:ln>
                                  <a:noFill/>
                                </a:ln>
                              </wps:spPr>
                              <wps:txbx>
                                <w:txbxContent>
                                  <w:p w14:paraId="62683579" w14:textId="77777777" w:rsidR="00612B85" w:rsidRDefault="00EB15EF">
                                    <w:pPr>
                                      <w:spacing w:after="160" w:line="259" w:lineRule="auto"/>
                                      <w:ind w:left="0" w:firstLine="0"/>
                                      <w:jc w:val="left"/>
                                    </w:pPr>
                                    <w:r>
                                      <w:rPr>
                                        <w:rFonts w:ascii="Arial" w:eastAsia="Arial" w:hAnsi="Arial" w:cs="Arial"/>
                                        <w:sz w:val="18"/>
                                      </w:rPr>
                                      <w:t>Low n=598</w:t>
                                    </w:r>
                                  </w:p>
                                </w:txbxContent>
                              </wps:txbx>
                              <wps:bodyPr horzOverflow="overflow" vert="horz" lIns="0" tIns="0" rIns="0" bIns="0" rtlCol="0">
                                <a:noAutofit/>
                              </wps:bodyPr>
                            </wps:wsp>
                            <wps:wsp>
                              <wps:cNvPr id="2246" name="Shape 2246"/>
                              <wps:cNvSpPr/>
                              <wps:spPr>
                                <a:xfrm>
                                  <a:off x="394129" y="1006645"/>
                                  <a:ext cx="1332206" cy="0"/>
                                </a:xfrm>
                                <a:custGeom>
                                  <a:avLst/>
                                  <a:gdLst/>
                                  <a:ahLst/>
                                  <a:cxnLst/>
                                  <a:rect l="0" t="0" r="0" b="0"/>
                                  <a:pathLst>
                                    <a:path w="1332206">
                                      <a:moveTo>
                                        <a:pt x="0" y="0"/>
                                      </a:moveTo>
                                      <a:lnTo>
                                        <a:pt x="1332206" y="0"/>
                                      </a:lnTo>
                                    </a:path>
                                  </a:pathLst>
                                </a:custGeom>
                                <a:ln w="15368" cap="flat">
                                  <a:custDash>
                                    <a:ds d="482894" sp="482894"/>
                                  </a:custDash>
                                  <a:round/>
                                </a:ln>
                              </wps:spPr>
                              <wps:style>
                                <a:lnRef idx="1">
                                  <a:srgbClr val="3F3F41"/>
                                </a:lnRef>
                                <a:fillRef idx="0">
                                  <a:srgbClr val="000000">
                                    <a:alpha val="0"/>
                                  </a:srgbClr>
                                </a:fillRef>
                                <a:effectRef idx="0">
                                  <a:scrgbClr r="0" g="0" b="0"/>
                                </a:effectRef>
                                <a:fontRef idx="none"/>
                              </wps:style>
                              <wps:bodyPr/>
                            </wps:wsp>
                            <wps:wsp>
                              <wps:cNvPr id="2247" name="Shape 2247"/>
                              <wps:cNvSpPr/>
                              <wps:spPr>
                                <a:xfrm>
                                  <a:off x="394129" y="394791"/>
                                  <a:ext cx="1332206" cy="0"/>
                                </a:xfrm>
                                <a:custGeom>
                                  <a:avLst/>
                                  <a:gdLst/>
                                  <a:ahLst/>
                                  <a:cxnLst/>
                                  <a:rect l="0" t="0" r="0" b="0"/>
                                  <a:pathLst>
                                    <a:path w="1332206">
                                      <a:moveTo>
                                        <a:pt x="0" y="0"/>
                                      </a:moveTo>
                                      <a:lnTo>
                                        <a:pt x="1332206" y="0"/>
                                      </a:lnTo>
                                    </a:path>
                                  </a:pathLst>
                                </a:custGeom>
                                <a:ln w="15368" cap="flat">
                                  <a:custDash>
                                    <a:ds d="482894" sp="482894"/>
                                  </a:custDash>
                                  <a:round/>
                                </a:ln>
                              </wps:spPr>
                              <wps:style>
                                <a:lnRef idx="1">
                                  <a:srgbClr val="3F3F41"/>
                                </a:lnRef>
                                <a:fillRef idx="0">
                                  <a:srgbClr val="000000">
                                    <a:alpha val="0"/>
                                  </a:srgbClr>
                                </a:fillRef>
                                <a:effectRef idx="0">
                                  <a:scrgbClr r="0" g="0" b="0"/>
                                </a:effectRef>
                                <a:fontRef idx="none"/>
                              </wps:style>
                              <wps:bodyPr/>
                            </wps:wsp>
                            <wps:wsp>
                              <wps:cNvPr id="2248" name="Shape 2248"/>
                              <wps:cNvSpPr/>
                              <wps:spPr>
                                <a:xfrm>
                                  <a:off x="1749330" y="1006645"/>
                                  <a:ext cx="1332216" cy="0"/>
                                </a:xfrm>
                                <a:custGeom>
                                  <a:avLst/>
                                  <a:gdLst/>
                                  <a:ahLst/>
                                  <a:cxnLst/>
                                  <a:rect l="0" t="0" r="0" b="0"/>
                                  <a:pathLst>
                                    <a:path w="1332216">
                                      <a:moveTo>
                                        <a:pt x="0" y="0"/>
                                      </a:moveTo>
                                      <a:lnTo>
                                        <a:pt x="1332216" y="0"/>
                                      </a:lnTo>
                                    </a:path>
                                  </a:pathLst>
                                </a:custGeom>
                                <a:ln w="15368" cap="flat">
                                  <a:custDash>
                                    <a:ds d="482894" sp="482894"/>
                                  </a:custDash>
                                  <a:round/>
                                </a:ln>
                              </wps:spPr>
                              <wps:style>
                                <a:lnRef idx="1">
                                  <a:srgbClr val="3F3F41"/>
                                </a:lnRef>
                                <a:fillRef idx="0">
                                  <a:srgbClr val="000000">
                                    <a:alpha val="0"/>
                                  </a:srgbClr>
                                </a:fillRef>
                                <a:effectRef idx="0">
                                  <a:scrgbClr r="0" g="0" b="0"/>
                                </a:effectRef>
                                <a:fontRef idx="none"/>
                              </wps:style>
                              <wps:bodyPr/>
                            </wps:wsp>
                            <wps:wsp>
                              <wps:cNvPr id="2249" name="Shape 2249"/>
                              <wps:cNvSpPr/>
                              <wps:spPr>
                                <a:xfrm>
                                  <a:off x="1749330" y="394791"/>
                                  <a:ext cx="1332216" cy="0"/>
                                </a:xfrm>
                                <a:custGeom>
                                  <a:avLst/>
                                  <a:gdLst/>
                                  <a:ahLst/>
                                  <a:cxnLst/>
                                  <a:rect l="0" t="0" r="0" b="0"/>
                                  <a:pathLst>
                                    <a:path w="1332216">
                                      <a:moveTo>
                                        <a:pt x="0" y="0"/>
                                      </a:moveTo>
                                      <a:lnTo>
                                        <a:pt x="1332216" y="0"/>
                                      </a:lnTo>
                                    </a:path>
                                  </a:pathLst>
                                </a:custGeom>
                                <a:ln w="15368" cap="flat">
                                  <a:custDash>
                                    <a:ds d="482894" sp="482894"/>
                                  </a:custDash>
                                  <a:round/>
                                </a:ln>
                              </wps:spPr>
                              <wps:style>
                                <a:lnRef idx="1">
                                  <a:srgbClr val="3F3F41"/>
                                </a:lnRef>
                                <a:fillRef idx="0">
                                  <a:srgbClr val="000000">
                                    <a:alpha val="0"/>
                                  </a:srgbClr>
                                </a:fillRef>
                                <a:effectRef idx="0">
                                  <a:scrgbClr r="0" g="0" b="0"/>
                                </a:effectRef>
                                <a:fontRef idx="none"/>
                              </wps:style>
                              <wps:bodyPr/>
                            </wps:wsp>
                            <wps:wsp>
                              <wps:cNvPr id="2250" name="Shape 2250"/>
                              <wps:cNvSpPr/>
                              <wps:spPr>
                                <a:xfrm>
                                  <a:off x="3104526" y="1006645"/>
                                  <a:ext cx="1332216" cy="0"/>
                                </a:xfrm>
                                <a:custGeom>
                                  <a:avLst/>
                                  <a:gdLst/>
                                  <a:ahLst/>
                                  <a:cxnLst/>
                                  <a:rect l="0" t="0" r="0" b="0"/>
                                  <a:pathLst>
                                    <a:path w="1332216">
                                      <a:moveTo>
                                        <a:pt x="0" y="0"/>
                                      </a:moveTo>
                                      <a:lnTo>
                                        <a:pt x="1332216" y="0"/>
                                      </a:lnTo>
                                    </a:path>
                                  </a:pathLst>
                                </a:custGeom>
                                <a:ln w="15368" cap="flat">
                                  <a:custDash>
                                    <a:ds d="482894" sp="482894"/>
                                  </a:custDash>
                                  <a:round/>
                                </a:ln>
                              </wps:spPr>
                              <wps:style>
                                <a:lnRef idx="1">
                                  <a:srgbClr val="3F3F41"/>
                                </a:lnRef>
                                <a:fillRef idx="0">
                                  <a:srgbClr val="000000">
                                    <a:alpha val="0"/>
                                  </a:srgbClr>
                                </a:fillRef>
                                <a:effectRef idx="0">
                                  <a:scrgbClr r="0" g="0" b="0"/>
                                </a:effectRef>
                                <a:fontRef idx="none"/>
                              </wps:style>
                              <wps:bodyPr/>
                            </wps:wsp>
                            <wps:wsp>
                              <wps:cNvPr id="2251" name="Shape 2251"/>
                              <wps:cNvSpPr/>
                              <wps:spPr>
                                <a:xfrm>
                                  <a:off x="3104526" y="394791"/>
                                  <a:ext cx="1332216" cy="0"/>
                                </a:xfrm>
                                <a:custGeom>
                                  <a:avLst/>
                                  <a:gdLst/>
                                  <a:ahLst/>
                                  <a:cxnLst/>
                                  <a:rect l="0" t="0" r="0" b="0"/>
                                  <a:pathLst>
                                    <a:path w="1332216">
                                      <a:moveTo>
                                        <a:pt x="0" y="0"/>
                                      </a:moveTo>
                                      <a:lnTo>
                                        <a:pt x="1332216" y="0"/>
                                      </a:lnTo>
                                    </a:path>
                                  </a:pathLst>
                                </a:custGeom>
                                <a:ln w="15368" cap="flat">
                                  <a:custDash>
                                    <a:ds d="482894" sp="482894"/>
                                  </a:custDash>
                                  <a:round/>
                                </a:ln>
                              </wps:spPr>
                              <wps:style>
                                <a:lnRef idx="1">
                                  <a:srgbClr val="3F3F41"/>
                                </a:lnRef>
                                <a:fillRef idx="0">
                                  <a:srgbClr val="000000">
                                    <a:alpha val="0"/>
                                  </a:srgbClr>
                                </a:fillRef>
                                <a:effectRef idx="0">
                                  <a:scrgbClr r="0" g="0" b="0"/>
                                </a:effectRef>
                                <a:fontRef idx="none"/>
                              </wps:style>
                              <wps:bodyPr/>
                            </wps:wsp>
                            <wps:wsp>
                              <wps:cNvPr id="63174" name="Shape 63174"/>
                              <wps:cNvSpPr/>
                              <wps:spPr>
                                <a:xfrm>
                                  <a:off x="3605976" y="1532185"/>
                                  <a:ext cx="236421" cy="141667"/>
                                </a:xfrm>
                                <a:custGeom>
                                  <a:avLst/>
                                  <a:gdLst/>
                                  <a:ahLst/>
                                  <a:cxnLst/>
                                  <a:rect l="0" t="0" r="0" b="0"/>
                                  <a:pathLst>
                                    <a:path w="236421" h="141667">
                                      <a:moveTo>
                                        <a:pt x="0" y="0"/>
                                      </a:moveTo>
                                      <a:lnTo>
                                        <a:pt x="236421" y="0"/>
                                      </a:lnTo>
                                      <a:lnTo>
                                        <a:pt x="236421" y="141667"/>
                                      </a:lnTo>
                                      <a:lnTo>
                                        <a:pt x="0" y="141667"/>
                                      </a:lnTo>
                                      <a:lnTo>
                                        <a:pt x="0" y="0"/>
                                      </a:lnTo>
                                    </a:path>
                                  </a:pathLst>
                                </a:custGeom>
                                <a:ln w="0" cap="flat">
                                  <a:custDash>
                                    <a:ds d="482894" sp="482894"/>
                                  </a:custDash>
                                  <a:round/>
                                </a:ln>
                              </wps:spPr>
                              <wps:style>
                                <a:lnRef idx="0">
                                  <a:srgbClr val="000000">
                                    <a:alpha val="0"/>
                                  </a:srgbClr>
                                </a:lnRef>
                                <a:fillRef idx="1">
                                  <a:srgbClr val="E9D6A3"/>
                                </a:fillRef>
                                <a:effectRef idx="0">
                                  <a:scrgbClr r="0" g="0" b="0"/>
                                </a:effectRef>
                                <a:fontRef idx="none"/>
                              </wps:style>
                              <wps:bodyPr/>
                            </wps:wsp>
                            <wps:wsp>
                              <wps:cNvPr id="2269" name="Rectangle 2269"/>
                              <wps:cNvSpPr/>
                              <wps:spPr>
                                <a:xfrm>
                                  <a:off x="3874567" y="1495242"/>
                                  <a:ext cx="728515" cy="149384"/>
                                </a:xfrm>
                                <a:prstGeom prst="rect">
                                  <a:avLst/>
                                </a:prstGeom>
                                <a:ln>
                                  <a:noFill/>
                                </a:ln>
                              </wps:spPr>
                              <wps:txbx>
                                <w:txbxContent>
                                  <w:p w14:paraId="4F8C8E28" w14:textId="77777777" w:rsidR="00612B85" w:rsidRDefault="00EB15EF">
                                    <w:pPr>
                                      <w:spacing w:after="160" w:line="259" w:lineRule="auto"/>
                                      <w:ind w:left="0" w:firstLine="0"/>
                                      <w:jc w:val="left"/>
                                    </w:pPr>
                                    <w:r>
                                      <w:rPr>
                                        <w:rFonts w:ascii="Arial" w:eastAsia="Arial" w:hAnsi="Arial" w:cs="Arial"/>
                                        <w:sz w:val="16"/>
                                      </w:rPr>
                                      <w:t>Both Anchor</w:t>
                                    </w:r>
                                  </w:p>
                                </w:txbxContent>
                              </wps:txbx>
                              <wps:bodyPr horzOverflow="overflow" vert="horz" lIns="0" tIns="0" rIns="0" bIns="0" rtlCol="0">
                                <a:noAutofit/>
                              </wps:bodyPr>
                            </wps:wsp>
                            <wps:wsp>
                              <wps:cNvPr id="2270" name="Rectangle 2270"/>
                              <wps:cNvSpPr/>
                              <wps:spPr>
                                <a:xfrm>
                                  <a:off x="3874567" y="1599068"/>
                                  <a:ext cx="721041" cy="149384"/>
                                </a:xfrm>
                                <a:prstGeom prst="rect">
                                  <a:avLst/>
                                </a:prstGeom>
                                <a:ln>
                                  <a:noFill/>
                                </a:ln>
                              </wps:spPr>
                              <wps:txbx>
                                <w:txbxContent>
                                  <w:p w14:paraId="698B404D" w14:textId="77777777" w:rsidR="00612B85" w:rsidRDefault="00EB15EF">
                                    <w:pPr>
                                      <w:spacing w:after="160" w:line="259" w:lineRule="auto"/>
                                      <w:ind w:left="0" w:firstLine="0"/>
                                      <w:jc w:val="left"/>
                                    </w:pPr>
                                    <w:r>
                                      <w:rPr>
                                        <w:rFonts w:ascii="Arial" w:eastAsia="Arial" w:hAnsi="Arial" w:cs="Arial"/>
                                        <w:sz w:val="16"/>
                                      </w:rPr>
                                      <w:t>&amp; Backbone</w:t>
                                    </w:r>
                                  </w:p>
                                </w:txbxContent>
                              </wps:txbx>
                              <wps:bodyPr horzOverflow="overflow" vert="horz" lIns="0" tIns="0" rIns="0" bIns="0" rtlCol="0">
                                <a:noAutofit/>
                              </wps:bodyPr>
                            </wps:wsp>
                            <wps:wsp>
                              <wps:cNvPr id="63175" name="Shape 63175"/>
                              <wps:cNvSpPr/>
                              <wps:spPr>
                                <a:xfrm>
                                  <a:off x="3605976" y="1338163"/>
                                  <a:ext cx="236421" cy="141667"/>
                                </a:xfrm>
                                <a:custGeom>
                                  <a:avLst/>
                                  <a:gdLst/>
                                  <a:ahLst/>
                                  <a:cxnLst/>
                                  <a:rect l="0" t="0" r="0" b="0"/>
                                  <a:pathLst>
                                    <a:path w="236421" h="141667">
                                      <a:moveTo>
                                        <a:pt x="0" y="0"/>
                                      </a:moveTo>
                                      <a:lnTo>
                                        <a:pt x="236421" y="0"/>
                                      </a:lnTo>
                                      <a:lnTo>
                                        <a:pt x="236421" y="141667"/>
                                      </a:lnTo>
                                      <a:lnTo>
                                        <a:pt x="0" y="141667"/>
                                      </a:lnTo>
                                      <a:lnTo>
                                        <a:pt x="0" y="0"/>
                                      </a:lnTo>
                                    </a:path>
                                  </a:pathLst>
                                </a:custGeom>
                                <a:ln w="0" cap="flat">
                                  <a:custDash>
                                    <a:ds d="482894" sp="482894"/>
                                  </a:custDash>
                                  <a:round/>
                                </a:ln>
                              </wps:spPr>
                              <wps:style>
                                <a:lnRef idx="0">
                                  <a:srgbClr val="000000">
                                    <a:alpha val="0"/>
                                  </a:srgbClr>
                                </a:lnRef>
                                <a:fillRef idx="1">
                                  <a:srgbClr val="428C99"/>
                                </a:fillRef>
                                <a:effectRef idx="0">
                                  <a:scrgbClr r="0" g="0" b="0"/>
                                </a:effectRef>
                                <a:fontRef idx="none"/>
                              </wps:style>
                              <wps:bodyPr/>
                            </wps:wsp>
                            <wps:wsp>
                              <wps:cNvPr id="2272" name="Rectangle 2272"/>
                              <wps:cNvSpPr/>
                              <wps:spPr>
                                <a:xfrm>
                                  <a:off x="3869512" y="1353384"/>
                                  <a:ext cx="327065" cy="149385"/>
                                </a:xfrm>
                                <a:prstGeom prst="rect">
                                  <a:avLst/>
                                </a:prstGeom>
                                <a:ln>
                                  <a:noFill/>
                                </a:ln>
                              </wps:spPr>
                              <wps:txbx>
                                <w:txbxContent>
                                  <w:p w14:paraId="02B6018B" w14:textId="77777777" w:rsidR="00612B85" w:rsidRDefault="00EB15EF">
                                    <w:pPr>
                                      <w:spacing w:after="160" w:line="259" w:lineRule="auto"/>
                                      <w:ind w:left="0" w:firstLine="0"/>
                                      <w:jc w:val="left"/>
                                    </w:pPr>
                                    <w:r>
                                      <w:rPr>
                                        <w:rFonts w:ascii="Arial" w:eastAsia="Arial" w:hAnsi="Arial" w:cs="Arial"/>
                                        <w:sz w:val="16"/>
                                      </w:rPr>
                                      <w:t>Intact</w:t>
                                    </w:r>
                                  </w:p>
                                </w:txbxContent>
                              </wps:txbx>
                              <wps:bodyPr horzOverflow="overflow" vert="horz" lIns="0" tIns="0" rIns="0" bIns="0" rtlCol="0">
                                <a:noAutofit/>
                              </wps:bodyPr>
                            </wps:wsp>
                            <wps:wsp>
                              <wps:cNvPr id="2273" name="Shape 2273"/>
                              <wps:cNvSpPr/>
                              <wps:spPr>
                                <a:xfrm>
                                  <a:off x="5621671" y="512664"/>
                                  <a:ext cx="603179" cy="603136"/>
                                </a:xfrm>
                                <a:custGeom>
                                  <a:avLst/>
                                  <a:gdLst/>
                                  <a:ahLst/>
                                  <a:cxnLst/>
                                  <a:rect l="0" t="0" r="0" b="0"/>
                                  <a:pathLst>
                                    <a:path w="603179" h="603136">
                                      <a:moveTo>
                                        <a:pt x="6506" y="0"/>
                                      </a:moveTo>
                                      <a:lnTo>
                                        <a:pt x="26096" y="560"/>
                                      </a:lnTo>
                                      <a:lnTo>
                                        <a:pt x="45672" y="1709"/>
                                      </a:lnTo>
                                      <a:lnTo>
                                        <a:pt x="65205" y="3505"/>
                                      </a:lnTo>
                                      <a:lnTo>
                                        <a:pt x="84652" y="5960"/>
                                      </a:lnTo>
                                      <a:lnTo>
                                        <a:pt x="103984" y="9020"/>
                                      </a:lnTo>
                                      <a:lnTo>
                                        <a:pt x="123258" y="12683"/>
                                      </a:lnTo>
                                      <a:lnTo>
                                        <a:pt x="142346" y="17034"/>
                                      </a:lnTo>
                                      <a:lnTo>
                                        <a:pt x="161333" y="21946"/>
                                      </a:lnTo>
                                      <a:lnTo>
                                        <a:pt x="180162" y="27504"/>
                                      </a:lnTo>
                                      <a:lnTo>
                                        <a:pt x="198747" y="33666"/>
                                      </a:lnTo>
                                      <a:lnTo>
                                        <a:pt x="217131" y="40430"/>
                                      </a:lnTo>
                                      <a:lnTo>
                                        <a:pt x="235314" y="47784"/>
                                      </a:lnTo>
                                      <a:lnTo>
                                        <a:pt x="253253" y="55698"/>
                                      </a:lnTo>
                                      <a:lnTo>
                                        <a:pt x="270875" y="64215"/>
                                      </a:lnTo>
                                      <a:lnTo>
                                        <a:pt x="288254" y="73335"/>
                                      </a:lnTo>
                                      <a:lnTo>
                                        <a:pt x="305345" y="82957"/>
                                      </a:lnTo>
                                      <a:lnTo>
                                        <a:pt x="322078" y="93169"/>
                                      </a:lnTo>
                                      <a:lnTo>
                                        <a:pt x="338451" y="103884"/>
                                      </a:lnTo>
                                      <a:lnTo>
                                        <a:pt x="354522" y="115158"/>
                                      </a:lnTo>
                                      <a:lnTo>
                                        <a:pt x="370206" y="126935"/>
                                      </a:lnTo>
                                      <a:lnTo>
                                        <a:pt x="385488" y="139201"/>
                                      </a:lnTo>
                                      <a:lnTo>
                                        <a:pt x="400309" y="151983"/>
                                      </a:lnTo>
                                      <a:lnTo>
                                        <a:pt x="414787" y="165254"/>
                                      </a:lnTo>
                                      <a:lnTo>
                                        <a:pt x="428819" y="178927"/>
                                      </a:lnTo>
                                      <a:lnTo>
                                        <a:pt x="442335" y="193103"/>
                                      </a:lnTo>
                                      <a:lnTo>
                                        <a:pt x="455462" y="207681"/>
                                      </a:lnTo>
                                      <a:lnTo>
                                        <a:pt x="468028" y="222704"/>
                                      </a:lnTo>
                                      <a:lnTo>
                                        <a:pt x="480151" y="238129"/>
                                      </a:lnTo>
                                      <a:lnTo>
                                        <a:pt x="491770" y="253914"/>
                                      </a:lnTo>
                                      <a:lnTo>
                                        <a:pt x="502843" y="270086"/>
                                      </a:lnTo>
                                      <a:lnTo>
                                        <a:pt x="513414" y="286574"/>
                                      </a:lnTo>
                                      <a:lnTo>
                                        <a:pt x="523424" y="303449"/>
                                      </a:lnTo>
                                      <a:lnTo>
                                        <a:pt x="532904" y="320584"/>
                                      </a:lnTo>
                                      <a:lnTo>
                                        <a:pt x="541808" y="338063"/>
                                      </a:lnTo>
                                      <a:lnTo>
                                        <a:pt x="550124" y="355786"/>
                                      </a:lnTo>
                                      <a:lnTo>
                                        <a:pt x="557837" y="373826"/>
                                      </a:lnTo>
                                      <a:lnTo>
                                        <a:pt x="565004" y="392051"/>
                                      </a:lnTo>
                                      <a:lnTo>
                                        <a:pt x="571567" y="410536"/>
                                      </a:lnTo>
                                      <a:lnTo>
                                        <a:pt x="577528" y="429221"/>
                                      </a:lnTo>
                                      <a:lnTo>
                                        <a:pt x="582885" y="448051"/>
                                      </a:lnTo>
                                      <a:lnTo>
                                        <a:pt x="587596" y="467095"/>
                                      </a:lnTo>
                                      <a:lnTo>
                                        <a:pt x="591704" y="486269"/>
                                      </a:lnTo>
                                      <a:lnTo>
                                        <a:pt x="595207" y="505558"/>
                                      </a:lnTo>
                                      <a:lnTo>
                                        <a:pt x="598066" y="524947"/>
                                      </a:lnTo>
                                      <a:lnTo>
                                        <a:pt x="600264" y="544422"/>
                                      </a:lnTo>
                                      <a:lnTo>
                                        <a:pt x="601872" y="563970"/>
                                      </a:lnTo>
                                      <a:lnTo>
                                        <a:pt x="602820" y="583546"/>
                                      </a:lnTo>
                                      <a:lnTo>
                                        <a:pt x="603179" y="603136"/>
                                      </a:lnTo>
                                      <a:lnTo>
                                        <a:pt x="0" y="603136"/>
                                      </a:lnTo>
                                      <a:lnTo>
                                        <a:pt x="6506" y="0"/>
                                      </a:lnTo>
                                      <a:close/>
                                    </a:path>
                                  </a:pathLst>
                                </a:custGeom>
                                <a:ln w="0" cap="rnd">
                                  <a:round/>
                                </a:ln>
                              </wps:spPr>
                              <wps:style>
                                <a:lnRef idx="0">
                                  <a:srgbClr val="FFFFFF"/>
                                </a:lnRef>
                                <a:fillRef idx="1">
                                  <a:srgbClr val="005088">
                                    <a:alpha val="90196"/>
                                  </a:srgbClr>
                                </a:fillRef>
                                <a:effectRef idx="0">
                                  <a:scrgbClr r="0" g="0" b="0"/>
                                </a:effectRef>
                                <a:fontRef idx="none"/>
                              </wps:style>
                              <wps:bodyPr/>
                            </wps:wsp>
                            <wps:wsp>
                              <wps:cNvPr id="2274" name="Shape 2274"/>
                              <wps:cNvSpPr/>
                              <wps:spPr>
                                <a:xfrm>
                                  <a:off x="6050490" y="670407"/>
                                  <a:ext cx="21429" cy="21184"/>
                                </a:xfrm>
                                <a:custGeom>
                                  <a:avLst/>
                                  <a:gdLst/>
                                  <a:ahLst/>
                                  <a:cxnLst/>
                                  <a:rect l="0" t="0" r="0" b="0"/>
                                  <a:pathLst>
                                    <a:path w="21429" h="21184">
                                      <a:moveTo>
                                        <a:pt x="0" y="21184"/>
                                      </a:moveTo>
                                      <a:lnTo>
                                        <a:pt x="21429" y="0"/>
                                      </a:lnTo>
                                    </a:path>
                                  </a:pathLst>
                                </a:custGeom>
                                <a:ln w="14362" cap="rnd">
                                  <a:round/>
                                </a:ln>
                              </wps:spPr>
                              <wps:style>
                                <a:lnRef idx="1">
                                  <a:srgbClr val="000000"/>
                                </a:lnRef>
                                <a:fillRef idx="0">
                                  <a:srgbClr val="000000">
                                    <a:alpha val="0"/>
                                  </a:srgbClr>
                                </a:fillRef>
                                <a:effectRef idx="0">
                                  <a:scrgbClr r="0" g="0" b="0"/>
                                </a:effectRef>
                                <a:fontRef idx="none"/>
                              </wps:style>
                              <wps:bodyPr/>
                            </wps:wsp>
                            <wps:wsp>
                              <wps:cNvPr id="2275" name="Shape 2275"/>
                              <wps:cNvSpPr/>
                              <wps:spPr>
                                <a:xfrm>
                                  <a:off x="5023892" y="512664"/>
                                  <a:ext cx="604285" cy="603136"/>
                                </a:xfrm>
                                <a:custGeom>
                                  <a:avLst/>
                                  <a:gdLst/>
                                  <a:ahLst/>
                                  <a:cxnLst/>
                                  <a:rect l="0" t="0" r="0" b="0"/>
                                  <a:pathLst>
                                    <a:path w="604285" h="603136">
                                      <a:moveTo>
                                        <a:pt x="604285" y="0"/>
                                      </a:moveTo>
                                      <a:lnTo>
                                        <a:pt x="597779" y="603136"/>
                                      </a:lnTo>
                                      <a:lnTo>
                                        <a:pt x="0" y="522592"/>
                                      </a:lnTo>
                                      <a:lnTo>
                                        <a:pt x="2901" y="503403"/>
                                      </a:lnTo>
                                      <a:lnTo>
                                        <a:pt x="6420" y="484316"/>
                                      </a:lnTo>
                                      <a:lnTo>
                                        <a:pt x="10571" y="465343"/>
                                      </a:lnTo>
                                      <a:lnTo>
                                        <a:pt x="15281" y="446557"/>
                                      </a:lnTo>
                                      <a:lnTo>
                                        <a:pt x="20638" y="427871"/>
                                      </a:lnTo>
                                      <a:lnTo>
                                        <a:pt x="26556" y="409387"/>
                                      </a:lnTo>
                                      <a:lnTo>
                                        <a:pt x="33105" y="391161"/>
                                      </a:lnTo>
                                      <a:lnTo>
                                        <a:pt x="40229" y="373079"/>
                                      </a:lnTo>
                                      <a:lnTo>
                                        <a:pt x="47884" y="355284"/>
                                      </a:lnTo>
                                      <a:lnTo>
                                        <a:pt x="56157" y="337704"/>
                                      </a:lnTo>
                                      <a:lnTo>
                                        <a:pt x="64961" y="320426"/>
                                      </a:lnTo>
                                      <a:lnTo>
                                        <a:pt x="74340" y="303449"/>
                                      </a:lnTo>
                                      <a:lnTo>
                                        <a:pt x="84250" y="286775"/>
                                      </a:lnTo>
                                      <a:lnTo>
                                        <a:pt x="94677" y="270387"/>
                                      </a:lnTo>
                                      <a:lnTo>
                                        <a:pt x="105635" y="254416"/>
                                      </a:lnTo>
                                      <a:lnTo>
                                        <a:pt x="117111" y="238732"/>
                                      </a:lnTo>
                                      <a:lnTo>
                                        <a:pt x="129089" y="223451"/>
                                      </a:lnTo>
                                      <a:lnTo>
                                        <a:pt x="141556" y="208571"/>
                                      </a:lnTo>
                                      <a:lnTo>
                                        <a:pt x="154482" y="194108"/>
                                      </a:lnTo>
                                      <a:lnTo>
                                        <a:pt x="167853" y="180077"/>
                                      </a:lnTo>
                                      <a:lnTo>
                                        <a:pt x="181670" y="166446"/>
                                      </a:lnTo>
                                      <a:lnTo>
                                        <a:pt x="195947" y="153334"/>
                                      </a:lnTo>
                                      <a:lnTo>
                                        <a:pt x="210625" y="140608"/>
                                      </a:lnTo>
                                      <a:lnTo>
                                        <a:pt x="225705" y="128386"/>
                                      </a:lnTo>
                                      <a:lnTo>
                                        <a:pt x="241188" y="116666"/>
                                      </a:lnTo>
                                      <a:lnTo>
                                        <a:pt x="257015" y="105449"/>
                                      </a:lnTo>
                                      <a:lnTo>
                                        <a:pt x="273188" y="94778"/>
                                      </a:lnTo>
                                      <a:lnTo>
                                        <a:pt x="289676" y="84609"/>
                                      </a:lnTo>
                                      <a:lnTo>
                                        <a:pt x="306551" y="74943"/>
                                      </a:lnTo>
                                      <a:lnTo>
                                        <a:pt x="323686" y="65866"/>
                                      </a:lnTo>
                                      <a:lnTo>
                                        <a:pt x="341107" y="57306"/>
                                      </a:lnTo>
                                      <a:lnTo>
                                        <a:pt x="358787" y="49349"/>
                                      </a:lnTo>
                                      <a:lnTo>
                                        <a:pt x="376726" y="41924"/>
                                      </a:lnTo>
                                      <a:lnTo>
                                        <a:pt x="394866" y="35116"/>
                                      </a:lnTo>
                                      <a:lnTo>
                                        <a:pt x="413236" y="28911"/>
                                      </a:lnTo>
                                      <a:lnTo>
                                        <a:pt x="431821" y="23253"/>
                                      </a:lnTo>
                                      <a:lnTo>
                                        <a:pt x="450564" y="18183"/>
                                      </a:lnTo>
                                      <a:lnTo>
                                        <a:pt x="469436" y="13774"/>
                                      </a:lnTo>
                                      <a:lnTo>
                                        <a:pt x="488480" y="9968"/>
                                      </a:lnTo>
                                      <a:lnTo>
                                        <a:pt x="507611" y="6765"/>
                                      </a:lnTo>
                                      <a:lnTo>
                                        <a:pt x="526843" y="4165"/>
                                      </a:lnTo>
                                      <a:lnTo>
                                        <a:pt x="546131" y="2212"/>
                                      </a:lnTo>
                                      <a:lnTo>
                                        <a:pt x="565521" y="862"/>
                                      </a:lnTo>
                                      <a:lnTo>
                                        <a:pt x="584895" y="101"/>
                                      </a:lnTo>
                                      <a:lnTo>
                                        <a:pt x="604285" y="0"/>
                                      </a:lnTo>
                                      <a:close/>
                                    </a:path>
                                  </a:pathLst>
                                </a:custGeom>
                                <a:ln w="10772" cap="rnd">
                                  <a:round/>
                                </a:ln>
                              </wps:spPr>
                              <wps:style>
                                <a:lnRef idx="1">
                                  <a:srgbClr val="FFFFFF"/>
                                </a:lnRef>
                                <a:fillRef idx="1">
                                  <a:srgbClr val="F3F8FB">
                                    <a:alpha val="90196"/>
                                  </a:srgbClr>
                                </a:fillRef>
                                <a:effectRef idx="0">
                                  <a:scrgbClr r="0" g="0" b="0"/>
                                </a:effectRef>
                                <a:fontRef idx="none"/>
                              </wps:style>
                              <wps:bodyPr/>
                            </wps:wsp>
                            <wps:wsp>
                              <wps:cNvPr id="2276" name="Shape 2276"/>
                              <wps:cNvSpPr/>
                              <wps:spPr>
                                <a:xfrm>
                                  <a:off x="5207372" y="636741"/>
                                  <a:ext cx="19734" cy="22836"/>
                                </a:xfrm>
                                <a:custGeom>
                                  <a:avLst/>
                                  <a:gdLst/>
                                  <a:ahLst/>
                                  <a:cxnLst/>
                                  <a:rect l="0" t="0" r="0" b="0"/>
                                  <a:pathLst>
                                    <a:path w="19734" h="22836">
                                      <a:moveTo>
                                        <a:pt x="19734" y="22836"/>
                                      </a:moveTo>
                                      <a:lnTo>
                                        <a:pt x="0" y="0"/>
                                      </a:lnTo>
                                    </a:path>
                                  </a:pathLst>
                                </a:custGeom>
                                <a:ln w="14362" cap="rnd">
                                  <a:round/>
                                </a:ln>
                              </wps:spPr>
                              <wps:style>
                                <a:lnRef idx="1">
                                  <a:srgbClr val="000000"/>
                                </a:lnRef>
                                <a:fillRef idx="0">
                                  <a:srgbClr val="000000">
                                    <a:alpha val="0"/>
                                  </a:srgbClr>
                                </a:fillRef>
                                <a:effectRef idx="0">
                                  <a:scrgbClr r="0" g="0" b="0"/>
                                </a:effectRef>
                                <a:fontRef idx="none"/>
                              </wps:style>
                              <wps:bodyPr/>
                            </wps:wsp>
                            <wps:wsp>
                              <wps:cNvPr id="2277" name="Shape 2277"/>
                              <wps:cNvSpPr/>
                              <wps:spPr>
                                <a:xfrm>
                                  <a:off x="5018535" y="1035256"/>
                                  <a:ext cx="1206315" cy="683680"/>
                                </a:xfrm>
                                <a:custGeom>
                                  <a:avLst/>
                                  <a:gdLst/>
                                  <a:ahLst/>
                                  <a:cxnLst/>
                                  <a:rect l="0" t="0" r="0" b="0"/>
                                  <a:pathLst>
                                    <a:path w="1206315" h="683680">
                                      <a:moveTo>
                                        <a:pt x="5357" y="0"/>
                                      </a:moveTo>
                                      <a:lnTo>
                                        <a:pt x="603136" y="80544"/>
                                      </a:lnTo>
                                      <a:lnTo>
                                        <a:pt x="1206315" y="80544"/>
                                      </a:lnTo>
                                      <a:lnTo>
                                        <a:pt x="1206014" y="99733"/>
                                      </a:lnTo>
                                      <a:lnTo>
                                        <a:pt x="1205052" y="118863"/>
                                      </a:lnTo>
                                      <a:lnTo>
                                        <a:pt x="1203557" y="137994"/>
                                      </a:lnTo>
                                      <a:lnTo>
                                        <a:pt x="1201403" y="157082"/>
                                      </a:lnTo>
                                      <a:lnTo>
                                        <a:pt x="1198703" y="176069"/>
                                      </a:lnTo>
                                      <a:lnTo>
                                        <a:pt x="1195342" y="194941"/>
                                      </a:lnTo>
                                      <a:lnTo>
                                        <a:pt x="1191435" y="213727"/>
                                      </a:lnTo>
                                      <a:lnTo>
                                        <a:pt x="1186882" y="232370"/>
                                      </a:lnTo>
                                      <a:lnTo>
                                        <a:pt x="1181770" y="250854"/>
                                      </a:lnTo>
                                      <a:lnTo>
                                        <a:pt x="1176053" y="269137"/>
                                      </a:lnTo>
                                      <a:lnTo>
                                        <a:pt x="1169748" y="287263"/>
                                      </a:lnTo>
                                      <a:lnTo>
                                        <a:pt x="1162883" y="305202"/>
                                      </a:lnTo>
                                      <a:lnTo>
                                        <a:pt x="1155473" y="322882"/>
                                      </a:lnTo>
                                      <a:lnTo>
                                        <a:pt x="1147501" y="340303"/>
                                      </a:lnTo>
                                      <a:lnTo>
                                        <a:pt x="1138941" y="357495"/>
                                      </a:lnTo>
                                      <a:lnTo>
                                        <a:pt x="1129878" y="374371"/>
                                      </a:lnTo>
                                      <a:lnTo>
                                        <a:pt x="1120255" y="391003"/>
                                      </a:lnTo>
                                      <a:lnTo>
                                        <a:pt x="1110144" y="407275"/>
                                      </a:lnTo>
                                      <a:lnTo>
                                        <a:pt x="1099516" y="423203"/>
                                      </a:lnTo>
                                      <a:lnTo>
                                        <a:pt x="1088342" y="438830"/>
                                      </a:lnTo>
                                      <a:lnTo>
                                        <a:pt x="1076723" y="454068"/>
                                      </a:lnTo>
                                      <a:lnTo>
                                        <a:pt x="1064601" y="468933"/>
                                      </a:lnTo>
                                      <a:lnTo>
                                        <a:pt x="1052034" y="483410"/>
                                      </a:lnTo>
                                      <a:lnTo>
                                        <a:pt x="1038964" y="497486"/>
                                      </a:lnTo>
                                      <a:lnTo>
                                        <a:pt x="1025492" y="511116"/>
                                      </a:lnTo>
                                      <a:lnTo>
                                        <a:pt x="1011618" y="524343"/>
                                      </a:lnTo>
                                      <a:lnTo>
                                        <a:pt x="997285" y="537111"/>
                                      </a:lnTo>
                                      <a:lnTo>
                                        <a:pt x="982563" y="549435"/>
                                      </a:lnTo>
                                      <a:lnTo>
                                        <a:pt x="967482" y="561255"/>
                                      </a:lnTo>
                                      <a:lnTo>
                                        <a:pt x="952000" y="572572"/>
                                      </a:lnTo>
                                      <a:lnTo>
                                        <a:pt x="936172" y="583445"/>
                                      </a:lnTo>
                                      <a:lnTo>
                                        <a:pt x="920000" y="593757"/>
                                      </a:lnTo>
                                      <a:lnTo>
                                        <a:pt x="903512" y="603581"/>
                                      </a:lnTo>
                                      <a:lnTo>
                                        <a:pt x="886737" y="612845"/>
                                      </a:lnTo>
                                      <a:lnTo>
                                        <a:pt x="869703" y="621606"/>
                                      </a:lnTo>
                                      <a:lnTo>
                                        <a:pt x="852324" y="629821"/>
                                      </a:lnTo>
                                      <a:lnTo>
                                        <a:pt x="834745" y="637448"/>
                                      </a:lnTo>
                                      <a:lnTo>
                                        <a:pt x="816906" y="644557"/>
                                      </a:lnTo>
                                      <a:lnTo>
                                        <a:pt x="798882" y="651063"/>
                                      </a:lnTo>
                                      <a:lnTo>
                                        <a:pt x="780641" y="656980"/>
                                      </a:lnTo>
                                      <a:lnTo>
                                        <a:pt x="762214" y="662338"/>
                                      </a:lnTo>
                                      <a:lnTo>
                                        <a:pt x="743629" y="667091"/>
                                      </a:lnTo>
                                      <a:lnTo>
                                        <a:pt x="724944" y="671300"/>
                                      </a:lnTo>
                                      <a:lnTo>
                                        <a:pt x="706057" y="674862"/>
                                      </a:lnTo>
                                      <a:lnTo>
                                        <a:pt x="687127" y="677806"/>
                                      </a:lnTo>
                                      <a:lnTo>
                                        <a:pt x="668097" y="680219"/>
                                      </a:lnTo>
                                      <a:lnTo>
                                        <a:pt x="649010" y="681971"/>
                                      </a:lnTo>
                                      <a:lnTo>
                                        <a:pt x="629879" y="683120"/>
                                      </a:lnTo>
                                      <a:lnTo>
                                        <a:pt x="610691" y="683680"/>
                                      </a:lnTo>
                                      <a:lnTo>
                                        <a:pt x="591503" y="683580"/>
                                      </a:lnTo>
                                      <a:lnTo>
                                        <a:pt x="572328" y="682919"/>
                                      </a:lnTo>
                                      <a:lnTo>
                                        <a:pt x="553184" y="681626"/>
                                      </a:lnTo>
                                      <a:lnTo>
                                        <a:pt x="534110" y="679759"/>
                                      </a:lnTo>
                                      <a:lnTo>
                                        <a:pt x="515065" y="677260"/>
                                      </a:lnTo>
                                      <a:lnTo>
                                        <a:pt x="496193" y="674158"/>
                                      </a:lnTo>
                                      <a:lnTo>
                                        <a:pt x="477350" y="670453"/>
                                      </a:lnTo>
                                      <a:lnTo>
                                        <a:pt x="458664" y="666144"/>
                                      </a:lnTo>
                                      <a:lnTo>
                                        <a:pt x="440093" y="661232"/>
                                      </a:lnTo>
                                      <a:lnTo>
                                        <a:pt x="421710" y="655774"/>
                                      </a:lnTo>
                                      <a:lnTo>
                                        <a:pt x="403527" y="649713"/>
                                      </a:lnTo>
                                      <a:lnTo>
                                        <a:pt x="385545" y="643106"/>
                                      </a:lnTo>
                                      <a:lnTo>
                                        <a:pt x="367764" y="635882"/>
                                      </a:lnTo>
                                      <a:lnTo>
                                        <a:pt x="350228" y="628126"/>
                                      </a:lnTo>
                                      <a:lnTo>
                                        <a:pt x="332950" y="619811"/>
                                      </a:lnTo>
                                      <a:lnTo>
                                        <a:pt x="315916" y="610949"/>
                                      </a:lnTo>
                                      <a:lnTo>
                                        <a:pt x="299184" y="601527"/>
                                      </a:lnTo>
                                      <a:lnTo>
                                        <a:pt x="282811" y="591603"/>
                                      </a:lnTo>
                                      <a:lnTo>
                                        <a:pt x="266682" y="581132"/>
                                      </a:lnTo>
                                      <a:lnTo>
                                        <a:pt x="250955" y="570217"/>
                                      </a:lnTo>
                                      <a:lnTo>
                                        <a:pt x="235572" y="558756"/>
                                      </a:lnTo>
                                      <a:lnTo>
                                        <a:pt x="220550" y="546835"/>
                                      </a:lnTo>
                                      <a:lnTo>
                                        <a:pt x="205914" y="534454"/>
                                      </a:lnTo>
                                      <a:lnTo>
                                        <a:pt x="191695" y="521586"/>
                                      </a:lnTo>
                                      <a:lnTo>
                                        <a:pt x="177864" y="508258"/>
                                      </a:lnTo>
                                      <a:lnTo>
                                        <a:pt x="164493" y="494541"/>
                                      </a:lnTo>
                                      <a:lnTo>
                                        <a:pt x="151524" y="480366"/>
                                      </a:lnTo>
                                      <a:lnTo>
                                        <a:pt x="139043" y="465831"/>
                                      </a:lnTo>
                                      <a:lnTo>
                                        <a:pt x="127022" y="450851"/>
                                      </a:lnTo>
                                      <a:lnTo>
                                        <a:pt x="115503" y="435526"/>
                                      </a:lnTo>
                                      <a:lnTo>
                                        <a:pt x="104444" y="419857"/>
                                      </a:lnTo>
                                      <a:lnTo>
                                        <a:pt x="93916" y="403828"/>
                                      </a:lnTo>
                                      <a:lnTo>
                                        <a:pt x="83905" y="387498"/>
                                      </a:lnTo>
                                      <a:lnTo>
                                        <a:pt x="74383" y="370809"/>
                                      </a:lnTo>
                                      <a:lnTo>
                                        <a:pt x="65421" y="353833"/>
                                      </a:lnTo>
                                      <a:lnTo>
                                        <a:pt x="57005" y="336598"/>
                                      </a:lnTo>
                                      <a:lnTo>
                                        <a:pt x="49134" y="319119"/>
                                      </a:lnTo>
                                      <a:lnTo>
                                        <a:pt x="41881" y="301396"/>
                                      </a:lnTo>
                                      <a:lnTo>
                                        <a:pt x="35116" y="283399"/>
                                      </a:lnTo>
                                      <a:lnTo>
                                        <a:pt x="28955" y="265274"/>
                                      </a:lnTo>
                                      <a:lnTo>
                                        <a:pt x="23339" y="246948"/>
                                      </a:lnTo>
                                      <a:lnTo>
                                        <a:pt x="18384" y="228406"/>
                                      </a:lnTo>
                                      <a:lnTo>
                                        <a:pt x="13975" y="209720"/>
                                      </a:lnTo>
                                      <a:lnTo>
                                        <a:pt x="10169" y="190934"/>
                                      </a:lnTo>
                                      <a:lnTo>
                                        <a:pt x="6966" y="172004"/>
                                      </a:lnTo>
                                      <a:lnTo>
                                        <a:pt x="4352" y="153017"/>
                                      </a:lnTo>
                                      <a:lnTo>
                                        <a:pt x="2355" y="133944"/>
                                      </a:lnTo>
                                      <a:lnTo>
                                        <a:pt x="948" y="114799"/>
                                      </a:lnTo>
                                      <a:lnTo>
                                        <a:pt x="144" y="95668"/>
                                      </a:lnTo>
                                      <a:lnTo>
                                        <a:pt x="0" y="76480"/>
                                      </a:lnTo>
                                      <a:lnTo>
                                        <a:pt x="402" y="57306"/>
                                      </a:lnTo>
                                      <a:lnTo>
                                        <a:pt x="1451" y="38117"/>
                                      </a:lnTo>
                                      <a:lnTo>
                                        <a:pt x="3102" y="19030"/>
                                      </a:lnTo>
                                      <a:lnTo>
                                        <a:pt x="5357" y="0"/>
                                      </a:lnTo>
                                      <a:close/>
                                    </a:path>
                                  </a:pathLst>
                                </a:custGeom>
                                <a:ln w="10772" cap="rnd">
                                  <a:round/>
                                </a:ln>
                              </wps:spPr>
                              <wps:style>
                                <a:lnRef idx="1">
                                  <a:srgbClr val="FFFFFF"/>
                                </a:lnRef>
                                <a:fillRef idx="1">
                                  <a:srgbClr val="AED9EC">
                                    <a:alpha val="90196"/>
                                  </a:srgbClr>
                                </a:fillRef>
                                <a:effectRef idx="0">
                                  <a:scrgbClr r="0" g="0" b="0"/>
                                </a:effectRef>
                                <a:fontRef idx="none"/>
                              </wps:style>
                              <wps:bodyPr/>
                            </wps:wsp>
                            <wps:wsp>
                              <wps:cNvPr id="2278" name="Shape 2278"/>
                              <wps:cNvSpPr/>
                              <wps:spPr>
                                <a:xfrm>
                                  <a:off x="5579287" y="1717629"/>
                                  <a:ext cx="2011" cy="30046"/>
                                </a:xfrm>
                                <a:custGeom>
                                  <a:avLst/>
                                  <a:gdLst/>
                                  <a:ahLst/>
                                  <a:cxnLst/>
                                  <a:rect l="0" t="0" r="0" b="0"/>
                                  <a:pathLst>
                                    <a:path w="2011" h="30046">
                                      <a:moveTo>
                                        <a:pt x="2011" y="0"/>
                                      </a:moveTo>
                                      <a:lnTo>
                                        <a:pt x="0" y="30046"/>
                                      </a:lnTo>
                                    </a:path>
                                  </a:pathLst>
                                </a:custGeom>
                                <a:ln w="14362" cap="rnd">
                                  <a:round/>
                                </a:ln>
                              </wps:spPr>
                              <wps:style>
                                <a:lnRef idx="1">
                                  <a:srgbClr val="000000"/>
                                </a:lnRef>
                                <a:fillRef idx="0">
                                  <a:srgbClr val="000000">
                                    <a:alpha val="0"/>
                                  </a:srgbClr>
                                </a:fillRef>
                                <a:effectRef idx="0">
                                  <a:scrgbClr r="0" g="0" b="0"/>
                                </a:effectRef>
                                <a:fontRef idx="none"/>
                              </wps:style>
                              <wps:bodyPr/>
                            </wps:wsp>
                            <wps:wsp>
                              <wps:cNvPr id="63176" name="Shape 63176"/>
                              <wps:cNvSpPr/>
                              <wps:spPr>
                                <a:xfrm>
                                  <a:off x="5621671" y="1115795"/>
                                  <a:ext cx="9144" cy="9144"/>
                                </a:xfrm>
                                <a:custGeom>
                                  <a:avLst/>
                                  <a:gdLst/>
                                  <a:ahLst/>
                                  <a:cxnLst/>
                                  <a:rect l="0" t="0" r="0" b="0"/>
                                  <a:pathLst>
                                    <a:path w="9144" h="9144">
                                      <a:moveTo>
                                        <a:pt x="0" y="0"/>
                                      </a:moveTo>
                                      <a:lnTo>
                                        <a:pt x="9144" y="0"/>
                                      </a:lnTo>
                                      <a:lnTo>
                                        <a:pt x="9144" y="9144"/>
                                      </a:lnTo>
                                      <a:lnTo>
                                        <a:pt x="0" y="914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280" name="Shape 2280"/>
                              <wps:cNvSpPr/>
                              <wps:spPr>
                                <a:xfrm>
                                  <a:off x="5621671" y="1115800"/>
                                  <a:ext cx="0" cy="0"/>
                                </a:xfrm>
                                <a:custGeom>
                                  <a:avLst/>
                                  <a:gdLst/>
                                  <a:ahLst/>
                                  <a:cxnLst/>
                                  <a:rect l="0" t="0" r="0" b="0"/>
                                  <a:pathLst>
                                    <a:path>
                                      <a:moveTo>
                                        <a:pt x="0" y="0"/>
                                      </a:moveTo>
                                      <a:lnTo>
                                        <a:pt x="0" y="0"/>
                                      </a:lnTo>
                                      <a:close/>
                                    </a:path>
                                  </a:pathLst>
                                </a:custGeom>
                                <a:ln w="10772" cap="rnd">
                                  <a:round/>
                                </a:ln>
                              </wps:spPr>
                              <wps:style>
                                <a:lnRef idx="1">
                                  <a:srgbClr val="FFFFFF"/>
                                </a:lnRef>
                                <a:fillRef idx="0">
                                  <a:srgbClr val="000000">
                                    <a:alpha val="0"/>
                                  </a:srgbClr>
                                </a:fillRef>
                                <a:effectRef idx="0">
                                  <a:scrgbClr r="0" g="0" b="0"/>
                                </a:effectRef>
                                <a:fontRef idx="none"/>
                              </wps:style>
                              <wps:bodyPr/>
                            </wps:wsp>
                            <wps:wsp>
                              <wps:cNvPr id="3777" name="Rectangle 3777"/>
                              <wps:cNvSpPr/>
                              <wps:spPr>
                                <a:xfrm>
                                  <a:off x="4972073" y="510995"/>
                                  <a:ext cx="280326" cy="170724"/>
                                </a:xfrm>
                                <a:prstGeom prst="rect">
                                  <a:avLst/>
                                </a:prstGeom>
                                <a:ln>
                                  <a:noFill/>
                                </a:ln>
                              </wps:spPr>
                              <wps:txbx>
                                <w:txbxContent>
                                  <w:p w14:paraId="2E5BBE27" w14:textId="77777777" w:rsidR="00612B85" w:rsidRDefault="00EB15EF">
                                    <w:pPr>
                                      <w:spacing w:after="160" w:line="259" w:lineRule="auto"/>
                                      <w:ind w:left="0" w:firstLine="0"/>
                                      <w:jc w:val="left"/>
                                    </w:pPr>
                                    <w:r>
                                      <w:rPr>
                                        <w:rFonts w:ascii="Arial" w:eastAsia="Arial" w:hAnsi="Arial" w:cs="Arial"/>
                                        <w:sz w:val="18"/>
                                      </w:rPr>
                                      <w:t>Low</w:t>
                                    </w:r>
                                  </w:p>
                                </w:txbxContent>
                              </wps:txbx>
                              <wps:bodyPr horzOverflow="overflow" vert="horz" lIns="0" tIns="0" rIns="0" bIns="0" rtlCol="0">
                                <a:noAutofit/>
                              </wps:bodyPr>
                            </wps:wsp>
                            <wps:wsp>
                              <wps:cNvPr id="55768" name="Rectangle 55768"/>
                              <wps:cNvSpPr/>
                              <wps:spPr>
                                <a:xfrm>
                                  <a:off x="5297683" y="778180"/>
                                  <a:ext cx="169962" cy="170724"/>
                                </a:xfrm>
                                <a:prstGeom prst="rect">
                                  <a:avLst/>
                                </a:prstGeom>
                                <a:ln>
                                  <a:noFill/>
                                </a:ln>
                              </wps:spPr>
                              <wps:txbx>
                                <w:txbxContent>
                                  <w:p w14:paraId="163F4831" w14:textId="77777777" w:rsidR="00612B85" w:rsidRDefault="00EB15EF">
                                    <w:pPr>
                                      <w:spacing w:after="160" w:line="259" w:lineRule="auto"/>
                                      <w:ind w:left="0" w:firstLine="0"/>
                                      <w:jc w:val="left"/>
                                    </w:pPr>
                                    <w:r>
                                      <w:rPr>
                                        <w:rFonts w:ascii="Arial" w:eastAsia="Arial" w:hAnsi="Arial" w:cs="Arial"/>
                                        <w:sz w:val="18"/>
                                      </w:rPr>
                                      <w:t>23</w:t>
                                    </w:r>
                                  </w:p>
                                </w:txbxContent>
                              </wps:txbx>
                              <wps:bodyPr horzOverflow="overflow" vert="horz" lIns="0" tIns="0" rIns="0" bIns="0" rtlCol="0">
                                <a:noAutofit/>
                              </wps:bodyPr>
                            </wps:wsp>
                            <wps:wsp>
                              <wps:cNvPr id="55769" name="Rectangle 55769"/>
                              <wps:cNvSpPr/>
                              <wps:spPr>
                                <a:xfrm>
                                  <a:off x="5425497" y="778180"/>
                                  <a:ext cx="135853" cy="170724"/>
                                </a:xfrm>
                                <a:prstGeom prst="rect">
                                  <a:avLst/>
                                </a:prstGeom>
                                <a:ln>
                                  <a:noFill/>
                                </a:ln>
                              </wps:spPr>
                              <wps:txbx>
                                <w:txbxContent>
                                  <w:p w14:paraId="54D5C593" w14:textId="77777777" w:rsidR="00612B85" w:rsidRDefault="00EB15EF">
                                    <w:pPr>
                                      <w:spacing w:after="160" w:line="259" w:lineRule="auto"/>
                                      <w:ind w:left="0" w:firstLine="0"/>
                                      <w:jc w:val="left"/>
                                    </w:pPr>
                                    <w:r>
                                      <w:rPr>
                                        <w:rFonts w:ascii="Arial" w:eastAsia="Arial" w:hAnsi="Arial" w:cs="Arial"/>
                                        <w:sz w:val="18"/>
                                      </w:rPr>
                                      <w:t>%</w:t>
                                    </w:r>
                                  </w:p>
                                </w:txbxContent>
                              </wps:txbx>
                              <wps:bodyPr horzOverflow="overflow" vert="horz" lIns="0" tIns="0" rIns="0" bIns="0" rtlCol="0">
                                <a:noAutofit/>
                              </wps:bodyPr>
                            </wps:wsp>
                            <wps:wsp>
                              <wps:cNvPr id="55770" name="Rectangle 55770"/>
                              <wps:cNvSpPr/>
                              <wps:spPr>
                                <a:xfrm>
                                  <a:off x="5775249" y="818251"/>
                                  <a:ext cx="169962" cy="170724"/>
                                </a:xfrm>
                                <a:prstGeom prst="rect">
                                  <a:avLst/>
                                </a:prstGeom>
                                <a:ln>
                                  <a:noFill/>
                                </a:ln>
                              </wps:spPr>
                              <wps:txbx>
                                <w:txbxContent>
                                  <w:p w14:paraId="0D4B27E1" w14:textId="77777777" w:rsidR="00612B85" w:rsidRDefault="00EB15EF">
                                    <w:pPr>
                                      <w:spacing w:after="160" w:line="259" w:lineRule="auto"/>
                                      <w:ind w:left="0" w:firstLine="0"/>
                                      <w:jc w:val="left"/>
                                    </w:pPr>
                                    <w:r>
                                      <w:rPr>
                                        <w:rFonts w:ascii="Arial" w:eastAsia="Arial" w:hAnsi="Arial" w:cs="Arial"/>
                                        <w:color w:val="FFFFFF"/>
                                        <w:sz w:val="18"/>
                                      </w:rPr>
                                      <w:t>25</w:t>
                                    </w:r>
                                  </w:p>
                                </w:txbxContent>
                              </wps:txbx>
                              <wps:bodyPr horzOverflow="overflow" vert="horz" lIns="0" tIns="0" rIns="0" bIns="0" rtlCol="0">
                                <a:noAutofit/>
                              </wps:bodyPr>
                            </wps:wsp>
                            <wps:wsp>
                              <wps:cNvPr id="55771" name="Rectangle 55771"/>
                              <wps:cNvSpPr/>
                              <wps:spPr>
                                <a:xfrm>
                                  <a:off x="5903063" y="818251"/>
                                  <a:ext cx="135854" cy="170724"/>
                                </a:xfrm>
                                <a:prstGeom prst="rect">
                                  <a:avLst/>
                                </a:prstGeom>
                                <a:ln>
                                  <a:noFill/>
                                </a:ln>
                              </wps:spPr>
                              <wps:txbx>
                                <w:txbxContent>
                                  <w:p w14:paraId="65D6D42C" w14:textId="77777777" w:rsidR="00612B85" w:rsidRDefault="00EB15EF">
                                    <w:pPr>
                                      <w:spacing w:after="160" w:line="259" w:lineRule="auto"/>
                                      <w:ind w:left="0" w:firstLine="0"/>
                                      <w:jc w:val="left"/>
                                    </w:pPr>
                                    <w:r>
                                      <w:rPr>
                                        <w:rFonts w:ascii="Arial" w:eastAsia="Arial" w:hAnsi="Arial" w:cs="Arial"/>
                                        <w:color w:val="FFFFFF"/>
                                        <w:sz w:val="18"/>
                                      </w:rPr>
                                      <w:t>%</w:t>
                                    </w:r>
                                  </w:p>
                                </w:txbxContent>
                              </wps:txbx>
                              <wps:bodyPr horzOverflow="overflow" vert="horz" lIns="0" tIns="0" rIns="0" bIns="0" rtlCol="0">
                                <a:noAutofit/>
                              </wps:bodyPr>
                            </wps:wsp>
                            <wps:wsp>
                              <wps:cNvPr id="55774" name="Rectangle 55774"/>
                              <wps:cNvSpPr/>
                              <wps:spPr>
                                <a:xfrm>
                                  <a:off x="5507863" y="1356727"/>
                                  <a:ext cx="169962" cy="170724"/>
                                </a:xfrm>
                                <a:prstGeom prst="rect">
                                  <a:avLst/>
                                </a:prstGeom>
                                <a:ln>
                                  <a:noFill/>
                                </a:ln>
                              </wps:spPr>
                              <wps:txbx>
                                <w:txbxContent>
                                  <w:p w14:paraId="14F2DA9F" w14:textId="77777777" w:rsidR="00612B85" w:rsidRDefault="00EB15EF">
                                    <w:pPr>
                                      <w:spacing w:after="160" w:line="259" w:lineRule="auto"/>
                                      <w:ind w:left="0" w:firstLine="0"/>
                                      <w:jc w:val="left"/>
                                    </w:pPr>
                                    <w:r>
                                      <w:rPr>
                                        <w:rFonts w:ascii="Arial" w:eastAsia="Arial" w:hAnsi="Arial" w:cs="Arial"/>
                                        <w:sz w:val="18"/>
                                      </w:rPr>
                                      <w:t>52</w:t>
                                    </w:r>
                                  </w:p>
                                </w:txbxContent>
                              </wps:txbx>
                              <wps:bodyPr horzOverflow="overflow" vert="horz" lIns="0" tIns="0" rIns="0" bIns="0" rtlCol="0">
                                <a:noAutofit/>
                              </wps:bodyPr>
                            </wps:wsp>
                            <wps:wsp>
                              <wps:cNvPr id="55787" name="Rectangle 55787"/>
                              <wps:cNvSpPr/>
                              <wps:spPr>
                                <a:xfrm>
                                  <a:off x="5635677" y="1356727"/>
                                  <a:ext cx="135853" cy="170724"/>
                                </a:xfrm>
                                <a:prstGeom prst="rect">
                                  <a:avLst/>
                                </a:prstGeom>
                                <a:ln>
                                  <a:noFill/>
                                </a:ln>
                              </wps:spPr>
                              <wps:txbx>
                                <w:txbxContent>
                                  <w:p w14:paraId="4A2EC65D" w14:textId="77777777" w:rsidR="00612B85" w:rsidRDefault="00EB15EF">
                                    <w:pPr>
                                      <w:spacing w:after="160" w:line="259" w:lineRule="auto"/>
                                      <w:ind w:left="0" w:firstLine="0"/>
                                      <w:jc w:val="left"/>
                                    </w:pPr>
                                    <w:r>
                                      <w:rPr>
                                        <w:rFonts w:ascii="Arial" w:eastAsia="Arial" w:hAnsi="Arial" w:cs="Arial"/>
                                        <w:sz w:val="18"/>
                                      </w:rPr>
                                      <w:t>%</w:t>
                                    </w:r>
                                  </w:p>
                                </w:txbxContent>
                              </wps:txbx>
                              <wps:bodyPr horzOverflow="overflow" vert="horz" lIns="0" tIns="0" rIns="0" bIns="0" rtlCol="0">
                                <a:noAutofit/>
                              </wps:bodyPr>
                            </wps:wsp>
                            <wps:wsp>
                              <wps:cNvPr id="3781" name="Rectangle 3781"/>
                              <wps:cNvSpPr/>
                              <wps:spPr>
                                <a:xfrm>
                                  <a:off x="6084673" y="552804"/>
                                  <a:ext cx="314281" cy="170724"/>
                                </a:xfrm>
                                <a:prstGeom prst="rect">
                                  <a:avLst/>
                                </a:prstGeom>
                                <a:ln>
                                  <a:noFill/>
                                </a:ln>
                              </wps:spPr>
                              <wps:txbx>
                                <w:txbxContent>
                                  <w:p w14:paraId="6CDCDAF8" w14:textId="77777777" w:rsidR="00612B85" w:rsidRDefault="00EB15EF">
                                    <w:pPr>
                                      <w:spacing w:after="160" w:line="259" w:lineRule="auto"/>
                                      <w:ind w:left="0" w:firstLine="0"/>
                                      <w:jc w:val="left"/>
                                    </w:pPr>
                                    <w:r>
                                      <w:rPr>
                                        <w:rFonts w:ascii="Arial" w:eastAsia="Arial" w:hAnsi="Arial" w:cs="Arial"/>
                                        <w:sz w:val="18"/>
                                      </w:rPr>
                                      <w:t>High</w:t>
                                    </w:r>
                                  </w:p>
                                </w:txbxContent>
                              </wps:txbx>
                              <wps:bodyPr horzOverflow="overflow" vert="horz" lIns="0" tIns="0" rIns="0" bIns="0" rtlCol="0">
                                <a:noAutofit/>
                              </wps:bodyPr>
                            </wps:wsp>
                            <wps:wsp>
                              <wps:cNvPr id="3782" name="Rectangle 3782"/>
                              <wps:cNvSpPr/>
                              <wps:spPr>
                                <a:xfrm>
                                  <a:off x="5334710" y="1760742"/>
                                  <a:ext cx="645618" cy="170724"/>
                                </a:xfrm>
                                <a:prstGeom prst="rect">
                                  <a:avLst/>
                                </a:prstGeom>
                                <a:ln>
                                  <a:noFill/>
                                </a:ln>
                              </wps:spPr>
                              <wps:txbx>
                                <w:txbxContent>
                                  <w:p w14:paraId="1976B1EA" w14:textId="77777777" w:rsidR="00612B85" w:rsidRDefault="00EB15EF">
                                    <w:pPr>
                                      <w:spacing w:after="160" w:line="259" w:lineRule="auto"/>
                                      <w:ind w:left="0" w:firstLine="0"/>
                                      <w:jc w:val="left"/>
                                    </w:pPr>
                                    <w:r>
                                      <w:rPr>
                                        <w:rFonts w:ascii="Arial" w:eastAsia="Arial" w:hAnsi="Arial" w:cs="Arial"/>
                                        <w:sz w:val="18"/>
                                      </w:rPr>
                                      <w:t>Moderate</w:t>
                                    </w:r>
                                  </w:p>
                                </w:txbxContent>
                              </wps:txbx>
                              <wps:bodyPr horzOverflow="overflow" vert="horz" lIns="0" tIns="0" rIns="0" bIns="0" rtlCol="0">
                                <a:noAutofit/>
                              </wps:bodyPr>
                            </wps:wsp>
                            <wps:wsp>
                              <wps:cNvPr id="3783" name="Rectangle 3783"/>
                              <wps:cNvSpPr/>
                              <wps:spPr>
                                <a:xfrm>
                                  <a:off x="4765613" y="0"/>
                                  <a:ext cx="137917" cy="213406"/>
                                </a:xfrm>
                                <a:prstGeom prst="rect">
                                  <a:avLst/>
                                </a:prstGeom>
                                <a:ln>
                                  <a:noFill/>
                                </a:ln>
                              </wps:spPr>
                              <wps:txbx>
                                <w:txbxContent>
                                  <w:p w14:paraId="3FFC98E4" w14:textId="77777777" w:rsidR="00612B85" w:rsidRDefault="00EB15EF">
                                    <w:pPr>
                                      <w:spacing w:after="160" w:line="259" w:lineRule="auto"/>
                                      <w:ind w:left="0" w:firstLine="0"/>
                                      <w:jc w:val="left"/>
                                    </w:pPr>
                                    <w:r>
                                      <w:rPr>
                                        <w:rFonts w:ascii="Arial" w:eastAsia="Arial" w:hAnsi="Arial" w:cs="Arial"/>
                                        <w:b/>
                                        <w:sz w:val="23"/>
                                      </w:rPr>
                                      <w:t>B</w:t>
                                    </w:r>
                                  </w:p>
                                </w:txbxContent>
                              </wps:txbx>
                              <wps:bodyPr horzOverflow="overflow" vert="horz" lIns="0" tIns="0" rIns="0" bIns="0" rtlCol="0">
                                <a:noAutofit/>
                              </wps:bodyPr>
                            </wps:wsp>
                          </wpg:wgp>
                        </a:graphicData>
                      </a:graphic>
                    </wp:inline>
                  </w:drawing>
                </mc:Choice>
                <mc:Fallback xmlns:arto="http://schemas.microsoft.com/office/word/2006/arto" xmlns:pic="http://schemas.openxmlformats.org/drawingml/2006/picture" xmlns:a="http://schemas.openxmlformats.org/drawingml/2006/main">
                  <w:pict w14:anchorId="0B0F7B97">
                    <v:group id="Group 58719" style="width:497.7pt;height:148.75pt;mso-position-horizontal-relative:char;mso-position-vertical-relative:line" coordsize="63209,18891" o:spid="_x0000_s1113" w14:anchorId="524BAE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">
                      <v:shape id="Shape 2158" style="position:absolute;left:3941;top:13890;width:13322;height:0;visibility:visible;mso-wrap-style:square;v-text-anchor:top" coordsize="1332206,0" o:spid="_x0000_s1114" filled="f" strokecolor="#ddd" strokeweight=".39894mm" path="m,l13322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">
                        <v:stroke miterlimit="1" joinstyle="miter"/>
                        <v:path textboxrect="0,0,1332206,0" arrowok="t"/>
                      </v:shape>
                      <v:shape id="Shape 2159" style="position:absolute;left:3941;top:6242;width:13322;height:0;visibility:visible;mso-wrap-style:square;v-text-anchor:top" coordsize="1332206,0" o:spid="_x0000_s1115" filled="f" strokecolor="#ddd" strokeweight=".39894mm" path="m,l13322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">
                        <v:stroke miterlimit="1" joinstyle="miter"/>
                        <v:path textboxrect="0,0,1332206,0" arrowok="t"/>
                      </v:shape>
                      <v:shape id="Shape 2160" style="position:absolute;left:3941;top:2418;width:13322;height:0;visibility:visible;mso-wrap-style:square;v-text-anchor:top" coordsize="1332206,0" o:spid="_x0000_s1116" filled="f" strokecolor="#ddd" strokeweight=".39894mm" path="m,l13322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">
                        <v:stroke miterlimit="1" joinstyle="miter"/>
                        <v:path textboxrect="0,0,1332206,0" arrowok="t"/>
                      </v:shape>
                      <v:shape id="Shape 2161" style="position:absolute;left:7337;top:2418;width:0;height:15296;visibility:visible;mso-wrap-style:square;v-text-anchor:top" coordsize="0,1529642" o:spid="_x0000_s1117"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">
                        <v:stroke miterlimit="1" joinstyle="miter"/>
                        <v:path textboxrect="0,0,0,1529642" arrowok="t"/>
                      </v:shape>
                      <v:shape id="Shape 2162" style="position:absolute;left:10602;top:2418;width:0;height:15296;visibility:visible;mso-wrap-style:square;v-text-anchor:top" coordsize="0,1529642" o:spid="_x0000_s1118"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">
                        <v:stroke miterlimit="1" joinstyle="miter"/>
                        <v:path textboxrect="0,0,0,1529642" arrowok="t"/>
                      </v:shape>
                      <v:shape id="Shape 2163" style="position:absolute;left:13867;top:2418;width:0;height:15296;visibility:visible;mso-wrap-style:square;v-text-anchor:top" coordsize="0,1529642" o:spid="_x0000_s1119"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">
                        <v:stroke miterlimit="1" joinstyle="miter"/>
                        <v:path textboxrect="0,0,0,1529642" arrowok="t"/>
                      </v:shape>
                      <v:shape id="Shape 2164" style="position:absolute;left:17132;top:2418;width:0;height:15296;visibility:visible;mso-wrap-style:square;v-text-anchor:top" coordsize="0,1529642" o:spid="_x0000_s1120"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">
                        <v:stroke miterlimit="1" joinstyle="miter"/>
                        <v:path textboxrect="0,0,0,1529642" arrowok="t"/>
                      </v:shape>
                      <v:shape id="Shape 2165" style="position:absolute;left:3941;top:10066;width:13322;height:0;visibility:visible;mso-wrap-style:square;v-text-anchor:top" coordsize="1332206,0" o:spid="_x0000_s1121" filled="f" strokecolor="#ebebeb" strokeweight=".42689mm" path="m,l13322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">
                        <v:path textboxrect="0,0,1332206,0" arrowok="t"/>
                      </v:shape>
                      <v:shape id="Shape 2166" style="position:absolute;left:11348;top:2418;width:4478;height:15225;visibility:visible;mso-wrap-style:square;v-text-anchor:top" coordsize="447789,1522561" o:spid="_x0000_s1122" filled="f" strokecolor="#e9d6a3" strokeweight="1.2767mm" path="m,1522561r,-14089l1847,1501391r,-56358l18628,1437952r,-21098l20517,1409773r,-56358l37299,1346335r,-91619l39186,1247636r16783,-7009l55969,1205367r1845,-7081l57814,1184197r16825,-7009l74639,1015050r1845,-7080l93267,1000961r,-119869l95155,874069r16783,-7066l111938,711931r18670,-7008l130608,592134r18669,-7080l149277,507525r18628,-7080l167905,444086r18670,-7080l186575,331298r18671,-7008l205246,232599r18628,-7008l223874,162137r18670,-7065l242544,98699r18670,-7067l261214,84609r37299,-7080l298513,70519r18664,-7080l317177,42283r18671,-7023l354476,28179r,-14089l429118,7081,44778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">
                        <v:path textboxrect="0,0,447789,1522561" arrowok="t"/>
                      </v:shape>
                      <v:shape id="Shape 2167" style="position:absolute;left:11367;top:2418;width:5765;height:15105;visibility:visible;mso-wrap-style:square;v-text-anchor:top" coordsize="576554,1510511" o:spid="_x0000_s1123" filled="f" strokecolor="#428c99" strokeweight="1.2767mm" path="m,1510511r16781,-19145l16781,1414886r1889,-19130l18670,1376682r16782,-19145l35452,1319276r18670,-19074l54122,1223722r18670,-19145l72792,1147228r1845,-19131l74637,1108966r16783,-19144l91420,955992r18671,-19131l110091,822163r18670,-19131l128761,707479r18669,-19131l147430,630999r18628,-19145l166058,497098r18670,-19059l184728,458894r18671,-19131l203399,382414r1846,-19131l222027,344139r,-19074l278038,267658r18628,-19073l334001,210309r,-19131l352629,172105r56014,-57407l427271,95625r,-19145l464613,57349,501913,38276,576554,19145,5765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">
                        <v:path textboxrect="0,0,576554,1510511" arrowok="t"/>
                      </v:shape>
                      <v:shape id="Shape 2168" style="position:absolute;left:17493;top:13890;width:13322;height:0;visibility:visible;mso-wrap-style:square;v-text-anchor:top" coordsize="1332216,0" o:spid="_x0000_s1124" filled="f" strokecolor="#ddd" strokeweight=".39894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">
                        <v:path textboxrect="0,0,1332216,0" arrowok="t"/>
                      </v:shape>
                      <v:shape id="Shape 2169" style="position:absolute;left:17493;top:10066;width:13322;height:0;visibility:visible;mso-wrap-style:square;v-text-anchor:top" coordsize="1332216,0" o:spid="_x0000_s1125" filled="f" strokecolor="#ddd" strokeweight=".39894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">
                        <v:path textboxrect="0,0,1332216,0" arrowok="t"/>
                      </v:shape>
                      <v:shape id="Shape 2170" style="position:absolute;left:17493;top:6242;width:13322;height:0;visibility:visible;mso-wrap-style:square;v-text-anchor:top" coordsize="1332216,0" o:spid="_x0000_s1126" filled="f" strokecolor="#ddd" strokeweight=".39894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">
                        <v:path textboxrect="0,0,1332216,0" arrowok="t"/>
                      </v:shape>
                      <v:shape id="Shape 2171" style="position:absolute;left:17493;top:2418;width:13322;height:0;visibility:visible;mso-wrap-style:square;v-text-anchor:top" coordsize="1332216,0" o:spid="_x0000_s1127" filled="f" strokecolor="#ddd" strokeweight=".39894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">
                        <v:path textboxrect="0,0,1332216,0" arrowok="t"/>
                      </v:shape>
                      <v:shape id="Shape 2172" style="position:absolute;left:17624;top:2418;width:0;height:15296;visibility:visible;mso-wrap-style:square;v-text-anchor:top" coordsize="0,1529642" o:spid="_x0000_s1128"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">
                        <v:path textboxrect="0,0,0,1529642" arrowok="t"/>
                      </v:shape>
                      <v:shape id="Shape 2173" style="position:absolute;left:20889;top:2418;width:0;height:15296;visibility:visible;mso-wrap-style:square;v-text-anchor:top" coordsize="0,1529642" o:spid="_x0000_s1129"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">
                        <v:path textboxrect="0,0,0,1529642" arrowok="t"/>
                      </v:shape>
                      <v:shape id="Shape 2174" style="position:absolute;left:24154;top:2418;width:0;height:15296;visibility:visible;mso-wrap-style:square;v-text-anchor:top" coordsize="0,1529642" o:spid="_x0000_s1130"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">
                        <v:path textboxrect="0,0,0,1529642" arrowok="t"/>
                      </v:shape>
                      <v:shape id="Shape 2175" style="position:absolute;left:27419;top:2418;width:0;height:15296;visibility:visible;mso-wrap-style:square;v-text-anchor:top" coordsize="0,1529642" o:spid="_x0000_s1131"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">
                        <v:path textboxrect="0,0,0,1529642" arrowok="t"/>
                      </v:shape>
                      <v:shape id="Shape 2176" style="position:absolute;left:30684;top:2418;width:0;height:15296;visibility:visible;mso-wrap-style:square;v-text-anchor:top" coordsize="0,1529642" o:spid="_x0000_s1132"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">
                        <v:path textboxrect="0,0,0,1529642" arrowok="t"/>
                      </v:shape>
                      <v:shape id="Shape 2177" style="position:absolute;left:21644;top:2418;width:3088;height:15260;visibility:visible;mso-wrap-style:square;v-text-anchor:top" coordsize="308792,1526037" o:spid="_x0000_s1133" filled="f" strokecolor="#e9d6a3" strokeweight="1.2767mm" path="m,1526037r,-70979l18671,1451525r,-102893l37342,1345085r,-81651l47583,1259887r8387,-3533l55970,1220835r10284,-3547l66254,1203141r8388,-3605l74642,1142776r10283,-3533l84925,1128557r8388,-3533l93313,1110862r10240,-3605l103553,1086015r8431,-3590l111984,1068263r10240,-3547l122224,997284r8388,-3533l130612,990146r10284,-3547l140896,908553r8387,-3547l149283,897867r10269,-3547l159552,809194r8402,-3533l167954,802056r10226,-3548l178180,709777r8402,-3548l196852,702696r,-166790l205254,532358r10269,-3533l215523,404561r18671,-3533l234194,266150r18628,-3533l252822,191638r18671,-3548l271493,145492r16790,-3534l288283,138425r1881,-3547l290164,78060r16790,-3533l308792,70979,3087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">
                        <v:path textboxrect="0,0,308792,1526037" arrowok="t"/>
                      </v:shape>
                      <v:shape id="Shape 2178" style="position:absolute;left:21644;top:2418;width:3088;height:15174;visibility:visible;mso-wrap-style:square;v-text-anchor:top" coordsize="308792,1517391" o:spid="_x0000_s1134" filled="f" strokecolor="#428c99" strokeweight="1.2767mm" path="m,1517391r,-36711l18671,1468429r,-36696l37342,1419482r18628,-12265l66254,1395037r8388,-12265l84925,1370521r,-48962l103553,1309380r,-61213l111984,1235902r,-12180l122224,1211457r,-61213l130612,1138065r10284,-12266l140896,1003446r18656,-12251l159552,685261r18628,-12252l178180,562907r18672,-12251l196852,452805r18671,-12252l215523,342630r18671,-12251l234194,208025r18628,-12265l252822,110103,269612,97923r,-12265l271493,73407r,-12194l290164,48962r,-12252l306954,24445r1838,-12179l3087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">
                        <v:path textboxrect="0,0,308792,1517391" arrowok="t"/>
                      </v:shape>
                      <v:shape id="Shape 2179" style="position:absolute;left:31045;top:13890;width:13322;height:0;visibility:visible;mso-wrap-style:square;v-text-anchor:top" coordsize="1332216,0" o:spid="_x0000_s1135" filled="f" strokecolor="#ddd" strokeweight=".39894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">
                        <v:path textboxrect="0,0,1332216,0" arrowok="t"/>
                      </v:shape>
                      <v:shape id="Shape 2180" style="position:absolute;left:31045;top:10066;width:13322;height:0;visibility:visible;mso-wrap-style:square;v-text-anchor:top" coordsize="1332216,0" o:spid="_x0000_s1136" filled="f" strokecolor="#ddd" strokeweight=".39894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">
                        <v:path textboxrect="0,0,1332216,0" arrowok="t"/>
                      </v:shape>
                      <v:shape id="Shape 2181" style="position:absolute;left:31045;top:6242;width:13322;height:0;visibility:visible;mso-wrap-style:square;v-text-anchor:top" coordsize="1332216,0" o:spid="_x0000_s1137" filled="f" strokecolor="#ddd" strokeweight=".39894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">
                        <v:path textboxrect="0,0,1332216,0" arrowok="t"/>
                      </v:shape>
                      <v:shape id="Shape 2182" style="position:absolute;left:31045;top:2418;width:13322;height:0;visibility:visible;mso-wrap-style:square;v-text-anchor:top" coordsize="1332216,0" o:spid="_x0000_s1138" filled="f" strokecolor="#ddd" strokeweight=".39894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">
                        <v:path textboxrect="0,0,1332216,0" arrowok="t"/>
                      </v:shape>
                      <v:shape id="Shape 2183" style="position:absolute;left:31175;top:2418;width:0;height:15296;visibility:visible;mso-wrap-style:square;v-text-anchor:top" coordsize="0,1529642" o:spid="_x0000_s1139"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">
                        <v:path textboxrect="0,0,0,1529642" arrowok="t"/>
                      </v:shape>
                      <v:shape id="Shape 2184" style="position:absolute;left:34441;top:2418;width:0;height:15296;visibility:visible;mso-wrap-style:square;v-text-anchor:top" coordsize="0,1529642" o:spid="_x0000_s1140"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">
                        <v:path textboxrect="0,0,0,1529642" arrowok="t"/>
                      </v:shape>
                      <v:shape id="Shape 2185" style="position:absolute;left:37706;top:2418;width:0;height:15296;visibility:visible;mso-wrap-style:square;v-text-anchor:top" coordsize="0,1529642" o:spid="_x0000_s1141"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">
                        <v:path textboxrect="0,0,0,1529642" arrowok="t"/>
                      </v:shape>
                      <v:shape id="Shape 2186" style="position:absolute;left:40971;top:2418;width:0;height:15296;visibility:visible;mso-wrap-style:square;v-text-anchor:top" coordsize="0,1529642" o:spid="_x0000_s1142"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">
                        <v:path textboxrect="0,0,0,1529642" arrowok="t"/>
                      </v:shape>
                      <v:shape id="Shape 2187" style="position:absolute;left:44236;top:2418;width:0;height:15296;visibility:visible;mso-wrap-style:square;v-text-anchor:top" coordsize="0,1529642" o:spid="_x0000_s1143" filled="f" strokecolor="#ddd" strokeweight=".39894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">
                        <v:path textboxrect="0,0,0,1529642" arrowok="t"/>
                      </v:shape>
                      <v:shape id="Shape 2188" style="position:absolute;left:31175;top:2418;width:3835;height:15267;visibility:visible;mso-wrap-style:square;v-text-anchor:top" coordsize="383434,1526755" o:spid="_x0000_s1144" filled="f" strokecolor="#e9d6a3" strokeweight="1.2767mm" path="m,1526755r,-5702l37342,1515423r,-14219l56013,1498318r,-59705l74642,1435798r,-59705l93313,1373278r,-73937l111970,1296468r,-108005l130598,1185576r,-108006l149268,1074683r,-144974l167940,926894r,-85327l186611,838752r,-82441l205239,753425r,-102304l215523,648234r8387,-2815l223910,588530r10284,-2815l242581,582828r,-19863l252822,560092r,-2829l261253,554447r,-28437l271493,523123r,-28438l279881,491856r,-14219l290164,474822r,-39842l298552,432152r,-8518l308835,420819r,-62591l317223,355413r,-2887l327463,349711r,-45486l335851,301410r10283,-2887l346134,216083r8388,-2815l354522,207566r10284,-2830l364806,105190r18628,-2814l3834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">
                        <v:path textboxrect="0,0,383434,1526755" arrowok="t"/>
                      </v:shape>
                      <v:shape id="Shape 2189" style="position:absolute;left:31175;top:2418;width:3835;height:15041;visibility:visible;mso-wrap-style:square;v-text-anchor:top" coordsize="383434,1504149" o:spid="_x0000_s1145" filled="f" strokecolor="#428c99" strokeweight="1.2767mm" path="m,1504149r74642,-25493l93313,1453162r,-25493l205239,1402176r56014,-76480l271493,1300202r18671,-25493l290164,1198229r18671,-25508l308835,1096241r18628,-25493l327463,764828r18671,-25493l346134,433401r18672,-25494l364806,254948r18628,-25494l3834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">
                        <v:path textboxrect="0,0,383434,1504149" arrowok="t"/>
                      </v:shape>
                      <v:rect id="Rectangle 2190" style="position:absolute;width:1379;height:2134;visibility:visible;mso-wrap-style:square;v-text-anchor:top" o:spid="_x0000_s11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">
                        <v:textbox inset="0,0,0,0">
                          <w:txbxContent>
                            <w:p w:rsidR="00612B85" w:rsidRDefault="00EB15EF" w14:paraId="5316D17B" w14:textId="77777777">
                              <w:pPr>
                                <w:spacing w:after="160" w:line="259" w:lineRule="auto"/>
                                <w:ind w:left="0" w:firstLine="0"/>
                                <w:jc w:val="left"/>
                              </w:pPr>
                              <w:r>
                                <w:rPr>
                                  <w:rFonts w:ascii="Arial" w:hAnsi="Arial" w:eastAsia="Arial" w:cs="Arial"/>
                                  <w:b/>
                                  <w:sz w:val="23"/>
                                </w:rPr>
                                <w:t>A</w:t>
                              </w:r>
                            </w:p>
                          </w:txbxContent>
                        </v:textbox>
                      </v:rect>
                      <v:shape id="Shape 2191" style="position:absolute;left:3941;top:17714;width:13322;height:0;visibility:visible;mso-wrap-style:square;v-text-anchor:top" coordsize="1332206,0" o:spid="_x0000_s1147" filled="f" strokeweight=".42689mm" path="m,l13322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">
                        <v:path textboxrect="0,0,1332206,0" arrowok="t"/>
                      </v:shape>
                      <v:shape id="Shape 2192" style="position:absolute;left:4072;top:2418;width:0;height:15296;visibility:visible;mso-wrap-style:square;v-text-anchor:top" coordsize="0,1529642" o:spid="_x0000_s1148" filled="f" strokeweight=".42689mm" path="m,152964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">
                        <v:path textboxrect="0,0,0,1529642" arrowok="t"/>
                      </v:shape>
                      <v:shape id="Shape 2193" style="position:absolute;left:17493;top:17714;width:13322;height:0;visibility:visible;mso-wrap-style:square;v-text-anchor:top" coordsize="1332216,0" o:spid="_x0000_s1149" filled="f" strokeweight=".42689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">
                        <v:path textboxrect="0,0,1332216,0" arrowok="t"/>
                      </v:shape>
                      <v:shape id="Shape 2194" style="position:absolute;left:31045;top:17714;width:13322;height:0;visibility:visible;mso-wrap-style:square;v-text-anchor:top" coordsize="1332216,0" o:spid="_x0000_s1150" filled="f" strokeweight=".42689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">
                        <v:path textboxrect="0,0,1332216,0" arrowok="t"/>
                      </v:shape>
                      <v:shape id="Shape 2195" style="position:absolute;left:3665;top:2418;width:407;height:0;visibility:visible;mso-wrap-style:square;v-text-anchor:top" coordsize="40712,0" o:spid="_x0000_s1151" filled="f" strokeweight=".39894mm" path="m,l407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">
                        <v:stroke miterlimit="1" joinstyle="miter" endcap="square"/>
                        <v:path textboxrect="0,0,40712,0" arrowok="t"/>
                      </v:shape>
                      <v:shape id="Shape 2196" style="position:absolute;left:3665;top:6242;width:407;height:0;visibility:visible;mso-wrap-style:square;v-text-anchor:top" coordsize="40712,0" o:spid="_x0000_s1152" filled="f" strokeweight=".39894mm" path="m,l407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">
                        <v:stroke miterlimit="1" joinstyle="miter" endcap="square"/>
                        <v:path textboxrect="0,0,40712,0" arrowok="t"/>
                      </v:shape>
                      <v:shape id="Shape 2197" style="position:absolute;left:3665;top:10066;width:407;height:0;visibility:visible;mso-wrap-style:square;v-text-anchor:top" coordsize="40712,0" o:spid="_x0000_s1153" filled="f" strokeweight=".39894mm" path="m,l407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">
                        <v:stroke miterlimit="1" joinstyle="miter" endcap="square"/>
                        <v:path textboxrect="0,0,40712,0" arrowok="t"/>
                      </v:shape>
                      <v:shape id="Shape 2198" style="position:absolute;left:3665;top:13890;width:407;height:0;visibility:visible;mso-wrap-style:square;v-text-anchor:top" coordsize="40712,0" o:spid="_x0000_s1154" filled="f" strokeweight=".39894mm" path="m,l407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">
                        <v:stroke miterlimit="1" joinstyle="miter" endcap="square"/>
                        <v:path textboxrect="0,0,40712,0" arrowok="t"/>
                      </v:shape>
                      <v:shape id="Shape 2199" style="position:absolute;left:3665;top:17714;width:407;height:0;visibility:visible;mso-wrap-style:square;v-text-anchor:top" coordsize="40712,0" o:spid="_x0000_s1155" filled="f" strokeweight=".39894mm" path="m,l407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">
                        <v:stroke miterlimit="1" joinstyle="miter" endcap="square"/>
                        <v:path textboxrect="0,0,40712,0" arrowok="t"/>
                      </v:shape>
                      <v:shape id="Shape 2200" style="position:absolute;left:4072;top:17714;width:0;height:407;visibility:visible;mso-wrap-style:square;v-text-anchor:top" coordsize="0,40717" o:spid="_x0000_s1156"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">
                        <v:stroke miterlimit="1" joinstyle="miter" endcap="square"/>
                        <v:path textboxrect="0,0,0,40717" arrowok="t"/>
                      </v:shape>
                      <v:shape id="Shape 2201" style="position:absolute;left:7337;top:17714;width:0;height:407;visibility:visible;mso-wrap-style:square;v-text-anchor:top" coordsize="0,40717" o:spid="_x0000_s1157"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">
                        <v:stroke miterlimit="1" joinstyle="miter" endcap="square"/>
                        <v:path textboxrect="0,0,0,40717" arrowok="t"/>
                      </v:shape>
                      <v:shape id="Shape 2202" style="position:absolute;left:10602;top:17714;width:0;height:407;visibility:visible;mso-wrap-style:square;v-text-anchor:top" coordsize="0,40717" o:spid="_x0000_s1158"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">
                        <v:stroke miterlimit="1" joinstyle="miter" endcap="square"/>
                        <v:path textboxrect="0,0,0,40717" arrowok="t"/>
                      </v:shape>
                      <v:shape id="Shape 2203" style="position:absolute;left:13867;top:17714;width:0;height:407;visibility:visible;mso-wrap-style:square;v-text-anchor:top" coordsize="0,40717" o:spid="_x0000_s1159"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">
                        <v:stroke miterlimit="1" joinstyle="miter" endcap="square"/>
                        <v:path textboxrect="0,0,0,40717" arrowok="t"/>
                      </v:shape>
                      <v:shape id="Shape 2204" style="position:absolute;left:17132;top:17714;width:0;height:407;visibility:visible;mso-wrap-style:square;v-text-anchor:top" coordsize="0,40717" o:spid="_x0000_s1160"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">
                        <v:stroke miterlimit="1" joinstyle="miter" endcap="square"/>
                        <v:path textboxrect="0,0,0,40717" arrowok="t"/>
                      </v:shape>
                      <v:shape id="Shape 2205" style="position:absolute;left:17624;top:17714;width:0;height:407;visibility:visible;mso-wrap-style:square;v-text-anchor:top" coordsize="0,40717" o:spid="_x0000_s1161"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">
                        <v:stroke miterlimit="1" joinstyle="miter" endcap="square"/>
                        <v:path textboxrect="0,0,0,40717" arrowok="t"/>
                      </v:shape>
                      <v:shape id="Shape 2206" style="position:absolute;left:20889;top:17714;width:0;height:407;visibility:visible;mso-wrap-style:square;v-text-anchor:top" coordsize="0,40717" o:spid="_x0000_s1162"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">
                        <v:stroke miterlimit="1" joinstyle="miter" endcap="square"/>
                        <v:path textboxrect="0,0,0,40717" arrowok="t"/>
                      </v:shape>
                      <v:shape id="Shape 2207" style="position:absolute;left:24154;top:17714;width:0;height:407;visibility:visible;mso-wrap-style:square;v-text-anchor:top" coordsize="0,40717" o:spid="_x0000_s1163"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">
                        <v:stroke miterlimit="1" joinstyle="miter" endcap="square"/>
                        <v:path textboxrect="0,0,0,40717" arrowok="t"/>
                      </v:shape>
                      <v:shape id="Shape 2208" style="position:absolute;left:27419;top:17714;width:0;height:407;visibility:visible;mso-wrap-style:square;v-text-anchor:top" coordsize="0,40717" o:spid="_x0000_s1164"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">
                        <v:stroke miterlimit="1" joinstyle="miter" endcap="square"/>
                        <v:path textboxrect="0,0,0,40717" arrowok="t"/>
                      </v:shape>
                      <v:shape id="Shape 2209" style="position:absolute;left:30684;top:17714;width:0;height:407;visibility:visible;mso-wrap-style:square;v-text-anchor:top" coordsize="0,40717" o:spid="_x0000_s1165"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">
                        <v:stroke miterlimit="1" joinstyle="miter" endcap="square"/>
                        <v:path textboxrect="0,0,0,40717" arrowok="t"/>
                      </v:shape>
                      <v:shape id="Shape 2210" style="position:absolute;left:31175;top:17714;width:0;height:407;visibility:visible;mso-wrap-style:square;v-text-anchor:top" coordsize="0,40717" o:spid="_x0000_s1166"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">
                        <v:stroke miterlimit="1" joinstyle="miter" endcap="square"/>
                        <v:path textboxrect="0,0,0,40717" arrowok="t"/>
                      </v:shape>
                      <v:shape id="Shape 2211" style="position:absolute;left:34440;top:17714;width:0;height:407;visibility:visible;mso-wrap-style:square;v-text-anchor:top" coordsize="0,40717" o:spid="_x0000_s1167"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">
                        <v:stroke miterlimit="1" joinstyle="miter" endcap="square"/>
                        <v:path textboxrect="0,0,0,40717" arrowok="t"/>
                      </v:shape>
                      <v:shape id="Shape 2212" style="position:absolute;left:37705;top:17714;width:0;height:407;visibility:visible;mso-wrap-style:square;v-text-anchor:top" coordsize="0,40717" o:spid="_x0000_s1168"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">
                        <v:stroke miterlimit="1" joinstyle="miter" endcap="square"/>
                        <v:path textboxrect="0,0,0,40717" arrowok="t"/>
                      </v:shape>
                      <v:shape id="Shape 2213" style="position:absolute;left:40971;top:17714;width:0;height:407;visibility:visible;mso-wrap-style:square;v-text-anchor:top" coordsize="0,40717" o:spid="_x0000_s1169"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">
                        <v:stroke miterlimit="1" joinstyle="miter" endcap="square"/>
                        <v:path textboxrect="0,0,0,40717" arrowok="t"/>
                      </v:shape>
                      <v:shape id="Shape 2214" style="position:absolute;left:44236;top:17714;width:0;height:407;visibility:visible;mso-wrap-style:square;v-text-anchor:top" coordsize="0,40717" o:spid="_x0000_s1170" filled="f" strokeweight=".39894mm" path="m,4071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">
                        <v:stroke miterlimit="1" joinstyle="miter" endcap="square"/>
                        <v:path textboxrect="0,0,0,40717" arrowok="t"/>
                      </v:shape>
                      <v:rect id="Rectangle 2215" style="position:absolute;left:2667;top:17067;width:850;height:1707;visibility:visible;mso-wrap-style:square;v-text-anchor:top" o:spid="_x0000_s11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">
                        <v:textbox inset="0,0,0,0">
                          <w:txbxContent>
                            <w:p w:rsidR="00612B85" w:rsidRDefault="00EB15EF" w14:paraId="4B584315" w14:textId="77777777">
                              <w:pPr>
                                <w:spacing w:after="160" w:line="259" w:lineRule="auto"/>
                                <w:ind w:left="0" w:firstLine="0"/>
                                <w:jc w:val="left"/>
                              </w:pPr>
                              <w:r>
                                <w:rPr>
                                  <w:rFonts w:ascii="Arial" w:hAnsi="Arial" w:eastAsia="Arial" w:cs="Arial"/>
                                  <w:sz w:val="18"/>
                                </w:rPr>
                                <w:t>0</w:t>
                              </w:r>
                            </w:p>
                          </w:txbxContent>
                        </v:textbox>
                      </v:rect>
                      <v:rect id="Rectangle 2216" style="position:absolute;left:2019;top:13256;width:1700;height:1707;visibility:visible;mso-wrap-style:square;v-text-anchor:top" o:spid="_x0000_s117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">
                        <v:textbox inset="0,0,0,0">
                          <w:txbxContent>
                            <w:p w:rsidR="00612B85" w:rsidRDefault="00EB15EF" w14:paraId="4BFDD700" w14:textId="77777777">
                              <w:pPr>
                                <w:spacing w:after="160" w:line="259" w:lineRule="auto"/>
                                <w:ind w:left="0" w:firstLine="0"/>
                                <w:jc w:val="left"/>
                              </w:pPr>
                              <w:r>
                                <w:rPr>
                                  <w:rFonts w:ascii="Arial" w:hAnsi="Arial" w:eastAsia="Arial" w:cs="Arial"/>
                                  <w:sz w:val="18"/>
                                </w:rPr>
                                <w:t>25</w:t>
                              </w:r>
                            </w:p>
                          </w:txbxContent>
                        </v:textbox>
                      </v:rect>
                      <v:rect id="Rectangle 2217" style="position:absolute;left:2019;top:9432;width:1700;height:1707;visibility:visible;mso-wrap-style:square;v-text-anchor:top" o:spid="_x0000_s11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">
                        <v:textbox inset="0,0,0,0">
                          <w:txbxContent>
                            <w:p w:rsidR="00612B85" w:rsidRDefault="00EB15EF" w14:paraId="68861898" w14:textId="77777777">
                              <w:pPr>
                                <w:spacing w:after="160" w:line="259" w:lineRule="auto"/>
                                <w:ind w:left="0" w:firstLine="0"/>
                                <w:jc w:val="left"/>
                              </w:pPr>
                              <w:r>
                                <w:rPr>
                                  <w:rFonts w:ascii="Arial" w:hAnsi="Arial" w:eastAsia="Arial" w:cs="Arial"/>
                                  <w:sz w:val="18"/>
                                </w:rPr>
                                <w:t>50</w:t>
                              </w:r>
                            </w:p>
                          </w:txbxContent>
                        </v:textbox>
                      </v:rect>
                      <v:rect id="Rectangle 2218" style="position:absolute;left:2019;top:5608;width:1700;height:1707;visibility:visible;mso-wrap-style:square;v-text-anchor:top" o:spid="_x0000_s11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">
                        <v:textbox inset="0,0,0,0">
                          <w:txbxContent>
                            <w:p w:rsidR="00612B85" w:rsidRDefault="00EB15EF" w14:paraId="58A771A2" w14:textId="77777777">
                              <w:pPr>
                                <w:spacing w:after="160" w:line="259" w:lineRule="auto"/>
                                <w:ind w:left="0" w:firstLine="0"/>
                                <w:jc w:val="left"/>
                              </w:pPr>
                              <w:r>
                                <w:rPr>
                                  <w:rFonts w:ascii="Arial" w:hAnsi="Arial" w:eastAsia="Arial" w:cs="Arial"/>
                                  <w:sz w:val="18"/>
                                </w:rPr>
                                <w:t>75</w:t>
                              </w:r>
                            </w:p>
                          </w:txbxContent>
                        </v:textbox>
                      </v:rect>
                      <v:rect id="Rectangle 2219" style="position:absolute;left:1380;top:1784;width:2549;height:1707;visibility:visible;mso-wrap-style:square;v-text-anchor:top" o:spid="_x0000_s11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">
                        <v:textbox inset="0,0,0,0">
                          <w:txbxContent>
                            <w:p w:rsidR="00612B85" w:rsidRDefault="00EB15EF" w14:paraId="02B72823" w14:textId="77777777">
                              <w:pPr>
                                <w:spacing w:after="160" w:line="259" w:lineRule="auto"/>
                                <w:ind w:left="0" w:firstLine="0"/>
                                <w:jc w:val="left"/>
                              </w:pPr>
                              <w:r>
                                <w:rPr>
                                  <w:rFonts w:ascii="Arial" w:hAnsi="Arial" w:eastAsia="Arial" w:cs="Arial"/>
                                  <w:sz w:val="18"/>
                                </w:rPr>
                                <w:t>100</w:t>
                              </w:r>
                            </w:p>
                          </w:txbxContent>
                        </v:textbox>
                      </v:rect>
                      <v:rect id="Rectangle 2220" style="position:absolute;left:-8182;top:7326;width:18517;height:1707;rotation:-5898239fd;visibility:visible;mso-wrap-style:square;v-text-anchor:top" o:spid="_x0000_s11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">
                        <v:textbox inset="0,0,0,0">
                          <w:txbxContent>
                            <w:p w:rsidR="00612B85" w:rsidRDefault="00EB15EF" w14:paraId="300E639B" w14:textId="77777777">
                              <w:pPr>
                                <w:spacing w:after="160" w:line="259" w:lineRule="auto"/>
                                <w:ind w:left="0" w:firstLine="0"/>
                                <w:jc w:val="left"/>
                              </w:pPr>
                              <w:r>
                                <w:rPr>
                                  <w:rFonts w:ascii="Arial" w:hAnsi="Arial" w:eastAsia="Arial" w:cs="Arial"/>
                                  <w:sz w:val="18"/>
                                </w:rPr>
                                <w:t>Cumulative Percentage [%]</w:t>
                              </w:r>
                            </w:p>
                          </w:txbxContent>
                        </v:textbox>
                      </v:rect>
                      <v:rect id="Rectangle 2221" style="position:absolute;left:7627;top:523;width:7859;height:1707;visibility:visible;mso-wrap-style:square;v-text-anchor:top" o:spid="_x0000_s11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">
                        <v:textbox inset="0,0,0,0">
                          <w:txbxContent>
                            <w:p w:rsidR="00612B85" w:rsidRDefault="00EB15EF" w14:paraId="23891AB2" w14:textId="77777777">
                              <w:pPr>
                                <w:spacing w:after="160" w:line="259" w:lineRule="auto"/>
                                <w:ind w:left="0" w:firstLine="0"/>
                                <w:jc w:val="left"/>
                              </w:pPr>
                              <w:r>
                                <w:rPr>
                                  <w:rFonts w:ascii="Arial" w:hAnsi="Arial" w:eastAsia="Arial" w:cs="Arial"/>
                                  <w:sz w:val="18"/>
                                </w:rPr>
                                <w:t>High n=299</w:t>
                              </w:r>
                            </w:p>
                          </w:txbxContent>
                        </v:textbox>
                      </v:rect>
                      <v:rect id="Rectangle 2222" style="position:absolute;left:19937;top:525;width:11173;height:1708;visibility:visible;mso-wrap-style:square;v-text-anchor:top" o:spid="_x0000_s11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">
                        <v:textbox inset="0,0,0,0">
                          <w:txbxContent>
                            <w:p w:rsidR="00612B85" w:rsidRDefault="00EB15EF" w14:paraId="12B99A41" w14:textId="77777777">
                              <w:pPr>
                                <w:spacing w:after="160" w:line="259" w:lineRule="auto"/>
                                <w:ind w:left="0" w:firstLine="0"/>
                                <w:jc w:val="left"/>
                              </w:pPr>
                              <w:r>
                                <w:rPr>
                                  <w:rFonts w:ascii="Arial" w:hAnsi="Arial" w:eastAsia="Arial" w:cs="Arial"/>
                                  <w:sz w:val="18"/>
                                </w:rPr>
                                <w:t>Moderate n=557</w:t>
                              </w:r>
                            </w:p>
                          </w:txbxContent>
                        </v:textbox>
                      </v:rect>
                      <v:rect id="Rectangle 2245" style="position:absolute;left:34862;top:525;width:7520;height:1708;visibility:visible;mso-wrap-style:square;v-text-anchor:top" o:spid="_x0000_s11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">
                        <v:textbox inset="0,0,0,0">
                          <w:txbxContent>
                            <w:p w:rsidR="00612B85" w:rsidRDefault="00EB15EF" w14:paraId="256C0F69" w14:textId="77777777">
                              <w:pPr>
                                <w:spacing w:after="160" w:line="259" w:lineRule="auto"/>
                                <w:ind w:left="0" w:firstLine="0"/>
                                <w:jc w:val="left"/>
                              </w:pPr>
                              <w:r>
                                <w:rPr>
                                  <w:rFonts w:ascii="Arial" w:hAnsi="Arial" w:eastAsia="Arial" w:cs="Arial"/>
                                  <w:sz w:val="18"/>
                                </w:rPr>
                                <w:t>Low n=598</w:t>
                              </w:r>
                            </w:p>
                          </w:txbxContent>
                        </v:textbox>
                      </v:rect>
                      <v:shape id="Shape 2246" style="position:absolute;left:3941;top:10066;width:13322;height:0;visibility:visible;mso-wrap-style:square;v-text-anchor:top" coordsize="1332206,0" o:spid="_x0000_s1180" filled="f" strokecolor="#3f3f41" strokeweight=".42689mm" path="m,l13322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">
                        <v:path textboxrect="0,0,1332206,0" arrowok="t"/>
                      </v:shape>
                      <v:shape id="Shape 2247" style="position:absolute;left:3941;top:3947;width:13322;height:0;visibility:visible;mso-wrap-style:square;v-text-anchor:top" coordsize="1332206,0" o:spid="_x0000_s1181" filled="f" strokecolor="#3f3f41" strokeweight=".42689mm" path="m,l13322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">
                        <v:path textboxrect="0,0,1332206,0" arrowok="t"/>
                      </v:shape>
                      <v:shape id="Shape 2248" style="position:absolute;left:17493;top:10066;width:13322;height:0;visibility:visible;mso-wrap-style:square;v-text-anchor:top" coordsize="1332216,0" o:spid="_x0000_s1182" filled="f" strokecolor="#3f3f41" strokeweight=".42689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">
                        <v:path textboxrect="0,0,1332216,0" arrowok="t"/>
                      </v:shape>
                      <v:shape id="Shape 2249" style="position:absolute;left:17493;top:3947;width:13322;height:0;visibility:visible;mso-wrap-style:square;v-text-anchor:top" coordsize="1332216,0" o:spid="_x0000_s1183" filled="f" strokecolor="#3f3f41" strokeweight=".42689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">
                        <v:path textboxrect="0,0,1332216,0" arrowok="t"/>
                      </v:shape>
                      <v:shape id="Shape 2250" style="position:absolute;left:31045;top:10066;width:13322;height:0;visibility:visible;mso-wrap-style:square;v-text-anchor:top" coordsize="1332216,0" o:spid="_x0000_s1184" filled="f" strokecolor="#3f3f41" strokeweight=".42689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">
                        <v:path textboxrect="0,0,1332216,0" arrowok="t"/>
                      </v:shape>
                      <v:shape id="Shape 2251" style="position:absolute;left:31045;top:3947;width:13322;height:0;visibility:visible;mso-wrap-style:square;v-text-anchor:top" coordsize="1332216,0" o:spid="_x0000_s1185" filled="f" strokecolor="#3f3f41" strokeweight=".42689mm" path="m,l13322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">
                        <v:path textboxrect="0,0,1332216,0" arrowok="t"/>
                      </v:shape>
                      <v:shape id="Shape 63174" style="position:absolute;left:36059;top:15321;width:2364;height:1417;visibility:visible;mso-wrap-style:square;v-text-anchor:top" coordsize="236421,141667" o:spid="_x0000_s1186" fillcolor="#e9d6a3" stroked="f" strokeweight="0" path="m,l236421,r,141667l,1416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">
                        <v:path textboxrect="0,0,236421,141667" arrowok="t"/>
                      </v:shape>
                      <v:rect id="Rectangle 2269" style="position:absolute;left:38745;top:14952;width:7285;height:1494;visibility:visible;mso-wrap-style:square;v-text-anchor:top" o:spid="_x0000_s11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">
                        <v:textbox inset="0,0,0,0">
                          <w:txbxContent>
                            <w:p w:rsidR="00612B85" w:rsidRDefault="00EB15EF" w14:paraId="3991841F" w14:textId="77777777">
                              <w:pPr>
                                <w:spacing w:after="160" w:line="259" w:lineRule="auto"/>
                                <w:ind w:left="0" w:firstLine="0"/>
                                <w:jc w:val="left"/>
                              </w:pPr>
                              <w:r>
                                <w:rPr>
                                  <w:rFonts w:ascii="Arial" w:hAnsi="Arial" w:eastAsia="Arial" w:cs="Arial"/>
                                  <w:sz w:val="16"/>
                                </w:rPr>
                                <w:t>Both Anchor</w:t>
                              </w:r>
                            </w:p>
                          </w:txbxContent>
                        </v:textbox>
                      </v:rect>
                      <v:rect id="Rectangle 2270" style="position:absolute;left:38745;top:15990;width:7211;height:1494;visibility:visible;mso-wrap-style:square;v-text-anchor:top" o:spid="_x0000_s11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">
                        <v:textbox inset="0,0,0,0">
                          <w:txbxContent>
                            <w:p w:rsidR="00612B85" w:rsidRDefault="00EB15EF" w14:paraId="02BB623B" w14:textId="77777777">
                              <w:pPr>
                                <w:spacing w:after="160" w:line="259" w:lineRule="auto"/>
                                <w:ind w:left="0" w:firstLine="0"/>
                                <w:jc w:val="left"/>
                              </w:pPr>
                              <w:r>
                                <w:rPr>
                                  <w:rFonts w:ascii="Arial" w:hAnsi="Arial" w:eastAsia="Arial" w:cs="Arial"/>
                                  <w:sz w:val="16"/>
                                </w:rPr>
                                <w:t>&amp; Backbone</w:t>
                              </w:r>
                            </w:p>
                          </w:txbxContent>
                        </v:textbox>
                      </v:rect>
                      <v:shape id="Shape 63175" style="position:absolute;left:36059;top:13381;width:2364;height:1417;visibility:visible;mso-wrap-style:square;v-text-anchor:top" coordsize="236421,141667" o:spid="_x0000_s1189" fillcolor="#428c99" stroked="f" strokeweight="0" path="m,l236421,r,141667l,1416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">
                        <v:path textboxrect="0,0,236421,141667" arrowok="t"/>
                      </v:shape>
                      <v:rect id="Rectangle 2272" style="position:absolute;left:38695;top:13533;width:3270;height:1494;visibility:visible;mso-wrap-style:square;v-text-anchor:top" o:spid="_x0000_s11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">
                        <v:textbox inset="0,0,0,0">
                          <w:txbxContent>
                            <w:p w:rsidR="00612B85" w:rsidRDefault="00EB15EF" w14:paraId="4F99B507" w14:textId="77777777">
                              <w:pPr>
                                <w:spacing w:after="160" w:line="259" w:lineRule="auto"/>
                                <w:ind w:left="0" w:firstLine="0"/>
                                <w:jc w:val="left"/>
                              </w:pPr>
                              <w:r>
                                <w:rPr>
                                  <w:rFonts w:ascii="Arial" w:hAnsi="Arial" w:eastAsia="Arial" w:cs="Arial"/>
                                  <w:sz w:val="16"/>
                                </w:rPr>
                                <w:t>Intact</w:t>
                              </w:r>
                            </w:p>
                          </w:txbxContent>
                        </v:textbox>
                      </v:rect>
                      <v:shape id="Shape 2273" style="position:absolute;left:56216;top:5126;width:6032;height:6032;visibility:visible;mso-wrap-style:square;v-text-anchor:top" coordsize="603179,603136" o:spid="_x0000_s1191" fillcolor="#005088" stroked="f" strokeweight="0" path="m6506,l26096,560,45672,1709,65205,3505,84652,5960r19332,3060l123258,12683r19088,4351l161333,21946r18829,5558l198747,33666r18384,6764l235314,47784r17939,7914l270875,64215r17379,9120l305345,82957r16733,10212l338451,103884r16071,11274l370206,126935r15282,12266l400309,151983r14478,13271l428819,178927r13516,14176l455462,207681r12566,15023l480151,238129r11619,15785l502843,270086r10571,16488l523424,303449r9480,17135l541808,338063r8316,17723l557837,373826r7167,18225l571567,410536r5961,18685l582885,448051r4711,19044l591704,486269r3503,19289l598066,524947r2198,19475l601872,563970r948,19576l603179,603136,,603136,65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">
                        <v:fill opacity="59110f"/>
                        <v:stroke endcap="round"/>
                        <v:path textboxrect="0,0,603179,603136" arrowok="t"/>
                      </v:shape>
                      <v:shape id="Shape 2274" style="position:absolute;left:60504;top:6704;width:215;height:211;visibility:visible;mso-wrap-style:square;v-text-anchor:top" coordsize="21429,21184" o:spid="_x0000_s1192" filled="f" strokeweight=".39894mm" path="m,21184l214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">
                        <v:stroke endcap="round"/>
                        <v:path textboxrect="0,0,21429,21184" arrowok="t"/>
                      </v:shape>
                      <v:shape id="Shape 2275" style="position:absolute;left:50238;top:5126;width:6043;height:6032;visibility:visible;mso-wrap-style:square;v-text-anchor:top" coordsize="604285,603136" o:spid="_x0000_s1193" fillcolor="#f3f8fb" strokecolor="white" strokeweight=".29922mm" path="m604285,r-6506,603136l,522592,2901,503403,6420,484316r4151,-18973l15281,446557r5357,-18686l26556,409387r6549,-18226l40229,373079r7655,-17795l56157,337704r8804,-17278l74340,303449r9910,-16674l94677,270387r10958,-15971l117111,238732r11978,-15281l141556,208571r12926,-14463l167853,180077r13817,-13631l195947,153334r14678,-12726l225705,128386r15483,-11720l257015,105449,273188,94778,289676,84609r16875,-9666l323686,65866r17421,-8560l358787,49349r17939,-7425l394866,35116r18370,-6205l431821,23253r18743,-5070l469436,13774,488480,9968,507611,6765,526843,4165,546131,2212,565521,862,584895,101,6042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">
                        <v:fill opacity="59110f"/>
                        <v:stroke endcap="round"/>
                        <v:path textboxrect="0,0,604285,603136" arrowok="t"/>
                      </v:shape>
                      <v:shape id="Shape 2276" style="position:absolute;left:52073;top:6367;width:198;height:228;visibility:visible;mso-wrap-style:square;v-text-anchor:top" coordsize="19734,22836" o:spid="_x0000_s1194" filled="f" strokeweight=".39894mm" path="m19734,2283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">
                        <v:stroke endcap="round"/>
                        <v:path textboxrect="0,0,19734,22836" arrowok="t"/>
                      </v:shape>
                      <v:shape id="Shape 2277" style="position:absolute;left:50185;top:10352;width:12063;height:6837;visibility:visible;mso-wrap-style:square;v-text-anchor:top" coordsize="1206315,683680" o:spid="_x0000_s1195" fillcolor="#aed9ec" strokecolor="white" strokeweight=".29922mm" path="m5357,l603136,80544r603179,l1206014,99733r-962,19130l1203557,137994r-2154,19088l1198703,176069r-3361,18872l1191435,213727r-4553,18643l1181770,250854r-5717,18283l1169748,287263r-6865,17939l1155473,322882r-7972,17421l1138941,357495r-9063,16876l1120255,391003r-10111,16272l1099516,423203r-11174,15627l1076723,454068r-12122,14865l1052034,483410r-13070,14076l1025492,511116r-13874,13227l997285,537111r-14722,12324l967482,561255r-15482,11317l936172,583445r-16172,10312l903512,603581r-16775,9264l869703,621606r-17379,8215l834745,637448r-17839,7109l798882,651063r-18241,5917l762214,662338r-18585,4753l724944,671300r-18887,3562l687127,677806r-19030,2413l649010,681971r-19131,1149l610691,683680r-19188,-100l572328,682919r-19144,-1293l534110,679759r-19045,-2499l496193,674158r-18843,-3705l458664,666144r-18571,-4912l421710,655774r-18183,-6061l385545,643106r-17781,-7224l350228,628126r-17278,-8315l315916,610949r-16732,-9422l282811,591603,266682,581132,250955,570217,235572,558756,220550,546835,205914,534454,191695,521586,177864,508258,164493,494541,151524,480366,139043,465831,127022,450851,115503,435526,104444,419857,93916,403828,83905,387498,74383,370809,65421,353833,57005,336598,49134,319119,41881,301396,35116,283399,28955,265274,23339,246948,18384,228406,13975,209720,10169,190934,6966,172004,4352,153017,2355,133944,948,114799,144,95668,,76480,402,57306,1451,38117,3102,19030,53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">
                        <v:fill opacity="59110f"/>
                        <v:stroke endcap="round"/>
                        <v:path textboxrect="0,0,1206315,683680" arrowok="t"/>
                      </v:shape>
                      <v:shape id="Shape 2278" style="position:absolute;left:55792;top:17176;width:20;height:300;visibility:visible;mso-wrap-style:square;v-text-anchor:top" coordsize="2011,30046" o:spid="_x0000_s1196" filled="f" strokeweight=".39894mm" path="m2011,l,300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">
                        <v:stroke endcap="round"/>
                        <v:path textboxrect="0,0,2011,30046" arrowok="t"/>
                      </v:shape>
                      <v:shape id="Shape 63176" style="position:absolute;left:56216;top:11157;width:92;height:92;visibility:visible;mso-wrap-style:square;v-text-anchor:top" coordsize="9144,9144" o:spid="_x0000_s1197"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">
                        <v:stroke endcap="round"/>
                        <v:path textboxrect="0,0,9144,9144" arrowok="t"/>
                      </v:shape>
                      <v:shape id="Shape 2280" style="position:absolute;left:56216;top:11158;width:0;height:0;visibility:visible;mso-wrap-style:square;v-text-anchor:top" coordsize="0,0" o:spid="_x0000_s1198" filled="f" strokecolor="white" strokeweight=".29922mm" path="m,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">
                        <v:stroke endcap="round"/>
                        <v:path textboxrect="0,0,0,0" arrowok="t"/>
                      </v:shape>
                      <v:rect id="Rectangle 3777" style="position:absolute;left:49720;top:5109;width:2803;height:1708;visibility:visible;mso-wrap-style:square;v-text-anchor:top" o:spid="_x0000_s119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">
                        <v:textbox inset="0,0,0,0">
                          <w:txbxContent>
                            <w:p w:rsidR="00612B85" w:rsidRDefault="00EB15EF" w14:paraId="1E16C85B" w14:textId="77777777">
                              <w:pPr>
                                <w:spacing w:after="160" w:line="259" w:lineRule="auto"/>
                                <w:ind w:left="0" w:firstLine="0"/>
                                <w:jc w:val="left"/>
                              </w:pPr>
                              <w:r>
                                <w:rPr>
                                  <w:rFonts w:ascii="Arial" w:hAnsi="Arial" w:eastAsia="Arial" w:cs="Arial"/>
                                  <w:sz w:val="18"/>
                                </w:rPr>
                                <w:t>Low</w:t>
                              </w:r>
                            </w:p>
                          </w:txbxContent>
                        </v:textbox>
                      </v:rect>
                      <v:rect id="Rectangle 55768" style="position:absolute;left:52976;top:7781;width:1700;height:1708;visibility:visible;mso-wrap-style:square;v-text-anchor:top" o:spid="_x0000_s12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">
                        <v:textbox inset="0,0,0,0">
                          <w:txbxContent>
                            <w:p w:rsidR="00612B85" w:rsidRDefault="00EB15EF" w14:paraId="72E4F76D" w14:textId="77777777">
                              <w:pPr>
                                <w:spacing w:after="160" w:line="259" w:lineRule="auto"/>
                                <w:ind w:left="0" w:firstLine="0"/>
                                <w:jc w:val="left"/>
                              </w:pPr>
                              <w:r>
                                <w:rPr>
                                  <w:rFonts w:ascii="Arial" w:hAnsi="Arial" w:eastAsia="Arial" w:cs="Arial"/>
                                  <w:sz w:val="18"/>
                                </w:rPr>
                                <w:t>23</w:t>
                              </w:r>
                            </w:p>
                          </w:txbxContent>
                        </v:textbox>
                      </v:rect>
                      <v:rect id="Rectangle 55769" style="position:absolute;left:54254;top:7781;width:1359;height:1708;visibility:visible;mso-wrap-style:square;v-text-anchor:top" o:spid="_x0000_s12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">
                        <v:textbox inset="0,0,0,0">
                          <w:txbxContent>
                            <w:p w:rsidR="00612B85" w:rsidRDefault="00EB15EF" w14:paraId="6462C093" w14:textId="77777777">
                              <w:pPr>
                                <w:spacing w:after="160" w:line="259" w:lineRule="auto"/>
                                <w:ind w:left="0" w:firstLine="0"/>
                                <w:jc w:val="left"/>
                              </w:pPr>
                              <w:r>
                                <w:rPr>
                                  <w:rFonts w:ascii="Arial" w:hAnsi="Arial" w:eastAsia="Arial" w:cs="Arial"/>
                                  <w:sz w:val="18"/>
                                </w:rPr>
                                <w:t>%</w:t>
                              </w:r>
                            </w:p>
                          </w:txbxContent>
                        </v:textbox>
                      </v:rect>
                      <v:rect id="Rectangle 55770" style="position:absolute;left:57752;top:8182;width:1700;height:1707;visibility:visible;mso-wrap-style:square;v-text-anchor:top" o:spid="_x0000_s12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">
                        <v:textbox inset="0,0,0,0">
                          <w:txbxContent>
                            <w:p w:rsidR="00612B85" w:rsidRDefault="00EB15EF" w14:paraId="1C203047" w14:textId="77777777">
                              <w:pPr>
                                <w:spacing w:after="160" w:line="259" w:lineRule="auto"/>
                                <w:ind w:left="0" w:firstLine="0"/>
                                <w:jc w:val="left"/>
                              </w:pPr>
                              <w:r>
                                <w:rPr>
                                  <w:rFonts w:ascii="Arial" w:hAnsi="Arial" w:eastAsia="Arial" w:cs="Arial"/>
                                  <w:color w:val="FFFFFF"/>
                                  <w:sz w:val="18"/>
                                </w:rPr>
                                <w:t>25</w:t>
                              </w:r>
                            </w:p>
                          </w:txbxContent>
                        </v:textbox>
                      </v:rect>
                      <v:rect id="Rectangle 55771" style="position:absolute;left:59030;top:8182;width:1359;height:1707;visibility:visible;mso-wrap-style:square;v-text-anchor:top" o:spid="_x0000_s12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">
                        <v:textbox inset="0,0,0,0">
                          <w:txbxContent>
                            <w:p w:rsidR="00612B85" w:rsidRDefault="00EB15EF" w14:paraId="5E50E1C8" w14:textId="77777777">
                              <w:pPr>
                                <w:spacing w:after="160" w:line="259" w:lineRule="auto"/>
                                <w:ind w:left="0" w:firstLine="0"/>
                                <w:jc w:val="left"/>
                              </w:pPr>
                              <w:r>
                                <w:rPr>
                                  <w:rFonts w:ascii="Arial" w:hAnsi="Arial" w:eastAsia="Arial" w:cs="Arial"/>
                                  <w:color w:val="FFFFFF"/>
                                  <w:sz w:val="18"/>
                                </w:rPr>
                                <w:t>%</w:t>
                              </w:r>
                            </w:p>
                          </w:txbxContent>
                        </v:textbox>
                      </v:rect>
                      <v:rect id="Rectangle 55774" style="position:absolute;left:55078;top:13567;width:1700;height:1707;visibility:visible;mso-wrap-style:square;v-text-anchor:top" o:spid="_x0000_s120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">
                        <v:textbox inset="0,0,0,0">
                          <w:txbxContent>
                            <w:p w:rsidR="00612B85" w:rsidRDefault="00EB15EF" w14:paraId="00B008B9" w14:textId="77777777">
                              <w:pPr>
                                <w:spacing w:after="160" w:line="259" w:lineRule="auto"/>
                                <w:ind w:left="0" w:firstLine="0"/>
                                <w:jc w:val="left"/>
                              </w:pPr>
                              <w:r>
                                <w:rPr>
                                  <w:rFonts w:ascii="Arial" w:hAnsi="Arial" w:eastAsia="Arial" w:cs="Arial"/>
                                  <w:sz w:val="18"/>
                                </w:rPr>
                                <w:t>52</w:t>
                              </w:r>
                            </w:p>
                          </w:txbxContent>
                        </v:textbox>
                      </v:rect>
                      <v:rect id="Rectangle 55787" style="position:absolute;left:56356;top:13567;width:1359;height:1707;visibility:visible;mso-wrap-style:square;v-text-anchor:top" o:spid="_x0000_s12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">
                        <v:textbox inset="0,0,0,0">
                          <w:txbxContent>
                            <w:p w:rsidR="00612B85" w:rsidRDefault="00EB15EF" w14:paraId="5D52869B" w14:textId="77777777">
                              <w:pPr>
                                <w:spacing w:after="160" w:line="259" w:lineRule="auto"/>
                                <w:ind w:left="0" w:firstLine="0"/>
                                <w:jc w:val="left"/>
                              </w:pPr>
                              <w:r>
                                <w:rPr>
                                  <w:rFonts w:ascii="Arial" w:hAnsi="Arial" w:eastAsia="Arial" w:cs="Arial"/>
                                  <w:sz w:val="18"/>
                                </w:rPr>
                                <w:t>%</w:t>
                              </w:r>
                            </w:p>
                          </w:txbxContent>
                        </v:textbox>
                      </v:rect>
                      <v:rect id="Rectangle 3781" style="position:absolute;left:60846;top:5528;width:3143;height:1707;visibility:visible;mso-wrap-style:square;v-text-anchor:top" o:spid="_x0000_s12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">
                        <v:textbox inset="0,0,0,0">
                          <w:txbxContent>
                            <w:p w:rsidR="00612B85" w:rsidRDefault="00EB15EF" w14:paraId="05FAD91F" w14:textId="77777777">
                              <w:pPr>
                                <w:spacing w:after="160" w:line="259" w:lineRule="auto"/>
                                <w:ind w:left="0" w:firstLine="0"/>
                                <w:jc w:val="left"/>
                              </w:pPr>
                              <w:r>
                                <w:rPr>
                                  <w:rFonts w:ascii="Arial" w:hAnsi="Arial" w:eastAsia="Arial" w:cs="Arial"/>
                                  <w:sz w:val="18"/>
                                </w:rPr>
                                <w:t>High</w:t>
                              </w:r>
                            </w:p>
                          </w:txbxContent>
                        </v:textbox>
                      </v:rect>
                      <v:rect id="Rectangle 3782" style="position:absolute;left:53347;top:17607;width:6456;height:1707;visibility:visible;mso-wrap-style:square;v-text-anchor:top" o:spid="_x0000_s12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">
                        <v:textbox inset="0,0,0,0">
                          <w:txbxContent>
                            <w:p w:rsidR="00612B85" w:rsidRDefault="00EB15EF" w14:paraId="34B92B97" w14:textId="77777777">
                              <w:pPr>
                                <w:spacing w:after="160" w:line="259" w:lineRule="auto"/>
                                <w:ind w:left="0" w:firstLine="0"/>
                                <w:jc w:val="left"/>
                              </w:pPr>
                              <w:r>
                                <w:rPr>
                                  <w:rFonts w:ascii="Arial" w:hAnsi="Arial" w:eastAsia="Arial" w:cs="Arial"/>
                                  <w:sz w:val="18"/>
                                </w:rPr>
                                <w:t>Moderate</w:t>
                              </w:r>
                            </w:p>
                          </w:txbxContent>
                        </v:textbox>
                      </v:rect>
                      <v:rect id="Rectangle 3783" style="position:absolute;left:47656;width:1379;height:2134;visibility:visible;mso-wrap-style:square;v-text-anchor:top" o:spid="_x0000_s12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">
                        <v:textbox inset="0,0,0,0">
                          <w:txbxContent>
                            <w:p w:rsidR="00612B85" w:rsidRDefault="00EB15EF" w14:paraId="61ED4E73" w14:textId="77777777">
                              <w:pPr>
                                <w:spacing w:after="160" w:line="259" w:lineRule="auto"/>
                                <w:ind w:left="0" w:firstLine="0"/>
                                <w:jc w:val="left"/>
                              </w:pPr>
                              <w:r>
                                <w:rPr>
                                  <w:rFonts w:ascii="Arial" w:hAnsi="Arial" w:eastAsia="Arial" w:cs="Arial"/>
                                  <w:b/>
                                  <w:sz w:val="23"/>
                                </w:rPr>
                                <w:t>B</w:t>
                              </w:r>
                            </w:p>
                          </w:txbxContent>
                        </v:textbox>
                      </v:rect>
                      <w10:anchorlock/>
                    </v:group>
                  </w:pict>
                </mc:Fallback>
              </mc:AlternateContent>
            </w:r>
            <w:r>
              <w:rPr>
                <w:rFonts w:ascii="Arial" w:eastAsia="Arial" w:hAnsi="Arial" w:cs="Arial"/>
                <w:sz w:val="18"/>
              </w:rPr>
              <w:t>0 0.25 0.5 0.75 10 0.25 0.5 0.75 10 0.25 0.5 0.75 1</w:t>
            </w:r>
          </w:p>
          <w:p w14:paraId="16736D52" w14:textId="77777777" w:rsidR="00612B85" w:rsidRDefault="00EB15EF">
            <w:pPr>
              <w:spacing w:after="123" w:line="259" w:lineRule="auto"/>
              <w:ind w:left="3147" w:firstLine="0"/>
              <w:jc w:val="left"/>
            </w:pPr>
            <w:r>
              <w:rPr>
                <w:rFonts w:ascii="Arial" w:eastAsia="Arial" w:hAnsi="Arial" w:cs="Arial"/>
                <w:sz w:val="18"/>
              </w:rPr>
              <w:t>Bi-feature Score</w:t>
            </w:r>
          </w:p>
          <w:p w14:paraId="6535A639" w14:textId="77777777" w:rsidR="00612B85" w:rsidRDefault="00EB15EF">
            <w:pPr>
              <w:spacing w:after="229" w:line="259" w:lineRule="auto"/>
              <w:ind w:left="80" w:firstLine="0"/>
              <w:jc w:val="left"/>
            </w:pPr>
            <w:r>
              <w:rPr>
                <w:noProof/>
              </w:rPr>
              <w:drawing>
                <wp:inline distT="0" distB="0" distL="0" distR="0" wp14:anchorId="41388284" wp14:editId="2FF3D9FF">
                  <wp:extent cx="6339841" cy="2148840"/>
                  <wp:effectExtent l="0" t="0" r="0" b="0"/>
                  <wp:docPr id="62631" name="Picture 62631"/>
                  <wp:cNvGraphicFramePr/>
                  <a:graphic xmlns:a="http://schemas.openxmlformats.org/drawingml/2006/main">
                    <a:graphicData uri="http://schemas.openxmlformats.org/drawingml/2006/picture">
                      <pic:pic xmlns:pic="http://schemas.openxmlformats.org/drawingml/2006/picture">
                        <pic:nvPicPr>
                          <pic:cNvPr id="62631" name="Picture 62631"/>
                          <pic:cNvPicPr/>
                        </pic:nvPicPr>
                        <pic:blipFill>
                          <a:blip r:embed="rId28"/>
                          <a:stretch>
                            <a:fillRect/>
                          </a:stretch>
                        </pic:blipFill>
                        <pic:spPr>
                          <a:xfrm>
                            <a:off x="0" y="0"/>
                            <a:ext cx="6339841" cy="2148840"/>
                          </a:xfrm>
                          <a:prstGeom prst="rect">
                            <a:avLst/>
                          </a:prstGeom>
                        </pic:spPr>
                      </pic:pic>
                    </a:graphicData>
                  </a:graphic>
                </wp:inline>
              </w:drawing>
            </w:r>
          </w:p>
          <w:p w14:paraId="5636C4D4" w14:textId="77777777" w:rsidR="00612B85" w:rsidRPr="000E30DB" w:rsidRDefault="00EB15EF">
            <w:pPr>
              <w:spacing w:after="0" w:line="259" w:lineRule="auto"/>
              <w:ind w:left="0" w:firstLine="0"/>
              <w:rPr>
                <w:lang w:val="en-US"/>
              </w:rPr>
            </w:pPr>
            <w:r w:rsidRPr="000E30DB">
              <w:rPr>
                <w:b/>
                <w:sz w:val="13"/>
                <w:lang w:val="en-US"/>
              </w:rPr>
              <w:t xml:space="preserve">Fig. 4. Predicted MAGE-A3 off-targets ranked by AnnoTopes Bi-feature and Multi-feature scores: </w:t>
            </w:r>
            <w:r w:rsidRPr="000E30DB">
              <w:rPr>
                <w:sz w:val="13"/>
                <w:lang w:val="en-US"/>
              </w:rPr>
              <w:t>A) Cumulative Distribution Function (CDF) of Bi-features score stratified by risk rank (High, Moderate, Low) according to k-mean method, and anchor status (Intact, Both Anchor, and Backbone). Peptides with mismatches at anchor positions (n=3) were excluded due to small sample size. Dashed lines indicate 50th and 90th percentiles. B) Multi-feature score categories according to k-mean method, accordingly 25% of the peptides (n = 361) were considered highly similar to the target by sequence properties. C) histograms of Bi-features and Multi-features scores across all off-target peptides. Low correlation (</w:t>
            </w:r>
            <w:r>
              <w:rPr>
                <w:i/>
                <w:sz w:val="14"/>
              </w:rPr>
              <w:t>ρ</w:t>
            </w:r>
            <w:r w:rsidRPr="000E30DB">
              <w:rPr>
                <w:i/>
                <w:sz w:val="14"/>
                <w:lang w:val="en-US"/>
              </w:rPr>
              <w:t xml:space="preserve"> </w:t>
            </w:r>
            <w:r w:rsidRPr="000E30DB">
              <w:rPr>
                <w:sz w:val="14"/>
                <w:lang w:val="en-US"/>
              </w:rPr>
              <w:t>=0</w:t>
            </w:r>
            <w:r w:rsidRPr="000E30DB">
              <w:rPr>
                <w:i/>
                <w:sz w:val="14"/>
                <w:lang w:val="en-US"/>
              </w:rPr>
              <w:t>.</w:t>
            </w:r>
            <w:r w:rsidRPr="000E30DB">
              <w:rPr>
                <w:sz w:val="14"/>
                <w:lang w:val="en-US"/>
              </w:rPr>
              <w:t>19</w:t>
            </w:r>
            <w:r w:rsidRPr="000E30DB">
              <w:rPr>
                <w:sz w:val="13"/>
                <w:lang w:val="en-US"/>
              </w:rPr>
              <w:t>) demonstrates orthogonal risk dimensions. D) Scatter plot comparing the ranked Bi-features and Multi-features scores stratified by Bayesian evidence-levels, peptides in category Low (n =1) were excluded due to small size. High evidence panel, known space, shows more structured distribution with reasonable agreement between Bi-and Multi-feature scores. Moderate evidence panel shows more scattered and wider spread from diagonal. Very Low evidence, unknown space, highly dispersed with off-diagonal scatter as the two scores show more independence.</w:t>
            </w:r>
          </w:p>
        </w:tc>
      </w:tr>
    </w:tbl>
    <w:p w14:paraId="7629061D" w14:textId="0B03399B" w:rsidR="00612B85" w:rsidRPr="000E30DB" w:rsidRDefault="00EB15EF">
      <w:pPr>
        <w:spacing w:after="187"/>
        <w:ind w:left="-5"/>
        <w:rPr>
          <w:lang w:val="en-US"/>
        </w:rPr>
      </w:pPr>
      <w:r w:rsidRPr="000E30DB">
        <w:rPr>
          <w:b/>
          <w:sz w:val="17"/>
          <w:lang w:val="en-US"/>
        </w:rPr>
        <w:lastRenderedPageBreak/>
        <w:t xml:space="preserve">Contextual evidence from PrediTopes distinguishes sequence-identical therapeutic target from potential off-target </w:t>
      </w:r>
      <w:r w:rsidRPr="000E30DB">
        <w:rPr>
          <w:lang w:val="en-US"/>
        </w:rPr>
        <w:t>MAGE-A3 (P43357) and MAGE-A9 (P43362) share an identical peptide sequence. We compared their evidence profiles using PrediTopes’ context-aware framework. PrediTopes assigned substantially different likelihood ratio products (10,000 vs 270, representing a 37-fold difference) based on distinct experimental contexts. MAGE-A3</w:t>
      </w:r>
      <w:ins w:id="55" w:author="Jörg Birkenfeld" w:date="2025-12-06T11:32:00Z" w16du:dateUtc="2025-12-06T10:32:00Z">
        <w:r w:rsidR="00DA54E1">
          <w:rPr>
            <w:lang w:val="en-US"/>
          </w:rPr>
          <w:t xml:space="preserve"> </w:t>
        </w:r>
        <w:r w:rsidR="00DA54E1" w:rsidRPr="000E30DB">
          <w:rPr>
            <w:lang w:val="en-US"/>
          </w:rPr>
          <w:t xml:space="preserve">(P43357) </w:t>
        </w:r>
      </w:ins>
      <w:del w:id="56" w:author="Jörg Birkenfeld" w:date="2025-12-06T11:32:00Z" w16du:dateUtc="2025-12-06T10:32:00Z">
        <w:r w:rsidRPr="000E30DB" w:rsidDel="00DA54E1">
          <w:rPr>
            <w:lang w:val="en-US"/>
          </w:rPr>
          <w:delText xml:space="preserve"> </w:delText>
        </w:r>
      </w:del>
      <w:r w:rsidRPr="000E30DB">
        <w:rPr>
          <w:lang w:val="en-US"/>
        </w:rPr>
        <w:t xml:space="preserve">showed strong HLA-A*02:01 binding in normal tissue assays, while MAGE-A9 </w:t>
      </w:r>
      <w:ins w:id="57" w:author="Jörg Birkenfeld" w:date="2025-12-06T11:32:00Z" w16du:dateUtc="2025-12-06T10:32:00Z">
        <w:r w:rsidR="00DA54E1" w:rsidRPr="000E30DB">
          <w:rPr>
            <w:lang w:val="en-US"/>
          </w:rPr>
          <w:t xml:space="preserve">(P43362) </w:t>
        </w:r>
      </w:ins>
      <w:r w:rsidRPr="000E30DB">
        <w:rPr>
          <w:lang w:val="en-US"/>
        </w:rPr>
        <w:t>demonstrated intermediate binding with the same allele exclusively in cancer contexts. Both peptides achieved High evidence classifications, but the cumulative evidence strength differed markedly, reflecting their distinct experimental validation profiles.</w:t>
      </w:r>
    </w:p>
    <w:p w14:paraId="1EDC89D0" w14:textId="457975ED" w:rsidR="00612B85" w:rsidRPr="000E30DB" w:rsidRDefault="00EB15EF">
      <w:pPr>
        <w:spacing w:after="237"/>
        <w:ind w:left="-5"/>
        <w:rPr>
          <w:lang w:val="en-US"/>
        </w:rPr>
      </w:pPr>
      <w:r w:rsidRPr="000E30DB">
        <w:rPr>
          <w:b/>
          <w:sz w:val="19"/>
          <w:lang w:val="en-US"/>
        </w:rPr>
        <w:t xml:space="preserve">AnnoTopes: Integrated annotation and feature-based off-target ranking. </w:t>
      </w:r>
      <w:r w:rsidRPr="000E30DB">
        <w:rPr>
          <w:lang w:val="en-US"/>
        </w:rPr>
        <w:t xml:space="preserve">Peptide cross-reactivity depends on multiple features that may not be captured by a single metric. We therefore implemented three complementary scoring strategies to provide multidimensional assessment: Bayesian evidence from PrediTopes, Bi-feature scores, and Multifeature scores from AnnoTopes (Methods </w:t>
      </w:r>
      <w:r w:rsidRPr="000E30DB">
        <w:rPr>
          <w:color w:val="0000FF"/>
          <w:lang w:val="en-US"/>
        </w:rPr>
        <w:t>3.4</w:t>
      </w:r>
      <w:r w:rsidRPr="000E30DB">
        <w:rPr>
          <w:lang w:val="en-US"/>
        </w:rPr>
        <w:t>). These metrics capture both overall peptide composition and TCR-facing structural characteristics.</w:t>
      </w:r>
    </w:p>
    <w:p w14:paraId="0D9FAD08" w14:textId="77777777" w:rsidR="00612B85" w:rsidRPr="000E30DB" w:rsidRDefault="00EB15EF">
      <w:pPr>
        <w:spacing w:after="196" w:line="259" w:lineRule="auto"/>
        <w:ind w:left="-5"/>
        <w:jc w:val="left"/>
        <w:rPr>
          <w:lang w:val="en-US"/>
        </w:rPr>
      </w:pPr>
      <w:r w:rsidRPr="000E30DB">
        <w:rPr>
          <w:b/>
          <w:i/>
          <w:sz w:val="17"/>
          <w:lang w:val="en-US"/>
        </w:rPr>
        <w:t>Feature-driven Ranking of MAGE-A3 predicted off-targets.</w:t>
      </w:r>
    </w:p>
    <w:p w14:paraId="41BDD5C9" w14:textId="77777777" w:rsidR="00612B85" w:rsidRPr="000E30DB" w:rsidRDefault="00EB15EF">
      <w:pPr>
        <w:ind w:left="-5" w:right="90"/>
        <w:rPr>
          <w:lang w:val="en-US"/>
        </w:rPr>
      </w:pPr>
      <w:r w:rsidRPr="000E30DB">
        <w:rPr>
          <w:b/>
          <w:sz w:val="17"/>
          <w:lang w:val="en-US"/>
        </w:rPr>
        <w:t xml:space="preserve">Ranking MAGE-A3 predicted off-targets with Bi-feature score </w:t>
      </w:r>
      <w:r w:rsidRPr="000E30DB">
        <w:rPr>
          <w:lang w:val="en-US"/>
        </w:rPr>
        <w:t xml:space="preserve">We first applied a minimalistic two-component score combining sequence similarity (BLOSUM62) and predicted MHC affinity (Methods </w:t>
      </w:r>
      <w:r w:rsidRPr="000E30DB">
        <w:rPr>
          <w:color w:val="0000FF"/>
          <w:lang w:val="en-US"/>
        </w:rPr>
        <w:t>3.3</w:t>
      </w:r>
      <w:r w:rsidRPr="000E30DB">
        <w:rPr>
          <w:lang w:val="en-US"/>
        </w:rPr>
        <w:t xml:space="preserve">). This approach identified three risk categories: high risk (n=299, median score = 0.64), medium risk (n=557, median score = 0.44), and low risk (n=598, median score = 0.16) (Fig. </w:t>
      </w:r>
      <w:r w:rsidRPr="000E30DB">
        <w:rPr>
          <w:color w:val="0000FF"/>
          <w:lang w:val="en-US"/>
        </w:rPr>
        <w:t>4</w:t>
      </w:r>
      <w:r w:rsidRPr="000E30DB">
        <w:rPr>
          <w:lang w:val="en-US"/>
        </w:rPr>
        <w:t>.A). SNP-derived peptides were also represented across all risk categories: high risk (n=26, median score = 0.67), medium risk (n=59, median score = 0.44), and low risk (n=65, median score = 0.14). Peptides classified as high-risk exhibited both strong predicted HLA binding affinity to HLA-A*02:01 (median affinity: 30 nM) and moderate to high BLOSUM62 sequence similarity to MAGE-A3 target (median similarity score: 21; self-similarity = 44). Two-thirds (2/3) of peptides with mis-</w:t>
      </w:r>
    </w:p>
    <w:p w14:paraId="2ABF5D9B" w14:textId="77777777" w:rsidR="00612B85" w:rsidRPr="000E30DB" w:rsidRDefault="00EB15EF">
      <w:pPr>
        <w:spacing w:after="271" w:line="271" w:lineRule="auto"/>
        <w:ind w:left="100"/>
        <w:rPr>
          <w:lang w:val="en-US"/>
        </w:rPr>
      </w:pPr>
      <w:r>
        <w:rPr>
          <w:noProof/>
        </w:rPr>
        <w:drawing>
          <wp:anchor distT="0" distB="0" distL="114300" distR="114300" simplePos="0" relativeHeight="251658243" behindDoc="0" locked="0" layoutInCell="1" allowOverlap="0" wp14:anchorId="38FECF86" wp14:editId="226C10E3">
            <wp:simplePos x="0" y="0"/>
            <wp:positionH relativeFrom="margin">
              <wp:posOffset>51613</wp:posOffset>
            </wp:positionH>
            <wp:positionV relativeFrom="paragraph">
              <wp:posOffset>-4483416</wp:posOffset>
            </wp:positionV>
            <wp:extent cx="6403849" cy="4450081"/>
            <wp:effectExtent l="0" t="0" r="0" b="0"/>
            <wp:wrapTopAndBottom/>
            <wp:docPr id="62633" name="Picture 62633"/>
            <wp:cNvGraphicFramePr/>
            <a:graphic xmlns:a="http://schemas.openxmlformats.org/drawingml/2006/main">
              <a:graphicData uri="http://schemas.openxmlformats.org/drawingml/2006/picture">
                <pic:pic xmlns:pic="http://schemas.openxmlformats.org/drawingml/2006/picture">
                  <pic:nvPicPr>
                    <pic:cNvPr id="62633" name="Picture 62633"/>
                    <pic:cNvPicPr/>
                  </pic:nvPicPr>
                  <pic:blipFill>
                    <a:blip r:embed="rId29"/>
                    <a:stretch>
                      <a:fillRect/>
                    </a:stretch>
                  </pic:blipFill>
                  <pic:spPr>
                    <a:xfrm>
                      <a:off x="0" y="0"/>
                      <a:ext cx="6403849" cy="4450081"/>
                    </a:xfrm>
                    <a:prstGeom prst="rect">
                      <a:avLst/>
                    </a:prstGeom>
                  </pic:spPr>
                </pic:pic>
              </a:graphicData>
            </a:graphic>
          </wp:anchor>
        </w:drawing>
      </w:r>
      <w:r w:rsidRPr="000E30DB">
        <w:rPr>
          <w:sz w:val="13"/>
          <w:lang w:val="en-US"/>
        </w:rPr>
        <w:t>across different classification categories.</w:t>
      </w:r>
    </w:p>
    <w:p w14:paraId="0A76D822" w14:textId="77777777" w:rsidR="00612B85" w:rsidRPr="000E30DB" w:rsidRDefault="00EB15EF">
      <w:pPr>
        <w:spacing w:after="187"/>
        <w:ind w:left="100"/>
        <w:rPr>
          <w:lang w:val="en-US"/>
        </w:rPr>
      </w:pPr>
      <w:r w:rsidRPr="000E30DB">
        <w:rPr>
          <w:lang w:val="en-US"/>
        </w:rPr>
        <w:t xml:space="preserve">matches at anchor positions demonstrated strong MHC binding affinity (KD </w:t>
      </w:r>
      <w:r w:rsidRPr="000E30DB">
        <w:rPr>
          <w:i/>
          <w:lang w:val="en-US"/>
        </w:rPr>
        <w:t>≤</w:t>
      </w:r>
      <w:r w:rsidRPr="000E30DB">
        <w:rPr>
          <w:lang w:val="en-US"/>
        </w:rPr>
        <w:t xml:space="preserve">30 nM), comparable to intact anchor peptides. We next examined whether the Bi-feature score captured the 18 previously reported/validated off-target peptides (Fig. </w:t>
      </w:r>
      <w:r w:rsidRPr="000E30DB">
        <w:rPr>
          <w:color w:val="0000FF"/>
          <w:lang w:val="en-US"/>
        </w:rPr>
        <w:t>2</w:t>
      </w:r>
      <w:r w:rsidRPr="000E30DB">
        <w:rPr>
          <w:lang w:val="en-US"/>
        </w:rPr>
        <w:t xml:space="preserve">.B, Supplementary Table 3). Among these known peptides, 17 were classified as high risk and 1 as moderate risk. MAGE-A9 received the highest rank score (1.0) due to identical sequence with the target. EPS8L2 and MAGE-A12, previously implicated in fatal neurotoxic cases, </w:t>
      </w:r>
      <w:r w:rsidRPr="000E30DB">
        <w:rPr>
          <w:lang w:val="en-US"/>
        </w:rPr>
        <w:lastRenderedPageBreak/>
        <w:t>received scores of 0.90 and 0.87, respectively, reflecting reduced similarity and affinity relative to MAGE-A3. PPP2R1B, the only peptide with all three mismatches confined to anchor positions, was assigned a moderate risk score (0.47).</w:t>
      </w:r>
    </w:p>
    <w:p w14:paraId="0C4E3525" w14:textId="119182E9" w:rsidR="00612B85" w:rsidRPr="000E30DB" w:rsidRDefault="00EB15EF">
      <w:pPr>
        <w:spacing w:after="211"/>
        <w:ind w:left="100"/>
        <w:rPr>
          <w:lang w:val="en-US"/>
        </w:rPr>
      </w:pPr>
      <w:r w:rsidRPr="2DF6DB59">
        <w:rPr>
          <w:b/>
          <w:bCs/>
          <w:sz w:val="17"/>
          <w:szCs w:val="17"/>
          <w:lang w:val="en-US"/>
        </w:rPr>
        <w:t xml:space="preserve">Ranking MAGE-A3 predicted off-targets with Multi-feature score </w:t>
      </w:r>
      <w:r w:rsidRPr="2DF6DB59">
        <w:rPr>
          <w:lang w:val="en-US"/>
        </w:rPr>
        <w:t xml:space="preserve">To capture dimensions beyond sequence and binding, we computed eight physicochemical properties weighted by mismatch location (Methods </w:t>
      </w:r>
      <w:r w:rsidRPr="2DF6DB59">
        <w:rPr>
          <w:color w:val="0000FF"/>
          <w:lang w:val="en-US"/>
        </w:rPr>
        <w:t>2</w:t>
      </w:r>
      <w:r w:rsidRPr="2DF6DB59">
        <w:rPr>
          <w:lang w:val="en-US"/>
        </w:rPr>
        <w:t>, Supplementary Figure 4). Feature weights were adjusted based on anchor and backbone integrity (Methods</w:t>
      </w:r>
      <w:del w:id="58" w:author="Jörg Birkenfeld" w:date="2025-12-06T11:23:00Z">
        <w:r w:rsidRPr="2DF6DB59" w:rsidDel="00EB15EF">
          <w:rPr>
            <w:lang w:val="en-US"/>
          </w:rPr>
          <w:delText>:</w:delText>
        </w:r>
      </w:del>
      <w:r w:rsidRPr="2DF6DB59">
        <w:rPr>
          <w:lang w:val="en-US"/>
        </w:rPr>
        <w:t xml:space="preserve"> </w:t>
      </w:r>
      <w:r w:rsidRPr="2DF6DB59">
        <w:rPr>
          <w:color w:val="0000FF"/>
          <w:lang w:val="en-US"/>
        </w:rPr>
        <w:t>3.4</w:t>
      </w:r>
      <w:r w:rsidRPr="2DF6DB59">
        <w:rPr>
          <w:lang w:val="en-US"/>
        </w:rPr>
        <w:t xml:space="preserve">). K-means clustering (k=3) of multifeature distances yielded three categories: High similarity (n=361, mean distance = 0.75), Moderate similarity (n=758, mean = 0.58), and Low similarity (n=335, mean = 0.39) (Fig. </w:t>
      </w:r>
      <w:r w:rsidRPr="2DF6DB59">
        <w:rPr>
          <w:color w:val="0000FF"/>
          <w:lang w:val="en-US"/>
        </w:rPr>
        <w:t>4</w:t>
      </w:r>
      <w:r w:rsidRPr="2DF6DB59">
        <w:rPr>
          <w:lang w:val="en-US"/>
        </w:rPr>
        <w:t xml:space="preserve">.B). Among the 18 known off-targets, 15 were classified as high similar and three as moderate. </w:t>
      </w:r>
      <w:commentRangeStart w:id="59"/>
      <w:r w:rsidRPr="2DF6DB59">
        <w:rPr>
          <w:lang w:val="en-US"/>
        </w:rPr>
        <w:t>PPP2R1B,</w:t>
      </w:r>
      <w:commentRangeEnd w:id="59"/>
      <w:r w:rsidRPr="2DF6DB59">
        <w:rPr>
          <w:rStyle w:val="Kommentarzeichen"/>
          <w:sz w:val="20"/>
          <w:szCs w:val="24"/>
          <w:lang w:val="en-US"/>
        </w:rPr>
        <w:commentReference w:id="59"/>
      </w:r>
      <w:r w:rsidRPr="2DF6DB59">
        <w:rPr>
          <w:lang w:val="en-US"/>
        </w:rPr>
        <w:t xml:space="preserve"> whose three mismatches were exclusively located at anchor positions, ranked as moderate risk by Bi-feature score (0.45) but as high similarity by Multi-feature analysis (0.78). Two peptides with intact anchors but backbone mismatches, MAGEA6-KVAKLVHFL and DDX28-KVAELVHIL, showed the opposite pattern: high risk by Bi-feature scoring but moderate similarity by Multi-feature analysis.</w:t>
      </w:r>
    </w:p>
    <w:p w14:paraId="2F598709" w14:textId="77777777" w:rsidR="00612B85" w:rsidRPr="000E30DB" w:rsidRDefault="00EB15EF">
      <w:pPr>
        <w:ind w:left="-5"/>
        <w:rPr>
          <w:lang w:val="en-US"/>
        </w:rPr>
      </w:pPr>
      <w:r w:rsidRPr="000E30DB">
        <w:rPr>
          <w:b/>
          <w:sz w:val="17"/>
          <w:lang w:val="en-US"/>
        </w:rPr>
        <w:t xml:space="preserve">AnnoTopes and PrediTopes scores complement each other </w:t>
      </w:r>
      <w:r w:rsidRPr="000E30DB">
        <w:rPr>
          <w:lang w:val="en-US"/>
        </w:rPr>
        <w:t xml:space="preserve">We compared three scoring approaches: PrediTopes Bayesian framework for evidence-level assessment, AnnoTopes Bi-feature score for functional assessment, and AnnoTopes Multi-feature score for sequence similarity. Bifeature and Multi-feature scores showed weak overall correlation (Spearman </w:t>
      </w:r>
      <w:r>
        <w:rPr>
          <w:i/>
        </w:rPr>
        <w:t>ρ</w:t>
      </w:r>
      <w:r w:rsidRPr="000E30DB">
        <w:rPr>
          <w:i/>
          <w:lang w:val="en-US"/>
        </w:rPr>
        <w:t xml:space="preserve"> </w:t>
      </w:r>
      <w:r w:rsidRPr="000E30DB">
        <w:rPr>
          <w:lang w:val="en-US"/>
        </w:rPr>
        <w:t>= 0</w:t>
      </w:r>
      <w:r w:rsidRPr="000E30DB">
        <w:rPr>
          <w:i/>
          <w:lang w:val="en-US"/>
        </w:rPr>
        <w:t>.</w:t>
      </w:r>
      <w:r w:rsidRPr="000E30DB">
        <w:rPr>
          <w:lang w:val="en-US"/>
        </w:rPr>
        <w:t xml:space="preserve">19) (Fig. </w:t>
      </w:r>
      <w:r w:rsidRPr="000E30DB">
        <w:rPr>
          <w:color w:val="0000FF"/>
          <w:lang w:val="en-US"/>
        </w:rPr>
        <w:t>4</w:t>
      </w:r>
      <w:r w:rsidRPr="000E30DB">
        <w:rPr>
          <w:lang w:val="en-US"/>
        </w:rPr>
        <w:t xml:space="preserve">.C, Supplementary Figure 5). However, the relationship varied substantially across Bayesian evidence categories (Fig. </w:t>
      </w:r>
      <w:r w:rsidRPr="000E30DB">
        <w:rPr>
          <w:color w:val="0000FF"/>
          <w:lang w:val="en-US"/>
        </w:rPr>
        <w:t>4</w:t>
      </w:r>
      <w:r w:rsidRPr="000E30DB">
        <w:rPr>
          <w:lang w:val="en-US"/>
        </w:rPr>
        <w:t xml:space="preserve">.D). Peptides with high experimental evidence (n=159) showed moderate concordance between scoring metrics (Spearman </w:t>
      </w:r>
      <w:r>
        <w:rPr>
          <w:i/>
        </w:rPr>
        <w:t>ρ</w:t>
      </w:r>
      <w:r w:rsidRPr="000E30DB">
        <w:rPr>
          <w:i/>
          <w:lang w:val="en-US"/>
        </w:rPr>
        <w:t xml:space="preserve"> </w:t>
      </w:r>
      <w:r w:rsidRPr="000E30DB">
        <w:rPr>
          <w:lang w:val="en-US"/>
        </w:rPr>
        <w:t>= 0</w:t>
      </w:r>
      <w:r w:rsidRPr="000E30DB">
        <w:rPr>
          <w:i/>
          <w:lang w:val="en-US"/>
        </w:rPr>
        <w:t>.</w:t>
      </w:r>
      <w:r w:rsidRPr="000E30DB">
        <w:rPr>
          <w:lang w:val="en-US"/>
        </w:rPr>
        <w:t>42) with representation across the full similarity spectrum. Peptides with moderate evidence (n=99) displayed greater scatter (</w:t>
      </w:r>
      <w:r>
        <w:rPr>
          <w:i/>
        </w:rPr>
        <w:t>ρ</w:t>
      </w:r>
      <w:r w:rsidRPr="000E30DB">
        <w:rPr>
          <w:i/>
          <w:lang w:val="en-US"/>
        </w:rPr>
        <w:t xml:space="preserve"> </w:t>
      </w:r>
      <w:r w:rsidRPr="000E30DB">
        <w:rPr>
          <w:lang w:val="en-US"/>
        </w:rPr>
        <w:t>= 0</w:t>
      </w:r>
      <w:r w:rsidRPr="000E30DB">
        <w:rPr>
          <w:i/>
          <w:lang w:val="en-US"/>
        </w:rPr>
        <w:t>.</w:t>
      </w:r>
      <w:r w:rsidRPr="000E30DB">
        <w:rPr>
          <w:lang w:val="en-US"/>
        </w:rPr>
        <w:t>33), while peptides with very low evidence (n=1195) showed the weakest correlation (</w:t>
      </w:r>
      <w:r>
        <w:rPr>
          <w:i/>
        </w:rPr>
        <w:t>ρ</w:t>
      </w:r>
      <w:r w:rsidRPr="000E30DB">
        <w:rPr>
          <w:i/>
          <w:lang w:val="en-US"/>
        </w:rPr>
        <w:t xml:space="preserve"> </w:t>
      </w:r>
      <w:r w:rsidRPr="000E30DB">
        <w:rPr>
          <w:lang w:val="en-US"/>
        </w:rPr>
        <w:t>= 0</w:t>
      </w:r>
      <w:r w:rsidRPr="000E30DB">
        <w:rPr>
          <w:i/>
          <w:lang w:val="en-US"/>
        </w:rPr>
        <w:t>.</w:t>
      </w:r>
      <w:r w:rsidRPr="000E30DB">
        <w:rPr>
          <w:lang w:val="en-US"/>
        </w:rPr>
        <w:t xml:space="preserve">15) and greatest scatter. High evidence peptides exhibited higher Bi-feature scores (mean 0.548, SD = 0.188) compared to very low evidence peptides (mean = 0.341, SD = 0.192) (Table </w:t>
      </w:r>
      <w:r w:rsidRPr="000E30DB">
        <w:rPr>
          <w:color w:val="0000FF"/>
          <w:lang w:val="en-US"/>
        </w:rPr>
        <w:t>2</w:t>
      </w:r>
      <w:r w:rsidRPr="000E30DB">
        <w:rPr>
          <w:lang w:val="en-US"/>
        </w:rPr>
        <w:t>). In contrast, Multi-feature scores remained almost consistent across evidence levels (High: 0.586, Medium: 0.583, Very Low:</w:t>
      </w:r>
    </w:p>
    <w:p w14:paraId="189E3FC2" w14:textId="77777777" w:rsidR="00612B85" w:rsidRDefault="00EB15EF">
      <w:pPr>
        <w:ind w:left="-5"/>
      </w:pPr>
      <w:r>
        <w:t>0.572).</w:t>
      </w:r>
    </w:p>
    <w:tbl>
      <w:tblPr>
        <w:tblStyle w:val="TableGrid"/>
        <w:tblpPr w:vertAnchor="text" w:horzAnchor="margin"/>
        <w:tblOverlap w:val="never"/>
        <w:tblW w:w="10076" w:type="dxa"/>
        <w:tblInd w:w="0" w:type="dxa"/>
        <w:tblLook w:val="04A0" w:firstRow="1" w:lastRow="0" w:firstColumn="1" w:lastColumn="0" w:noHBand="0" w:noVBand="1"/>
      </w:tblPr>
      <w:tblGrid>
        <w:gridCol w:w="10076"/>
      </w:tblGrid>
      <w:tr w:rsidR="00612B85" w:rsidRPr="00925BA8" w14:paraId="6949C4DE" w14:textId="77777777">
        <w:trPr>
          <w:trHeight w:val="4706"/>
        </w:trPr>
        <w:tc>
          <w:tcPr>
            <w:tcW w:w="10076" w:type="dxa"/>
            <w:tcBorders>
              <w:top w:val="nil"/>
              <w:left w:val="nil"/>
              <w:bottom w:val="nil"/>
              <w:right w:val="nil"/>
            </w:tcBorders>
          </w:tcPr>
          <w:p w14:paraId="0A00C701" w14:textId="77777777" w:rsidR="00612B85" w:rsidRPr="000E30DB" w:rsidRDefault="00EB15EF">
            <w:pPr>
              <w:spacing w:after="144" w:line="259" w:lineRule="auto"/>
              <w:ind w:left="0" w:firstLine="0"/>
              <w:jc w:val="right"/>
              <w:rPr>
                <w:lang w:val="en-US"/>
              </w:rPr>
            </w:pPr>
            <w:r w:rsidRPr="000E30DB">
              <w:rPr>
                <w:sz w:val="16"/>
                <w:lang w:val="en-US"/>
              </w:rPr>
              <w:t>Validation</w:t>
            </w:r>
          </w:p>
          <w:p w14:paraId="5ADF1674" w14:textId="7907D1FC" w:rsidR="00612B85" w:rsidRPr="000E30DB" w:rsidRDefault="00EB15EF">
            <w:pPr>
              <w:spacing w:after="58" w:line="259" w:lineRule="auto"/>
              <w:ind w:left="0" w:firstLine="0"/>
              <w:jc w:val="center"/>
              <w:rPr>
                <w:lang w:val="en-US"/>
              </w:rPr>
            </w:pPr>
            <w:r w:rsidRPr="000E30DB">
              <w:rPr>
                <w:b/>
                <w:sz w:val="13"/>
                <w:lang w:val="en-US"/>
              </w:rPr>
              <w:t xml:space="preserve">Table 2. </w:t>
            </w:r>
            <w:r w:rsidRPr="000E30DB">
              <w:rPr>
                <w:sz w:val="13"/>
                <w:lang w:val="en-US"/>
              </w:rPr>
              <w:t>Summary of Predicted Off-Targets and MAGE</w:t>
            </w:r>
            <w:ins w:id="60" w:author="Guenter Roth" w:date="2025-12-07T12:08:00Z" w16du:dateUtc="2025-12-07T11:08:00Z">
              <w:r w:rsidR="000153D2">
                <w:rPr>
                  <w:sz w:val="13"/>
                  <w:lang w:val="en-US"/>
                </w:rPr>
                <w:t>-</w:t>
              </w:r>
            </w:ins>
            <w:r w:rsidRPr="000E30DB">
              <w:rPr>
                <w:sz w:val="13"/>
                <w:lang w:val="en-US"/>
              </w:rPr>
              <w:t>A3 Known Peptides/Off-Targets</w:t>
            </w:r>
          </w:p>
          <w:p w14:paraId="3B6D369C" w14:textId="77777777" w:rsidR="00612B85" w:rsidRDefault="00EB15EF">
            <w:pPr>
              <w:spacing w:after="139" w:line="259" w:lineRule="auto"/>
              <w:ind w:left="671" w:firstLine="0"/>
              <w:jc w:val="left"/>
            </w:pPr>
            <w:r>
              <w:rPr>
                <w:noProof/>
                <w:sz w:val="22"/>
              </w:rPr>
              <mc:AlternateContent>
                <mc:Choice Requires="wpg">
                  <w:drawing>
                    <wp:inline distT="0" distB="0" distL="0" distR="0" wp14:anchorId="26D099B3" wp14:editId="2BA53B93">
                      <wp:extent cx="5546192" cy="2358746"/>
                      <wp:effectExtent l="0" t="0" r="0" b="0"/>
                      <wp:docPr id="52667" name="Group 52667"/>
                      <wp:cNvGraphicFramePr/>
                      <a:graphic xmlns:a="http://schemas.openxmlformats.org/drawingml/2006/main">
                        <a:graphicData uri="http://schemas.microsoft.com/office/word/2010/wordprocessingGroup">
                          <wpg:wgp>
                            <wpg:cNvGrpSpPr/>
                            <wpg:grpSpPr>
                              <a:xfrm>
                                <a:off x="0" y="0"/>
                                <a:ext cx="5546192" cy="2358746"/>
                                <a:chOff x="0" y="0"/>
                                <a:chExt cx="5546192" cy="2358746"/>
                              </a:xfrm>
                            </wpg:grpSpPr>
                            <wps:wsp>
                              <wps:cNvPr id="4461" name="Shape 4461"/>
                              <wps:cNvSpPr/>
                              <wps:spPr>
                                <a:xfrm>
                                  <a:off x="0" y="0"/>
                                  <a:ext cx="5546192" cy="0"/>
                                </a:xfrm>
                                <a:custGeom>
                                  <a:avLst/>
                                  <a:gdLst/>
                                  <a:ahLst/>
                                  <a:cxnLst/>
                                  <a:rect l="0" t="0" r="0" b="0"/>
                                  <a:pathLst>
                                    <a:path w="5546192">
                                      <a:moveTo>
                                        <a:pt x="0" y="0"/>
                                      </a:moveTo>
                                      <a:lnTo>
                                        <a:pt x="554619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462" name="Rectangle 4462"/>
                              <wps:cNvSpPr/>
                              <wps:spPr>
                                <a:xfrm>
                                  <a:off x="75921" y="59447"/>
                                  <a:ext cx="2240794" cy="151282"/>
                                </a:xfrm>
                                <a:prstGeom prst="rect">
                                  <a:avLst/>
                                </a:prstGeom>
                                <a:ln>
                                  <a:noFill/>
                                </a:ln>
                              </wps:spPr>
                              <wps:txbx>
                                <w:txbxContent>
                                  <w:p w14:paraId="1907AAA8" w14:textId="77777777" w:rsidR="00612B85" w:rsidRDefault="00EB15EF">
                                    <w:pPr>
                                      <w:spacing w:after="160" w:line="259" w:lineRule="auto"/>
                                      <w:ind w:left="0" w:firstLine="0"/>
                                      <w:jc w:val="left"/>
                                    </w:pPr>
                                    <w:r>
                                      <w:rPr>
                                        <w:w w:val="104"/>
                                      </w:rPr>
                                      <w:t>Predicted</w:t>
                                    </w:r>
                                    <w:r>
                                      <w:rPr>
                                        <w:spacing w:val="5"/>
                                        <w:w w:val="104"/>
                                      </w:rPr>
                                      <w:t xml:space="preserve"> </w:t>
                                    </w:r>
                                    <w:r>
                                      <w:rPr>
                                        <w:w w:val="104"/>
                                      </w:rPr>
                                      <w:t>off-targets</w:t>
                                    </w:r>
                                    <w:r>
                                      <w:rPr>
                                        <w:spacing w:val="5"/>
                                        <w:w w:val="104"/>
                                      </w:rPr>
                                      <w:t xml:space="preserve"> </w:t>
                                    </w:r>
                                    <w:r>
                                      <w:rPr>
                                        <w:w w:val="104"/>
                                      </w:rPr>
                                      <w:t>(n</w:t>
                                    </w:r>
                                    <w:r>
                                      <w:rPr>
                                        <w:spacing w:val="5"/>
                                        <w:w w:val="104"/>
                                      </w:rPr>
                                      <w:t xml:space="preserve"> </w:t>
                                    </w:r>
                                    <w:r>
                                      <w:rPr>
                                        <w:w w:val="104"/>
                                      </w:rPr>
                                      <w:t>=</w:t>
                                    </w:r>
                                    <w:r>
                                      <w:rPr>
                                        <w:spacing w:val="5"/>
                                        <w:w w:val="104"/>
                                      </w:rPr>
                                      <w:t xml:space="preserve"> </w:t>
                                    </w:r>
                                    <w:r>
                                      <w:rPr>
                                        <w:w w:val="104"/>
                                      </w:rPr>
                                      <w:t>1454)</w:t>
                                    </w:r>
                                  </w:p>
                                </w:txbxContent>
                              </wps:txbx>
                              <wps:bodyPr horzOverflow="overflow" vert="horz" lIns="0" tIns="0" rIns="0" bIns="0" rtlCol="0">
                                <a:noAutofit/>
                              </wps:bodyPr>
                            </wps:wsp>
                            <wps:wsp>
                              <wps:cNvPr id="4463" name="Shape 4463"/>
                              <wps:cNvSpPr/>
                              <wps:spPr>
                                <a:xfrm>
                                  <a:off x="0" y="217260"/>
                                  <a:ext cx="5546192" cy="0"/>
                                </a:xfrm>
                                <a:custGeom>
                                  <a:avLst/>
                                  <a:gdLst/>
                                  <a:ahLst/>
                                  <a:cxnLst/>
                                  <a:rect l="0" t="0" r="0" b="0"/>
                                  <a:pathLst>
                                    <a:path w="5546192">
                                      <a:moveTo>
                                        <a:pt x="0" y="0"/>
                                      </a:moveTo>
                                      <a:lnTo>
                                        <a:pt x="554619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464" name="Rectangle 4464"/>
                              <wps:cNvSpPr/>
                              <wps:spPr>
                                <a:xfrm>
                                  <a:off x="75921" y="353509"/>
                                  <a:ext cx="448630" cy="150441"/>
                                </a:xfrm>
                                <a:prstGeom prst="rect">
                                  <a:avLst/>
                                </a:prstGeom>
                                <a:ln>
                                  <a:noFill/>
                                </a:ln>
                              </wps:spPr>
                              <wps:txbx>
                                <w:txbxContent>
                                  <w:p w14:paraId="3D2D60F3" w14:textId="77777777" w:rsidR="00612B85" w:rsidRDefault="00EB15EF">
                                    <w:pPr>
                                      <w:spacing w:after="160" w:line="259" w:lineRule="auto"/>
                                      <w:ind w:left="0" w:firstLine="0"/>
                                      <w:jc w:val="left"/>
                                    </w:pPr>
                                    <w:r>
                                      <w:t>Metric</w:t>
                                    </w:r>
                                  </w:p>
                                </w:txbxContent>
                              </wps:txbx>
                              <wps:bodyPr horzOverflow="overflow" vert="horz" lIns="0" tIns="0" rIns="0" bIns="0" rtlCol="0">
                                <a:noAutofit/>
                              </wps:bodyPr>
                            </wps:wsp>
                            <wps:wsp>
                              <wps:cNvPr id="4465" name="Rectangle 4465"/>
                              <wps:cNvSpPr/>
                              <wps:spPr>
                                <a:xfrm>
                                  <a:off x="1991563" y="276319"/>
                                  <a:ext cx="972480" cy="150441"/>
                                </a:xfrm>
                                <a:prstGeom prst="rect">
                                  <a:avLst/>
                                </a:prstGeom>
                                <a:ln>
                                  <a:noFill/>
                                </a:ln>
                              </wps:spPr>
                              <wps:txbx>
                                <w:txbxContent>
                                  <w:p w14:paraId="74D46177" w14:textId="77777777" w:rsidR="00612B85" w:rsidRDefault="00EB15EF">
                                    <w:pPr>
                                      <w:spacing w:after="160" w:line="259" w:lineRule="auto"/>
                                      <w:ind w:left="0" w:firstLine="0"/>
                                      <w:jc w:val="left"/>
                                    </w:pPr>
                                    <w:r>
                                      <w:rPr>
                                        <w:w w:val="101"/>
                                      </w:rPr>
                                      <w:t>High</w:t>
                                    </w:r>
                                    <w:r>
                                      <w:rPr>
                                        <w:spacing w:val="5"/>
                                        <w:w w:val="101"/>
                                      </w:rPr>
                                      <w:t xml:space="preserve"> </w:t>
                                    </w:r>
                                    <w:r>
                                      <w:rPr>
                                        <w:w w:val="101"/>
                                      </w:rPr>
                                      <w:t>evidence</w:t>
                                    </w:r>
                                  </w:p>
                                </w:txbxContent>
                              </wps:txbx>
                              <wps:bodyPr horzOverflow="overflow" vert="horz" lIns="0" tIns="0" rIns="0" bIns="0" rtlCol="0">
                                <a:noAutofit/>
                              </wps:bodyPr>
                            </wps:wsp>
                            <wps:wsp>
                              <wps:cNvPr id="49540" name="Rectangle 49540"/>
                              <wps:cNvSpPr/>
                              <wps:spPr>
                                <a:xfrm>
                                  <a:off x="1966513" y="428160"/>
                                  <a:ext cx="557674" cy="150441"/>
                                </a:xfrm>
                                <a:prstGeom prst="rect">
                                  <a:avLst/>
                                </a:prstGeom>
                                <a:ln>
                                  <a:noFill/>
                                </a:ln>
                              </wps:spPr>
                              <wps:txbx>
                                <w:txbxContent>
                                  <w:p w14:paraId="6AE7E520" w14:textId="77777777" w:rsidR="00612B85" w:rsidRDefault="00EB15EF">
                                    <w:pPr>
                                      <w:spacing w:after="160" w:line="259" w:lineRule="auto"/>
                                      <w:ind w:left="0" w:firstLine="0"/>
                                      <w:jc w:val="left"/>
                                    </w:pPr>
                                    <w:r>
                                      <w:rPr>
                                        <w:w w:val="101"/>
                                      </w:rPr>
                                      <w:t>n</w:t>
                                    </w:r>
                                    <w:r>
                                      <w:rPr>
                                        <w:spacing w:val="5"/>
                                        <w:w w:val="101"/>
                                      </w:rPr>
                                      <w:t xml:space="preserve"> </w:t>
                                    </w:r>
                                    <w:r>
                                      <w:rPr>
                                        <w:w w:val="101"/>
                                      </w:rPr>
                                      <w:t>=</w:t>
                                    </w:r>
                                    <w:r>
                                      <w:rPr>
                                        <w:spacing w:val="5"/>
                                        <w:w w:val="101"/>
                                      </w:rPr>
                                      <w:t xml:space="preserve"> </w:t>
                                    </w:r>
                                    <w:r>
                                      <w:rPr>
                                        <w:w w:val="101"/>
                                      </w:rPr>
                                      <w:t>159,</w:t>
                                    </w:r>
                                  </w:p>
                                </w:txbxContent>
                              </wps:txbx>
                              <wps:bodyPr horzOverflow="overflow" vert="horz" lIns="0" tIns="0" rIns="0" bIns="0" rtlCol="0">
                                <a:noAutofit/>
                              </wps:bodyPr>
                            </wps:wsp>
                            <wps:wsp>
                              <wps:cNvPr id="49539" name="Rectangle 49539"/>
                              <wps:cNvSpPr/>
                              <wps:spPr>
                                <a:xfrm>
                                  <a:off x="1924380" y="428160"/>
                                  <a:ext cx="56037" cy="150441"/>
                                </a:xfrm>
                                <a:prstGeom prst="rect">
                                  <a:avLst/>
                                </a:prstGeom>
                                <a:ln>
                                  <a:noFill/>
                                </a:ln>
                              </wps:spPr>
                              <wps:txbx>
                                <w:txbxContent>
                                  <w:p w14:paraId="11AD1C6D"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467" name="Rectangle 4467"/>
                              <wps:cNvSpPr/>
                              <wps:spPr>
                                <a:xfrm>
                                  <a:off x="2417449" y="419050"/>
                                  <a:ext cx="130887" cy="158854"/>
                                </a:xfrm>
                                <a:prstGeom prst="rect">
                                  <a:avLst/>
                                </a:prstGeom>
                                <a:ln>
                                  <a:noFill/>
                                </a:ln>
                              </wps:spPr>
                              <wps:txbx>
                                <w:txbxContent>
                                  <w:p w14:paraId="58A27364" w14:textId="77777777" w:rsidR="00612B85" w:rsidRDefault="00EB15EF">
                                    <w:pPr>
                                      <w:spacing w:after="160" w:line="259" w:lineRule="auto"/>
                                      <w:ind w:left="0" w:firstLine="0"/>
                                      <w:jc w:val="left"/>
                                    </w:pPr>
                                    <w:r>
                                      <w:rPr>
                                        <w:i/>
                                        <w:w w:val="153"/>
                                      </w:rPr>
                                      <w:t>∼</w:t>
                                    </w:r>
                                  </w:p>
                                </w:txbxContent>
                              </wps:txbx>
                              <wps:bodyPr horzOverflow="overflow" vert="horz" lIns="0" tIns="0" rIns="0" bIns="0" rtlCol="0">
                                <a:noAutofit/>
                              </wps:bodyPr>
                            </wps:wsp>
                            <wps:wsp>
                              <wps:cNvPr id="49532" name="Rectangle 49532"/>
                              <wps:cNvSpPr/>
                              <wps:spPr>
                                <a:xfrm>
                                  <a:off x="2642385" y="428160"/>
                                  <a:ext cx="140176" cy="150441"/>
                                </a:xfrm>
                                <a:prstGeom prst="rect">
                                  <a:avLst/>
                                </a:prstGeom>
                                <a:ln>
                                  <a:noFill/>
                                </a:ln>
                              </wps:spPr>
                              <wps:txbx>
                                <w:txbxContent>
                                  <w:p w14:paraId="68D4B2E3"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49531" name="Rectangle 49531"/>
                              <wps:cNvSpPr/>
                              <wps:spPr>
                                <a:xfrm>
                                  <a:off x="2747780" y="428160"/>
                                  <a:ext cx="56036" cy="150441"/>
                                </a:xfrm>
                                <a:prstGeom prst="rect">
                                  <a:avLst/>
                                </a:prstGeom>
                                <a:ln>
                                  <a:noFill/>
                                </a:ln>
                              </wps:spPr>
                              <wps:txbx>
                                <w:txbxContent>
                                  <w:p w14:paraId="172ECAF9"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530" name="Rectangle 49530"/>
                              <wps:cNvSpPr/>
                              <wps:spPr>
                                <a:xfrm>
                                  <a:off x="2515860" y="428160"/>
                                  <a:ext cx="168278" cy="150441"/>
                                </a:xfrm>
                                <a:prstGeom prst="rect">
                                  <a:avLst/>
                                </a:prstGeom>
                                <a:ln>
                                  <a:noFill/>
                                </a:ln>
                              </wps:spPr>
                              <wps:txbx>
                                <w:txbxContent>
                                  <w:p w14:paraId="5EDD05C9" w14:textId="77777777" w:rsidR="00612B85" w:rsidRDefault="00EB15EF">
                                    <w:pPr>
                                      <w:spacing w:after="160" w:line="259" w:lineRule="auto"/>
                                      <w:ind w:left="0" w:firstLine="0"/>
                                      <w:jc w:val="left"/>
                                    </w:pPr>
                                    <w:r>
                                      <w:rPr>
                                        <w:w w:val="98"/>
                                      </w:rPr>
                                      <w:t>11</w:t>
                                    </w:r>
                                  </w:p>
                                </w:txbxContent>
                              </wps:txbx>
                              <wps:bodyPr horzOverflow="overflow" vert="horz" lIns="0" tIns="0" rIns="0" bIns="0" rtlCol="0">
                                <a:noAutofit/>
                              </wps:bodyPr>
                            </wps:wsp>
                            <wps:wsp>
                              <wps:cNvPr id="4469" name="Shape 4469"/>
                              <wps:cNvSpPr/>
                              <wps:spPr>
                                <a:xfrm>
                                  <a:off x="2994457" y="255829"/>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0" name="Rectangle 4470"/>
                              <wps:cNvSpPr/>
                              <wps:spPr>
                                <a:xfrm>
                                  <a:off x="3178289" y="276319"/>
                                  <a:ext cx="1206219" cy="150441"/>
                                </a:xfrm>
                                <a:prstGeom prst="rect">
                                  <a:avLst/>
                                </a:prstGeom>
                                <a:ln>
                                  <a:noFill/>
                                </a:ln>
                              </wps:spPr>
                              <wps:txbx>
                                <w:txbxContent>
                                  <w:p w14:paraId="414926C3" w14:textId="77777777" w:rsidR="00612B85" w:rsidRDefault="00EB15EF">
                                    <w:pPr>
                                      <w:spacing w:after="160" w:line="259" w:lineRule="auto"/>
                                      <w:ind w:left="0" w:firstLine="0"/>
                                      <w:jc w:val="left"/>
                                    </w:pPr>
                                    <w:r>
                                      <w:rPr>
                                        <w:w w:val="98"/>
                                      </w:rPr>
                                      <w:t>Medium</w:t>
                                    </w:r>
                                    <w:r>
                                      <w:rPr>
                                        <w:spacing w:val="5"/>
                                        <w:w w:val="98"/>
                                      </w:rPr>
                                      <w:t xml:space="preserve"> </w:t>
                                    </w:r>
                                    <w:r>
                                      <w:rPr>
                                        <w:w w:val="98"/>
                                      </w:rPr>
                                      <w:t>evidence</w:t>
                                    </w:r>
                                  </w:p>
                                </w:txbxContent>
                              </wps:txbx>
                              <wps:bodyPr horzOverflow="overflow" vert="horz" lIns="0" tIns="0" rIns="0" bIns="0" rtlCol="0">
                                <a:noAutofit/>
                              </wps:bodyPr>
                            </wps:wsp>
                            <wps:wsp>
                              <wps:cNvPr id="49541" name="Rectangle 49541"/>
                              <wps:cNvSpPr/>
                              <wps:spPr>
                                <a:xfrm>
                                  <a:off x="3198991" y="428148"/>
                                  <a:ext cx="56036" cy="150441"/>
                                </a:xfrm>
                                <a:prstGeom prst="rect">
                                  <a:avLst/>
                                </a:prstGeom>
                                <a:ln>
                                  <a:noFill/>
                                </a:ln>
                              </wps:spPr>
                              <wps:txbx>
                                <w:txbxContent>
                                  <w:p w14:paraId="55088B59"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542" name="Rectangle 49542"/>
                              <wps:cNvSpPr/>
                              <wps:spPr>
                                <a:xfrm>
                                  <a:off x="3241123" y="428148"/>
                                  <a:ext cx="557674" cy="150441"/>
                                </a:xfrm>
                                <a:prstGeom prst="rect">
                                  <a:avLst/>
                                </a:prstGeom>
                                <a:ln>
                                  <a:noFill/>
                                </a:ln>
                              </wps:spPr>
                              <wps:txbx>
                                <w:txbxContent>
                                  <w:p w14:paraId="201BE4DD" w14:textId="77777777" w:rsidR="00612B85" w:rsidRDefault="00EB15EF">
                                    <w:pPr>
                                      <w:spacing w:after="160" w:line="259" w:lineRule="auto"/>
                                      <w:ind w:left="0" w:firstLine="0"/>
                                      <w:jc w:val="left"/>
                                    </w:pPr>
                                    <w:r>
                                      <w:rPr>
                                        <w:w w:val="101"/>
                                      </w:rPr>
                                      <w:t>n</w:t>
                                    </w:r>
                                    <w:r>
                                      <w:rPr>
                                        <w:spacing w:val="5"/>
                                        <w:w w:val="101"/>
                                      </w:rPr>
                                      <w:t xml:space="preserve"> </w:t>
                                    </w:r>
                                    <w:r>
                                      <w:rPr>
                                        <w:w w:val="101"/>
                                      </w:rPr>
                                      <w:t>=</w:t>
                                    </w:r>
                                    <w:r>
                                      <w:rPr>
                                        <w:spacing w:val="5"/>
                                        <w:w w:val="101"/>
                                      </w:rPr>
                                      <w:t xml:space="preserve"> </w:t>
                                    </w:r>
                                    <w:r>
                                      <w:rPr>
                                        <w:w w:val="101"/>
                                      </w:rPr>
                                      <w:t>159,</w:t>
                                    </w:r>
                                  </w:p>
                                </w:txbxContent>
                              </wps:txbx>
                              <wps:bodyPr horzOverflow="overflow" vert="horz" lIns="0" tIns="0" rIns="0" bIns="0" rtlCol="0">
                                <a:noAutofit/>
                              </wps:bodyPr>
                            </wps:wsp>
                            <wps:wsp>
                              <wps:cNvPr id="4472" name="Rectangle 4472"/>
                              <wps:cNvSpPr/>
                              <wps:spPr>
                                <a:xfrm>
                                  <a:off x="3692059" y="419038"/>
                                  <a:ext cx="130887" cy="158854"/>
                                </a:xfrm>
                                <a:prstGeom prst="rect">
                                  <a:avLst/>
                                </a:prstGeom>
                                <a:ln>
                                  <a:noFill/>
                                </a:ln>
                              </wps:spPr>
                              <wps:txbx>
                                <w:txbxContent>
                                  <w:p w14:paraId="3256ACC5" w14:textId="77777777" w:rsidR="00612B85" w:rsidRDefault="00EB15EF">
                                    <w:pPr>
                                      <w:spacing w:after="160" w:line="259" w:lineRule="auto"/>
                                      <w:ind w:left="0" w:firstLine="0"/>
                                      <w:jc w:val="left"/>
                                    </w:pPr>
                                    <w:r>
                                      <w:rPr>
                                        <w:i/>
                                        <w:w w:val="153"/>
                                      </w:rPr>
                                      <w:t>∼</w:t>
                                    </w:r>
                                  </w:p>
                                </w:txbxContent>
                              </wps:txbx>
                              <wps:bodyPr horzOverflow="overflow" vert="horz" lIns="0" tIns="0" rIns="0" bIns="0" rtlCol="0">
                                <a:noAutofit/>
                              </wps:bodyPr>
                            </wps:wsp>
                            <wps:wsp>
                              <wps:cNvPr id="49535" name="Rectangle 49535"/>
                              <wps:cNvSpPr/>
                              <wps:spPr>
                                <a:xfrm>
                                  <a:off x="3916995" y="428148"/>
                                  <a:ext cx="140176" cy="150441"/>
                                </a:xfrm>
                                <a:prstGeom prst="rect">
                                  <a:avLst/>
                                </a:prstGeom>
                                <a:ln>
                                  <a:noFill/>
                                </a:ln>
                              </wps:spPr>
                              <wps:txbx>
                                <w:txbxContent>
                                  <w:p w14:paraId="19288787"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49533" name="Rectangle 49533"/>
                              <wps:cNvSpPr/>
                              <wps:spPr>
                                <a:xfrm>
                                  <a:off x="3790470" y="428148"/>
                                  <a:ext cx="168278" cy="150441"/>
                                </a:xfrm>
                                <a:prstGeom prst="rect">
                                  <a:avLst/>
                                </a:prstGeom>
                                <a:ln>
                                  <a:noFill/>
                                </a:ln>
                              </wps:spPr>
                              <wps:txbx>
                                <w:txbxContent>
                                  <w:p w14:paraId="3FDF69DE" w14:textId="77777777" w:rsidR="00612B85" w:rsidRDefault="00EB15EF">
                                    <w:pPr>
                                      <w:spacing w:after="160" w:line="259" w:lineRule="auto"/>
                                      <w:ind w:left="0" w:firstLine="0"/>
                                      <w:jc w:val="left"/>
                                    </w:pPr>
                                    <w:r>
                                      <w:rPr>
                                        <w:w w:val="98"/>
                                      </w:rPr>
                                      <w:t>11</w:t>
                                    </w:r>
                                  </w:p>
                                </w:txbxContent>
                              </wps:txbx>
                              <wps:bodyPr horzOverflow="overflow" vert="horz" lIns="0" tIns="0" rIns="0" bIns="0" rtlCol="0">
                                <a:noAutofit/>
                              </wps:bodyPr>
                            </wps:wsp>
                            <wps:wsp>
                              <wps:cNvPr id="49534" name="Rectangle 49534"/>
                              <wps:cNvSpPr/>
                              <wps:spPr>
                                <a:xfrm>
                                  <a:off x="4022390" y="428148"/>
                                  <a:ext cx="56036" cy="150441"/>
                                </a:xfrm>
                                <a:prstGeom prst="rect">
                                  <a:avLst/>
                                </a:prstGeom>
                                <a:ln>
                                  <a:noFill/>
                                </a:ln>
                              </wps:spPr>
                              <wps:txbx>
                                <w:txbxContent>
                                  <w:p w14:paraId="3FD2F4A3"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474" name="Shape 4474"/>
                              <wps:cNvSpPr/>
                              <wps:spPr>
                                <a:xfrm>
                                  <a:off x="4269054" y="255829"/>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5" name="Rectangle 4475"/>
                              <wps:cNvSpPr/>
                              <wps:spPr>
                                <a:xfrm>
                                  <a:off x="4677791" y="276319"/>
                                  <a:ext cx="607989" cy="150441"/>
                                </a:xfrm>
                                <a:prstGeom prst="rect">
                                  <a:avLst/>
                                </a:prstGeom>
                                <a:ln>
                                  <a:noFill/>
                                </a:ln>
                              </wps:spPr>
                              <wps:txbx>
                                <w:txbxContent>
                                  <w:p w14:paraId="656DDAD4" w14:textId="77777777" w:rsidR="00612B85" w:rsidRDefault="00EB15EF">
                                    <w:pPr>
                                      <w:spacing w:after="160" w:line="259" w:lineRule="auto"/>
                                      <w:ind w:left="0" w:firstLine="0"/>
                                      <w:jc w:val="left"/>
                                    </w:pPr>
                                    <w:r>
                                      <w:rPr>
                                        <w:w w:val="102"/>
                                      </w:rPr>
                                      <w:t>Very</w:t>
                                    </w:r>
                                    <w:r>
                                      <w:rPr>
                                        <w:spacing w:val="5"/>
                                        <w:w w:val="102"/>
                                      </w:rPr>
                                      <w:t xml:space="preserve"> </w:t>
                                    </w:r>
                                    <w:r>
                                      <w:rPr>
                                        <w:w w:val="102"/>
                                      </w:rPr>
                                      <w:t>low</w:t>
                                    </w:r>
                                  </w:p>
                                </w:txbxContent>
                              </wps:txbx>
                              <wps:bodyPr horzOverflow="overflow" vert="horz" lIns="0" tIns="0" rIns="0" bIns="0" rtlCol="0">
                                <a:noAutofit/>
                              </wps:bodyPr>
                            </wps:wsp>
                            <wps:wsp>
                              <wps:cNvPr id="49544" name="Rectangle 49544"/>
                              <wps:cNvSpPr/>
                              <wps:spPr>
                                <a:xfrm>
                                  <a:off x="4484098" y="428148"/>
                                  <a:ext cx="641814" cy="150441"/>
                                </a:xfrm>
                                <a:prstGeom prst="rect">
                                  <a:avLst/>
                                </a:prstGeom>
                                <a:ln>
                                  <a:noFill/>
                                </a:ln>
                              </wps:spPr>
                              <wps:txbx>
                                <w:txbxContent>
                                  <w:p w14:paraId="7E00681B" w14:textId="77777777" w:rsidR="00612B85" w:rsidRDefault="00EB15EF">
                                    <w:pPr>
                                      <w:spacing w:after="160" w:line="259" w:lineRule="auto"/>
                                      <w:ind w:left="0" w:firstLine="0"/>
                                      <w:jc w:val="left"/>
                                    </w:pPr>
                                    <w:r>
                                      <w:t>n</w:t>
                                    </w:r>
                                    <w:r>
                                      <w:rPr>
                                        <w:spacing w:val="5"/>
                                      </w:rPr>
                                      <w:t xml:space="preserve"> </w:t>
                                    </w:r>
                                    <w:r>
                                      <w:t>=</w:t>
                                    </w:r>
                                    <w:r>
                                      <w:rPr>
                                        <w:spacing w:val="5"/>
                                      </w:rPr>
                                      <w:t xml:space="preserve"> </w:t>
                                    </w:r>
                                    <w:r>
                                      <w:t>1195,</w:t>
                                    </w:r>
                                  </w:p>
                                </w:txbxContent>
                              </wps:txbx>
                              <wps:bodyPr horzOverflow="overflow" vert="horz" lIns="0" tIns="0" rIns="0" bIns="0" rtlCol="0">
                                <a:noAutofit/>
                              </wps:bodyPr>
                            </wps:wsp>
                            <wps:wsp>
                              <wps:cNvPr id="49543" name="Rectangle 49543"/>
                              <wps:cNvSpPr/>
                              <wps:spPr>
                                <a:xfrm>
                                  <a:off x="4441965" y="428148"/>
                                  <a:ext cx="56036" cy="150441"/>
                                </a:xfrm>
                                <a:prstGeom prst="rect">
                                  <a:avLst/>
                                </a:prstGeom>
                                <a:ln>
                                  <a:noFill/>
                                </a:ln>
                              </wps:spPr>
                              <wps:txbx>
                                <w:txbxContent>
                                  <w:p w14:paraId="49B05964"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477" name="Rectangle 4477"/>
                              <wps:cNvSpPr/>
                              <wps:spPr>
                                <a:xfrm>
                                  <a:off x="4998296" y="419038"/>
                                  <a:ext cx="130887" cy="158854"/>
                                </a:xfrm>
                                <a:prstGeom prst="rect">
                                  <a:avLst/>
                                </a:prstGeom>
                                <a:ln>
                                  <a:noFill/>
                                </a:ln>
                              </wps:spPr>
                              <wps:txbx>
                                <w:txbxContent>
                                  <w:p w14:paraId="09ABE778" w14:textId="77777777" w:rsidR="00612B85" w:rsidRDefault="00EB15EF">
                                    <w:pPr>
                                      <w:spacing w:after="160" w:line="259" w:lineRule="auto"/>
                                      <w:ind w:left="0" w:firstLine="0"/>
                                      <w:jc w:val="left"/>
                                    </w:pPr>
                                    <w:r>
                                      <w:rPr>
                                        <w:i/>
                                        <w:w w:val="153"/>
                                      </w:rPr>
                                      <w:t>∼</w:t>
                                    </w:r>
                                  </w:p>
                                </w:txbxContent>
                              </wps:txbx>
                              <wps:bodyPr horzOverflow="overflow" vert="horz" lIns="0" tIns="0" rIns="0" bIns="0" rtlCol="0">
                                <a:noAutofit/>
                              </wps:bodyPr>
                            </wps:wsp>
                            <wps:wsp>
                              <wps:cNvPr id="49537" name="Rectangle 49537"/>
                              <wps:cNvSpPr/>
                              <wps:spPr>
                                <a:xfrm>
                                  <a:off x="5328628" y="428148"/>
                                  <a:ext cx="56036" cy="150441"/>
                                </a:xfrm>
                                <a:prstGeom prst="rect">
                                  <a:avLst/>
                                </a:prstGeom>
                                <a:ln>
                                  <a:noFill/>
                                </a:ln>
                              </wps:spPr>
                              <wps:txbx>
                                <w:txbxContent>
                                  <w:p w14:paraId="5F562354"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538" name="Rectangle 49538"/>
                              <wps:cNvSpPr/>
                              <wps:spPr>
                                <a:xfrm>
                                  <a:off x="5223232" y="428148"/>
                                  <a:ext cx="140176" cy="150441"/>
                                </a:xfrm>
                                <a:prstGeom prst="rect">
                                  <a:avLst/>
                                </a:prstGeom>
                                <a:ln>
                                  <a:noFill/>
                                </a:ln>
                              </wps:spPr>
                              <wps:txbx>
                                <w:txbxContent>
                                  <w:p w14:paraId="4B310B8E"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49536" name="Rectangle 49536"/>
                              <wps:cNvSpPr/>
                              <wps:spPr>
                                <a:xfrm>
                                  <a:off x="5096707" y="428148"/>
                                  <a:ext cx="168278" cy="150441"/>
                                </a:xfrm>
                                <a:prstGeom prst="rect">
                                  <a:avLst/>
                                </a:prstGeom>
                                <a:ln>
                                  <a:noFill/>
                                </a:ln>
                              </wps:spPr>
                              <wps:txbx>
                                <w:txbxContent>
                                  <w:p w14:paraId="7C5CF801" w14:textId="77777777" w:rsidR="00612B85" w:rsidRDefault="00EB15EF">
                                    <w:pPr>
                                      <w:spacing w:after="160" w:line="259" w:lineRule="auto"/>
                                      <w:ind w:left="0" w:firstLine="0"/>
                                      <w:jc w:val="left"/>
                                    </w:pPr>
                                    <w:r>
                                      <w:rPr>
                                        <w:w w:val="98"/>
                                      </w:rPr>
                                      <w:t>82</w:t>
                                    </w:r>
                                  </w:p>
                                </w:txbxContent>
                              </wps:txbx>
                              <wps:bodyPr horzOverflow="overflow" vert="horz" lIns="0" tIns="0" rIns="0" bIns="0" rtlCol="0">
                                <a:noAutofit/>
                              </wps:bodyPr>
                            </wps:wsp>
                            <wps:wsp>
                              <wps:cNvPr id="4479" name="Shape 4479"/>
                              <wps:cNvSpPr/>
                              <wps:spPr>
                                <a:xfrm>
                                  <a:off x="5543665" y="255829"/>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80" name="Shape 4480"/>
                              <wps:cNvSpPr/>
                              <wps:spPr>
                                <a:xfrm>
                                  <a:off x="0" y="584442"/>
                                  <a:ext cx="5546192" cy="0"/>
                                </a:xfrm>
                                <a:custGeom>
                                  <a:avLst/>
                                  <a:gdLst/>
                                  <a:ahLst/>
                                  <a:cxnLst/>
                                  <a:rect l="0" t="0" r="0" b="0"/>
                                  <a:pathLst>
                                    <a:path w="5546192">
                                      <a:moveTo>
                                        <a:pt x="0" y="0"/>
                                      </a:moveTo>
                                      <a:lnTo>
                                        <a:pt x="554619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907" name="Rectangle 7907"/>
                              <wps:cNvSpPr/>
                              <wps:spPr>
                                <a:xfrm>
                                  <a:off x="2046168" y="643514"/>
                                  <a:ext cx="827256" cy="150441"/>
                                </a:xfrm>
                                <a:prstGeom prst="rect">
                                  <a:avLst/>
                                </a:prstGeom>
                                <a:ln>
                                  <a:noFill/>
                                </a:ln>
                              </wps:spPr>
                              <wps:txbx>
                                <w:txbxContent>
                                  <w:p w14:paraId="346FFDBB" w14:textId="77777777" w:rsidR="00612B85" w:rsidRDefault="00EB15EF">
                                    <w:pPr>
                                      <w:spacing w:after="160" w:line="259" w:lineRule="auto"/>
                                      <w:ind w:left="0" w:firstLine="0"/>
                                      <w:jc w:val="left"/>
                                    </w:pPr>
                                    <w:r>
                                      <w:t>0.548</w:t>
                                    </w:r>
                                    <w:r>
                                      <w:rPr>
                                        <w:spacing w:val="5"/>
                                      </w:rPr>
                                      <w:t xml:space="preserve"> </w:t>
                                    </w:r>
                                    <w:r>
                                      <w:t>(0.18)</w:t>
                                    </w:r>
                                  </w:p>
                                </w:txbxContent>
                              </wps:txbx>
                              <wps:bodyPr horzOverflow="overflow" vert="horz" lIns="0" tIns="0" rIns="0" bIns="0" rtlCol="0">
                                <a:noAutofit/>
                              </wps:bodyPr>
                            </wps:wsp>
                            <wps:wsp>
                              <wps:cNvPr id="7906" name="Rectangle 7906"/>
                              <wps:cNvSpPr/>
                              <wps:spPr>
                                <a:xfrm>
                                  <a:off x="75921" y="643514"/>
                                  <a:ext cx="1873779" cy="150441"/>
                                </a:xfrm>
                                <a:prstGeom prst="rect">
                                  <a:avLst/>
                                </a:prstGeom>
                                <a:ln>
                                  <a:noFill/>
                                </a:ln>
                              </wps:spPr>
                              <wps:txbx>
                                <w:txbxContent>
                                  <w:p w14:paraId="26BA46C4" w14:textId="77777777" w:rsidR="00612B85" w:rsidRPr="000E30DB" w:rsidRDefault="00EB15EF">
                                    <w:pPr>
                                      <w:spacing w:after="160" w:line="259" w:lineRule="auto"/>
                                      <w:ind w:left="0" w:firstLine="0"/>
                                      <w:jc w:val="left"/>
                                      <w:rPr>
                                        <w:lang w:val="en-US"/>
                                      </w:rPr>
                                    </w:pPr>
                                    <w:r w:rsidRPr="000E30DB">
                                      <w:rPr>
                                        <w:w w:val="102"/>
                                        <w:lang w:val="en-US"/>
                                      </w:rPr>
                                      <w:t>Mean</w:t>
                                    </w:r>
                                    <w:r w:rsidRPr="000E30DB">
                                      <w:rPr>
                                        <w:spacing w:val="5"/>
                                        <w:w w:val="102"/>
                                        <w:lang w:val="en-US"/>
                                      </w:rPr>
                                      <w:t xml:space="preserve"> </w:t>
                                    </w:r>
                                    <w:r w:rsidRPr="000E30DB">
                                      <w:rPr>
                                        <w:w w:val="102"/>
                                        <w:lang w:val="en-US"/>
                                      </w:rPr>
                                      <w:t>Bi-feature</w:t>
                                    </w:r>
                                    <w:r w:rsidRPr="000E30DB">
                                      <w:rPr>
                                        <w:spacing w:val="5"/>
                                        <w:w w:val="102"/>
                                        <w:lang w:val="en-US"/>
                                      </w:rPr>
                                      <w:t xml:space="preserve"> </w:t>
                                    </w:r>
                                    <w:r w:rsidRPr="000E30DB">
                                      <w:rPr>
                                        <w:w w:val="102"/>
                                        <w:lang w:val="en-US"/>
                                      </w:rPr>
                                      <w:t>score</w:t>
                                    </w:r>
                                    <w:r w:rsidRPr="000E30DB">
                                      <w:rPr>
                                        <w:spacing w:val="5"/>
                                        <w:w w:val="102"/>
                                        <w:lang w:val="en-US"/>
                                      </w:rPr>
                                      <w:t xml:space="preserve"> </w:t>
                                    </w:r>
                                    <w:r w:rsidRPr="000E30DB">
                                      <w:rPr>
                                        <w:w w:val="102"/>
                                        <w:lang w:val="en-US"/>
                                      </w:rPr>
                                      <w:t>(SD)</w:t>
                                    </w:r>
                                  </w:p>
                                </w:txbxContent>
                              </wps:txbx>
                              <wps:bodyPr horzOverflow="overflow" vert="horz" lIns="0" tIns="0" rIns="0" bIns="0" rtlCol="0">
                                <a:noAutofit/>
                              </wps:bodyPr>
                            </wps:wsp>
                            <wps:wsp>
                              <wps:cNvPr id="4482" name="Shape 4482"/>
                              <wps:cNvSpPr/>
                              <wps:spPr>
                                <a:xfrm>
                                  <a:off x="2994457" y="62301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83" name="Rectangle 4483"/>
                              <wps:cNvSpPr/>
                              <wps:spPr>
                                <a:xfrm>
                                  <a:off x="3352394" y="643514"/>
                                  <a:ext cx="743117" cy="150441"/>
                                </a:xfrm>
                                <a:prstGeom prst="rect">
                                  <a:avLst/>
                                </a:prstGeom>
                                <a:ln>
                                  <a:noFill/>
                                </a:ln>
                              </wps:spPr>
                              <wps:txbx>
                                <w:txbxContent>
                                  <w:p w14:paraId="658805A4" w14:textId="77777777" w:rsidR="00612B85" w:rsidRDefault="00EB15EF">
                                    <w:pPr>
                                      <w:spacing w:after="160" w:line="259" w:lineRule="auto"/>
                                      <w:ind w:left="0" w:firstLine="0"/>
                                      <w:jc w:val="left"/>
                                    </w:pPr>
                                    <w:r>
                                      <w:t>0.47</w:t>
                                    </w:r>
                                    <w:r>
                                      <w:rPr>
                                        <w:spacing w:val="5"/>
                                      </w:rPr>
                                      <w:t xml:space="preserve"> </w:t>
                                    </w:r>
                                    <w:r>
                                      <w:t>(0.19)</w:t>
                                    </w:r>
                                  </w:p>
                                </w:txbxContent>
                              </wps:txbx>
                              <wps:bodyPr horzOverflow="overflow" vert="horz" lIns="0" tIns="0" rIns="0" bIns="0" rtlCol="0">
                                <a:noAutofit/>
                              </wps:bodyPr>
                            </wps:wsp>
                            <wps:wsp>
                              <wps:cNvPr id="4484" name="Shape 4484"/>
                              <wps:cNvSpPr/>
                              <wps:spPr>
                                <a:xfrm>
                                  <a:off x="4269054" y="62301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85" name="Rectangle 4485"/>
                              <wps:cNvSpPr/>
                              <wps:spPr>
                                <a:xfrm>
                                  <a:off x="4626991" y="643514"/>
                                  <a:ext cx="743117" cy="150441"/>
                                </a:xfrm>
                                <a:prstGeom prst="rect">
                                  <a:avLst/>
                                </a:prstGeom>
                                <a:ln>
                                  <a:noFill/>
                                </a:ln>
                              </wps:spPr>
                              <wps:txbx>
                                <w:txbxContent>
                                  <w:p w14:paraId="6703E226" w14:textId="77777777" w:rsidR="00612B85" w:rsidRDefault="00EB15EF">
                                    <w:pPr>
                                      <w:spacing w:after="160" w:line="259" w:lineRule="auto"/>
                                      <w:ind w:left="0" w:firstLine="0"/>
                                      <w:jc w:val="left"/>
                                    </w:pPr>
                                    <w:r>
                                      <w:t>0.34</w:t>
                                    </w:r>
                                    <w:r>
                                      <w:rPr>
                                        <w:spacing w:val="5"/>
                                      </w:rPr>
                                      <w:t xml:space="preserve"> </w:t>
                                    </w:r>
                                    <w:r>
                                      <w:t>(0.19)</w:t>
                                    </w:r>
                                  </w:p>
                                </w:txbxContent>
                              </wps:txbx>
                              <wps:bodyPr horzOverflow="overflow" vert="horz" lIns="0" tIns="0" rIns="0" bIns="0" rtlCol="0">
                                <a:noAutofit/>
                              </wps:bodyPr>
                            </wps:wsp>
                            <wps:wsp>
                              <wps:cNvPr id="4486" name="Shape 4486"/>
                              <wps:cNvSpPr/>
                              <wps:spPr>
                                <a:xfrm>
                                  <a:off x="5543665" y="62301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08" name="Rectangle 7908"/>
                              <wps:cNvSpPr/>
                              <wps:spPr>
                                <a:xfrm>
                                  <a:off x="75921" y="795342"/>
                                  <a:ext cx="2088838" cy="150441"/>
                                </a:xfrm>
                                <a:prstGeom prst="rect">
                                  <a:avLst/>
                                </a:prstGeom>
                                <a:ln>
                                  <a:noFill/>
                                </a:ln>
                              </wps:spPr>
                              <wps:txbx>
                                <w:txbxContent>
                                  <w:p w14:paraId="13B1AB58" w14:textId="77777777" w:rsidR="00612B85" w:rsidRPr="000E30DB" w:rsidRDefault="00EB15EF">
                                    <w:pPr>
                                      <w:spacing w:after="160" w:line="259" w:lineRule="auto"/>
                                      <w:ind w:left="0" w:firstLine="0"/>
                                      <w:jc w:val="left"/>
                                      <w:rPr>
                                        <w:lang w:val="en-US"/>
                                      </w:rPr>
                                    </w:pPr>
                                    <w:r w:rsidRPr="000E30DB">
                                      <w:rPr>
                                        <w:lang w:val="en-US"/>
                                      </w:rPr>
                                      <w:t>Mean</w:t>
                                    </w:r>
                                    <w:r w:rsidRPr="000E30DB">
                                      <w:rPr>
                                        <w:spacing w:val="5"/>
                                        <w:lang w:val="en-US"/>
                                      </w:rPr>
                                      <w:t xml:space="preserve"> </w:t>
                                    </w:r>
                                    <w:r w:rsidRPr="000E30DB">
                                      <w:rPr>
                                        <w:lang w:val="en-US"/>
                                      </w:rPr>
                                      <w:t>Multi-feature</w:t>
                                    </w:r>
                                    <w:r w:rsidRPr="000E30DB">
                                      <w:rPr>
                                        <w:spacing w:val="5"/>
                                        <w:lang w:val="en-US"/>
                                      </w:rPr>
                                      <w:t xml:space="preserve"> </w:t>
                                    </w:r>
                                    <w:r w:rsidRPr="000E30DB">
                                      <w:rPr>
                                        <w:lang w:val="en-US"/>
                                      </w:rPr>
                                      <w:t>score</w:t>
                                    </w:r>
                                    <w:r w:rsidRPr="000E30DB">
                                      <w:rPr>
                                        <w:spacing w:val="5"/>
                                        <w:lang w:val="en-US"/>
                                      </w:rPr>
                                      <w:t xml:space="preserve"> </w:t>
                                    </w:r>
                                    <w:r w:rsidRPr="000E30DB">
                                      <w:rPr>
                                        <w:lang w:val="en-US"/>
                                      </w:rPr>
                                      <w:t>(SD)</w:t>
                                    </w:r>
                                  </w:p>
                                </w:txbxContent>
                              </wps:txbx>
                              <wps:bodyPr horzOverflow="overflow" vert="horz" lIns="0" tIns="0" rIns="0" bIns="0" rtlCol="0">
                                <a:noAutofit/>
                              </wps:bodyPr>
                            </wps:wsp>
                            <wps:wsp>
                              <wps:cNvPr id="7914" name="Rectangle 7914"/>
                              <wps:cNvSpPr/>
                              <wps:spPr>
                                <a:xfrm>
                                  <a:off x="2077800" y="795342"/>
                                  <a:ext cx="743117" cy="150441"/>
                                </a:xfrm>
                                <a:prstGeom prst="rect">
                                  <a:avLst/>
                                </a:prstGeom>
                                <a:ln>
                                  <a:noFill/>
                                </a:ln>
                              </wps:spPr>
                              <wps:txbx>
                                <w:txbxContent>
                                  <w:p w14:paraId="024EBD15" w14:textId="77777777" w:rsidR="00612B85" w:rsidRDefault="00EB15EF">
                                    <w:pPr>
                                      <w:spacing w:after="160" w:line="259" w:lineRule="auto"/>
                                      <w:ind w:left="0" w:firstLine="0"/>
                                      <w:jc w:val="left"/>
                                    </w:pPr>
                                    <w:r>
                                      <w:t>0.59</w:t>
                                    </w:r>
                                    <w:r>
                                      <w:rPr>
                                        <w:spacing w:val="5"/>
                                      </w:rPr>
                                      <w:t xml:space="preserve"> </w:t>
                                    </w:r>
                                    <w:r>
                                      <w:t>(0.15)</w:t>
                                    </w:r>
                                  </w:p>
                                </w:txbxContent>
                              </wps:txbx>
                              <wps:bodyPr horzOverflow="overflow" vert="horz" lIns="0" tIns="0" rIns="0" bIns="0" rtlCol="0">
                                <a:noAutofit/>
                              </wps:bodyPr>
                            </wps:wsp>
                            <wps:wsp>
                              <wps:cNvPr id="4488" name="Shape 4488"/>
                              <wps:cNvSpPr/>
                              <wps:spPr>
                                <a:xfrm>
                                  <a:off x="2994457" y="77484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89" name="Rectangle 4489"/>
                              <wps:cNvSpPr/>
                              <wps:spPr>
                                <a:xfrm>
                                  <a:off x="3352394" y="795342"/>
                                  <a:ext cx="743117" cy="150441"/>
                                </a:xfrm>
                                <a:prstGeom prst="rect">
                                  <a:avLst/>
                                </a:prstGeom>
                                <a:ln>
                                  <a:noFill/>
                                </a:ln>
                              </wps:spPr>
                              <wps:txbx>
                                <w:txbxContent>
                                  <w:p w14:paraId="3C6D0E1E" w14:textId="77777777" w:rsidR="00612B85" w:rsidRDefault="00EB15EF">
                                    <w:pPr>
                                      <w:spacing w:after="160" w:line="259" w:lineRule="auto"/>
                                      <w:ind w:left="0" w:firstLine="0"/>
                                      <w:jc w:val="left"/>
                                    </w:pPr>
                                    <w:r>
                                      <w:t>0.58</w:t>
                                    </w:r>
                                    <w:r>
                                      <w:rPr>
                                        <w:spacing w:val="5"/>
                                      </w:rPr>
                                      <w:t xml:space="preserve"> </w:t>
                                    </w:r>
                                    <w:r>
                                      <w:t>(0.13)</w:t>
                                    </w:r>
                                  </w:p>
                                </w:txbxContent>
                              </wps:txbx>
                              <wps:bodyPr horzOverflow="overflow" vert="horz" lIns="0" tIns="0" rIns="0" bIns="0" rtlCol="0">
                                <a:noAutofit/>
                              </wps:bodyPr>
                            </wps:wsp>
                            <wps:wsp>
                              <wps:cNvPr id="4490" name="Shape 4490"/>
                              <wps:cNvSpPr/>
                              <wps:spPr>
                                <a:xfrm>
                                  <a:off x="4269054" y="77484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91" name="Rectangle 4491"/>
                              <wps:cNvSpPr/>
                              <wps:spPr>
                                <a:xfrm>
                                  <a:off x="4626991" y="795342"/>
                                  <a:ext cx="743117" cy="150441"/>
                                </a:xfrm>
                                <a:prstGeom prst="rect">
                                  <a:avLst/>
                                </a:prstGeom>
                                <a:ln>
                                  <a:noFill/>
                                </a:ln>
                              </wps:spPr>
                              <wps:txbx>
                                <w:txbxContent>
                                  <w:p w14:paraId="66F582F0" w14:textId="77777777" w:rsidR="00612B85" w:rsidRDefault="00EB15EF">
                                    <w:pPr>
                                      <w:spacing w:after="160" w:line="259" w:lineRule="auto"/>
                                      <w:ind w:left="0" w:firstLine="0"/>
                                      <w:jc w:val="left"/>
                                    </w:pPr>
                                    <w:r>
                                      <w:t>0.57</w:t>
                                    </w:r>
                                    <w:r>
                                      <w:rPr>
                                        <w:spacing w:val="5"/>
                                      </w:rPr>
                                      <w:t xml:space="preserve"> </w:t>
                                    </w:r>
                                    <w:r>
                                      <w:t>(0.14)</w:t>
                                    </w:r>
                                  </w:p>
                                </w:txbxContent>
                              </wps:txbx>
                              <wps:bodyPr horzOverflow="overflow" vert="horz" lIns="0" tIns="0" rIns="0" bIns="0" rtlCol="0">
                                <a:noAutofit/>
                              </wps:bodyPr>
                            </wps:wsp>
                            <wps:wsp>
                              <wps:cNvPr id="4492" name="Shape 4492"/>
                              <wps:cNvSpPr/>
                              <wps:spPr>
                                <a:xfrm>
                                  <a:off x="5543665" y="77484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37" name="Rectangle 7937"/>
                              <wps:cNvSpPr/>
                              <wps:spPr>
                                <a:xfrm>
                                  <a:off x="2072486" y="947171"/>
                                  <a:ext cx="757084" cy="150441"/>
                                </a:xfrm>
                                <a:prstGeom prst="rect">
                                  <a:avLst/>
                                </a:prstGeom>
                                <a:ln>
                                  <a:noFill/>
                                </a:ln>
                              </wps:spPr>
                              <wps:txbx>
                                <w:txbxContent>
                                  <w:p w14:paraId="54AEAD9F" w14:textId="77777777" w:rsidR="00612B85" w:rsidRDefault="00EB15EF">
                                    <w:pPr>
                                      <w:spacing w:after="160" w:line="259" w:lineRule="auto"/>
                                      <w:ind w:left="0" w:firstLine="0"/>
                                      <w:jc w:val="left"/>
                                    </w:pPr>
                                    <w:r>
                                      <w:rPr>
                                        <w:w w:val="104"/>
                                      </w:rPr>
                                      <w:t>39</w:t>
                                    </w:r>
                                    <w:r>
                                      <w:rPr>
                                        <w:spacing w:val="5"/>
                                        <w:w w:val="104"/>
                                      </w:rPr>
                                      <w:t xml:space="preserve"> </w:t>
                                    </w:r>
                                    <w:r>
                                      <w:rPr>
                                        <w:w w:val="104"/>
                                      </w:rPr>
                                      <w:t>(24.5%)</w:t>
                                    </w:r>
                                  </w:p>
                                </w:txbxContent>
                              </wps:txbx>
                              <wps:bodyPr horzOverflow="overflow" vert="horz" lIns="0" tIns="0" rIns="0" bIns="0" rtlCol="0">
                                <a:noAutofit/>
                              </wps:bodyPr>
                            </wps:wsp>
                            <wps:wsp>
                              <wps:cNvPr id="7932" name="Rectangle 7932"/>
                              <wps:cNvSpPr/>
                              <wps:spPr>
                                <a:xfrm>
                                  <a:off x="75921" y="947171"/>
                                  <a:ext cx="1537559" cy="150441"/>
                                </a:xfrm>
                                <a:prstGeom prst="rect">
                                  <a:avLst/>
                                </a:prstGeom>
                                <a:ln>
                                  <a:noFill/>
                                </a:ln>
                              </wps:spPr>
                              <wps:txbx>
                                <w:txbxContent>
                                  <w:p w14:paraId="71A9F518" w14:textId="77777777" w:rsidR="00612B85" w:rsidRDefault="00EB15EF">
                                    <w:pPr>
                                      <w:spacing w:after="160" w:line="259" w:lineRule="auto"/>
                                      <w:ind w:left="0" w:firstLine="0"/>
                                      <w:jc w:val="left"/>
                                    </w:pPr>
                                    <w:r>
                                      <w:rPr>
                                        <w:w w:val="103"/>
                                      </w:rPr>
                                      <w:t>Anchor</w:t>
                                    </w:r>
                                    <w:r>
                                      <w:rPr>
                                        <w:spacing w:val="5"/>
                                        <w:w w:val="103"/>
                                      </w:rPr>
                                      <w:t xml:space="preserve"> </w:t>
                                    </w:r>
                                    <w:r>
                                      <w:rPr>
                                        <w:w w:val="103"/>
                                      </w:rPr>
                                      <w:t>is</w:t>
                                    </w:r>
                                    <w:r>
                                      <w:rPr>
                                        <w:spacing w:val="5"/>
                                        <w:w w:val="103"/>
                                      </w:rPr>
                                      <w:t xml:space="preserve"> </w:t>
                                    </w:r>
                                    <w:r>
                                      <w:rPr>
                                        <w:w w:val="103"/>
                                      </w:rPr>
                                      <w:t>intact,</w:t>
                                    </w:r>
                                    <w:r>
                                      <w:rPr>
                                        <w:spacing w:val="5"/>
                                        <w:w w:val="103"/>
                                      </w:rPr>
                                      <w:t xml:space="preserve"> </w:t>
                                    </w:r>
                                    <w:r>
                                      <w:rPr>
                                        <w:w w:val="103"/>
                                      </w:rPr>
                                      <w:t>n</w:t>
                                    </w:r>
                                    <w:r>
                                      <w:rPr>
                                        <w:spacing w:val="5"/>
                                        <w:w w:val="103"/>
                                      </w:rPr>
                                      <w:t xml:space="preserve"> </w:t>
                                    </w:r>
                                    <w:r>
                                      <w:rPr>
                                        <w:w w:val="103"/>
                                      </w:rPr>
                                      <w:t>(%)</w:t>
                                    </w:r>
                                  </w:p>
                                </w:txbxContent>
                              </wps:txbx>
                              <wps:bodyPr horzOverflow="overflow" vert="horz" lIns="0" tIns="0" rIns="0" bIns="0" rtlCol="0">
                                <a:noAutofit/>
                              </wps:bodyPr>
                            </wps:wsp>
                            <wps:wsp>
                              <wps:cNvPr id="4494" name="Shape 4494"/>
                              <wps:cNvSpPr/>
                              <wps:spPr>
                                <a:xfrm>
                                  <a:off x="2994457" y="92668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95" name="Rectangle 4495"/>
                              <wps:cNvSpPr/>
                              <wps:spPr>
                                <a:xfrm>
                                  <a:off x="3347136" y="947171"/>
                                  <a:ext cx="757084" cy="150441"/>
                                </a:xfrm>
                                <a:prstGeom prst="rect">
                                  <a:avLst/>
                                </a:prstGeom>
                                <a:ln>
                                  <a:noFill/>
                                </a:ln>
                              </wps:spPr>
                              <wps:txbx>
                                <w:txbxContent>
                                  <w:p w14:paraId="68031C89" w14:textId="77777777" w:rsidR="00612B85" w:rsidRDefault="00EB15EF">
                                    <w:pPr>
                                      <w:spacing w:after="160" w:line="259" w:lineRule="auto"/>
                                      <w:ind w:left="0" w:firstLine="0"/>
                                      <w:jc w:val="left"/>
                                    </w:pPr>
                                    <w:r>
                                      <w:rPr>
                                        <w:w w:val="104"/>
                                      </w:rPr>
                                      <w:t>26</w:t>
                                    </w:r>
                                    <w:r>
                                      <w:rPr>
                                        <w:spacing w:val="5"/>
                                        <w:w w:val="104"/>
                                      </w:rPr>
                                      <w:t xml:space="preserve"> </w:t>
                                    </w:r>
                                    <w:r>
                                      <w:rPr>
                                        <w:w w:val="104"/>
                                      </w:rPr>
                                      <w:t>(26.3%)</w:t>
                                    </w:r>
                                  </w:p>
                                </w:txbxContent>
                              </wps:txbx>
                              <wps:bodyPr horzOverflow="overflow" vert="horz" lIns="0" tIns="0" rIns="0" bIns="0" rtlCol="0">
                                <a:noAutofit/>
                              </wps:bodyPr>
                            </wps:wsp>
                            <wps:wsp>
                              <wps:cNvPr id="4496" name="Shape 4496"/>
                              <wps:cNvSpPr/>
                              <wps:spPr>
                                <a:xfrm>
                                  <a:off x="4269054" y="92668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97" name="Rectangle 4497"/>
                              <wps:cNvSpPr/>
                              <wps:spPr>
                                <a:xfrm>
                                  <a:off x="4590110" y="947171"/>
                                  <a:ext cx="841223" cy="150441"/>
                                </a:xfrm>
                                <a:prstGeom prst="rect">
                                  <a:avLst/>
                                </a:prstGeom>
                                <a:ln>
                                  <a:noFill/>
                                </a:ln>
                              </wps:spPr>
                              <wps:txbx>
                                <w:txbxContent>
                                  <w:p w14:paraId="45A4C163" w14:textId="77777777" w:rsidR="00612B85" w:rsidRDefault="00EB15EF">
                                    <w:pPr>
                                      <w:spacing w:after="160" w:line="259" w:lineRule="auto"/>
                                      <w:ind w:left="0" w:firstLine="0"/>
                                      <w:jc w:val="left"/>
                                    </w:pPr>
                                    <w:r>
                                      <w:rPr>
                                        <w:w w:val="103"/>
                                      </w:rPr>
                                      <w:t>200</w:t>
                                    </w:r>
                                    <w:r>
                                      <w:rPr>
                                        <w:spacing w:val="5"/>
                                        <w:w w:val="103"/>
                                      </w:rPr>
                                      <w:t xml:space="preserve"> </w:t>
                                    </w:r>
                                    <w:r>
                                      <w:rPr>
                                        <w:w w:val="103"/>
                                      </w:rPr>
                                      <w:t>(16.7%)</w:t>
                                    </w:r>
                                  </w:p>
                                </w:txbxContent>
                              </wps:txbx>
                              <wps:bodyPr horzOverflow="overflow" vert="horz" lIns="0" tIns="0" rIns="0" bIns="0" rtlCol="0">
                                <a:noAutofit/>
                              </wps:bodyPr>
                            </wps:wsp>
                            <wps:wsp>
                              <wps:cNvPr id="4498" name="Shape 4498"/>
                              <wps:cNvSpPr/>
                              <wps:spPr>
                                <a:xfrm>
                                  <a:off x="5543665" y="92668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99" name="Shape 4499"/>
                              <wps:cNvSpPr/>
                              <wps:spPr>
                                <a:xfrm>
                                  <a:off x="0" y="1103453"/>
                                  <a:ext cx="5546192" cy="0"/>
                                </a:xfrm>
                                <a:custGeom>
                                  <a:avLst/>
                                  <a:gdLst/>
                                  <a:ahLst/>
                                  <a:cxnLst/>
                                  <a:rect l="0" t="0" r="0" b="0"/>
                                  <a:pathLst>
                                    <a:path w="5546192">
                                      <a:moveTo>
                                        <a:pt x="0" y="0"/>
                                      </a:moveTo>
                                      <a:lnTo>
                                        <a:pt x="554619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500" name="Rectangle 4500"/>
                              <wps:cNvSpPr/>
                              <wps:spPr>
                                <a:xfrm>
                                  <a:off x="75921" y="1161007"/>
                                  <a:ext cx="3275705" cy="151282"/>
                                </a:xfrm>
                                <a:prstGeom prst="rect">
                                  <a:avLst/>
                                </a:prstGeom>
                                <a:ln>
                                  <a:noFill/>
                                </a:ln>
                              </wps:spPr>
                              <wps:txbx>
                                <w:txbxContent>
                                  <w:p w14:paraId="5E6BFF42" w14:textId="3914539C" w:rsidR="00612B85" w:rsidRPr="000E30DB" w:rsidRDefault="00EB15EF">
                                    <w:pPr>
                                      <w:spacing w:after="160" w:line="259" w:lineRule="auto"/>
                                      <w:ind w:left="0" w:firstLine="0"/>
                                      <w:jc w:val="left"/>
                                      <w:rPr>
                                        <w:lang w:val="en-US"/>
                                      </w:rPr>
                                    </w:pPr>
                                    <w:r w:rsidRPr="000E30DB">
                                      <w:rPr>
                                        <w:w w:val="107"/>
                                        <w:lang w:val="en-US"/>
                                      </w:rPr>
                                      <w:t>MAGE</w:t>
                                    </w:r>
                                    <w:ins w:id="61" w:author="Guenter Roth" w:date="2025-12-07T12:08:00Z" w16du:dateUtc="2025-12-07T11:08:00Z">
                                      <w:r w:rsidR="000153D2">
                                        <w:rPr>
                                          <w:w w:val="107"/>
                                          <w:lang w:val="en-US"/>
                                        </w:rPr>
                                        <w:t>-</w:t>
                                      </w:r>
                                    </w:ins>
                                    <w:r w:rsidRPr="000E30DB">
                                      <w:rPr>
                                        <w:w w:val="107"/>
                                        <w:lang w:val="en-US"/>
                                      </w:rPr>
                                      <w:t>A3</w:t>
                                    </w:r>
                                    <w:r w:rsidRPr="000E30DB">
                                      <w:rPr>
                                        <w:spacing w:val="5"/>
                                        <w:w w:val="107"/>
                                        <w:lang w:val="en-US"/>
                                      </w:rPr>
                                      <w:t xml:space="preserve"> </w:t>
                                    </w:r>
                                    <w:r w:rsidRPr="000E30DB">
                                      <w:rPr>
                                        <w:w w:val="107"/>
                                        <w:lang w:val="en-US"/>
                                      </w:rPr>
                                      <w:t>known</w:t>
                                    </w:r>
                                    <w:r w:rsidRPr="000E30DB">
                                      <w:rPr>
                                        <w:spacing w:val="5"/>
                                        <w:w w:val="107"/>
                                        <w:lang w:val="en-US"/>
                                      </w:rPr>
                                      <w:t xml:space="preserve"> </w:t>
                                    </w:r>
                                    <w:r w:rsidRPr="000E30DB">
                                      <w:rPr>
                                        <w:w w:val="107"/>
                                        <w:lang w:val="en-US"/>
                                      </w:rPr>
                                      <w:t>peptides/off-targets</w:t>
                                    </w:r>
                                    <w:r w:rsidRPr="000E30DB">
                                      <w:rPr>
                                        <w:spacing w:val="5"/>
                                        <w:w w:val="107"/>
                                        <w:lang w:val="en-US"/>
                                      </w:rPr>
                                      <w:t xml:space="preserve"> </w:t>
                                    </w:r>
                                    <w:r w:rsidRPr="000E30DB">
                                      <w:rPr>
                                        <w:w w:val="107"/>
                                        <w:lang w:val="en-US"/>
                                      </w:rPr>
                                      <w:t>(n</w:t>
                                    </w:r>
                                    <w:r w:rsidRPr="000E30DB">
                                      <w:rPr>
                                        <w:spacing w:val="5"/>
                                        <w:w w:val="107"/>
                                        <w:lang w:val="en-US"/>
                                      </w:rPr>
                                      <w:t xml:space="preserve"> </w:t>
                                    </w:r>
                                    <w:r w:rsidRPr="000E30DB">
                                      <w:rPr>
                                        <w:w w:val="107"/>
                                        <w:lang w:val="en-US"/>
                                      </w:rPr>
                                      <w:t>=</w:t>
                                    </w:r>
                                    <w:r w:rsidRPr="000E30DB">
                                      <w:rPr>
                                        <w:spacing w:val="5"/>
                                        <w:w w:val="107"/>
                                        <w:lang w:val="en-US"/>
                                      </w:rPr>
                                      <w:t xml:space="preserve"> </w:t>
                                    </w:r>
                                    <w:r w:rsidRPr="000E30DB">
                                      <w:rPr>
                                        <w:w w:val="107"/>
                                        <w:lang w:val="en-US"/>
                                      </w:rPr>
                                      <w:t>18)</w:t>
                                    </w:r>
                                  </w:p>
                                </w:txbxContent>
                              </wps:txbx>
                              <wps:bodyPr horzOverflow="overflow" vert="horz" lIns="0" tIns="0" rIns="0" bIns="0" rtlCol="0">
                                <a:noAutofit/>
                              </wps:bodyPr>
                            </wps:wsp>
                            <wps:wsp>
                              <wps:cNvPr id="4501" name="Shape 4501"/>
                              <wps:cNvSpPr/>
                              <wps:spPr>
                                <a:xfrm>
                                  <a:off x="0" y="1318820"/>
                                  <a:ext cx="5546192" cy="0"/>
                                </a:xfrm>
                                <a:custGeom>
                                  <a:avLst/>
                                  <a:gdLst/>
                                  <a:ahLst/>
                                  <a:cxnLst/>
                                  <a:rect l="0" t="0" r="0" b="0"/>
                                  <a:pathLst>
                                    <a:path w="5546192">
                                      <a:moveTo>
                                        <a:pt x="0" y="0"/>
                                      </a:moveTo>
                                      <a:lnTo>
                                        <a:pt x="554619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502" name="Shape 4502"/>
                              <wps:cNvSpPr/>
                              <wps:spPr>
                                <a:xfrm>
                                  <a:off x="2540" y="1357389"/>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03" name="Rectangle 4503"/>
                              <wps:cNvSpPr/>
                              <wps:spPr>
                                <a:xfrm>
                                  <a:off x="80975" y="1455069"/>
                                  <a:ext cx="682200" cy="150441"/>
                                </a:xfrm>
                                <a:prstGeom prst="rect">
                                  <a:avLst/>
                                </a:prstGeom>
                                <a:ln>
                                  <a:noFill/>
                                </a:ln>
                              </wps:spPr>
                              <wps:txbx>
                                <w:txbxContent>
                                  <w:p w14:paraId="74C9BE38" w14:textId="77777777" w:rsidR="00612B85" w:rsidRDefault="00EB15EF">
                                    <w:pPr>
                                      <w:spacing w:after="160" w:line="259" w:lineRule="auto"/>
                                      <w:ind w:left="0" w:firstLine="0"/>
                                      <w:jc w:val="left"/>
                                    </w:pPr>
                                    <w:r>
                                      <w:rPr>
                                        <w:w w:val="101"/>
                                      </w:rPr>
                                      <w:t>Bi-feature</w:t>
                                    </w:r>
                                  </w:p>
                                </w:txbxContent>
                              </wps:txbx>
                              <wps:bodyPr horzOverflow="overflow" vert="horz" lIns="0" tIns="0" rIns="0" bIns="0" rtlCol="0">
                                <a:noAutofit/>
                              </wps:bodyPr>
                            </wps:wsp>
                            <wps:wsp>
                              <wps:cNvPr id="4504" name="Shape 4504"/>
                              <wps:cNvSpPr/>
                              <wps:spPr>
                                <a:xfrm>
                                  <a:off x="672351" y="1357389"/>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05" name="Rectangle 4505"/>
                              <wps:cNvSpPr/>
                              <wps:spPr>
                                <a:xfrm>
                                  <a:off x="750799" y="1455069"/>
                                  <a:ext cx="897260" cy="150441"/>
                                </a:xfrm>
                                <a:prstGeom prst="rect">
                                  <a:avLst/>
                                </a:prstGeom>
                                <a:ln>
                                  <a:noFill/>
                                </a:ln>
                              </wps:spPr>
                              <wps:txbx>
                                <w:txbxContent>
                                  <w:p w14:paraId="041AD23B" w14:textId="77777777" w:rsidR="00612B85" w:rsidRDefault="00EB15EF">
                                    <w:pPr>
                                      <w:spacing w:after="160" w:line="259" w:lineRule="auto"/>
                                      <w:ind w:left="0" w:firstLine="0"/>
                                      <w:jc w:val="left"/>
                                    </w:pPr>
                                    <w:r>
                                      <w:rPr>
                                        <w:w w:val="98"/>
                                      </w:rPr>
                                      <w:t>Multi-feature</w:t>
                                    </w:r>
                                  </w:p>
                                </w:txbxContent>
                              </wps:txbx>
                              <wps:bodyPr horzOverflow="overflow" vert="horz" lIns="0" tIns="0" rIns="0" bIns="0" rtlCol="0">
                                <a:noAutofit/>
                              </wps:bodyPr>
                            </wps:wsp>
                            <wps:wsp>
                              <wps:cNvPr id="4506" name="Shape 4506"/>
                              <wps:cNvSpPr/>
                              <wps:spPr>
                                <a:xfrm>
                                  <a:off x="1719847" y="1357389"/>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07" name="Rectangle 4507"/>
                              <wps:cNvSpPr/>
                              <wps:spPr>
                                <a:xfrm>
                                  <a:off x="2180908" y="1377879"/>
                                  <a:ext cx="468823" cy="150441"/>
                                </a:xfrm>
                                <a:prstGeom prst="rect">
                                  <a:avLst/>
                                </a:prstGeom>
                                <a:ln>
                                  <a:noFill/>
                                </a:ln>
                              </wps:spPr>
                              <wps:txbx>
                                <w:txbxContent>
                                  <w:p w14:paraId="59A0346B" w14:textId="77777777" w:rsidR="00612B85" w:rsidRDefault="00EB15EF">
                                    <w:pPr>
                                      <w:spacing w:after="160" w:line="259" w:lineRule="auto"/>
                                      <w:ind w:left="0" w:firstLine="0"/>
                                      <w:jc w:val="left"/>
                                    </w:pPr>
                                    <w:r>
                                      <w:rPr>
                                        <w:spacing w:val="50"/>
                                        <w:w w:val="106"/>
                                      </w:rPr>
                                      <w:t>N=10</w:t>
                                    </w:r>
                                  </w:p>
                                </w:txbxContent>
                              </wps:txbx>
                              <wps:bodyPr horzOverflow="overflow" vert="horz" lIns="0" tIns="0" rIns="0" bIns="0" rtlCol="0">
                                <a:noAutofit/>
                              </wps:bodyPr>
                            </wps:wsp>
                            <wps:wsp>
                              <wps:cNvPr id="49546" name="Rectangle 49546"/>
                              <wps:cNvSpPr/>
                              <wps:spPr>
                                <a:xfrm>
                                  <a:off x="2873884" y="1529707"/>
                                  <a:ext cx="56036" cy="150441"/>
                                </a:xfrm>
                                <a:prstGeom prst="rect">
                                  <a:avLst/>
                                </a:prstGeom>
                                <a:ln>
                                  <a:noFill/>
                                </a:ln>
                              </wps:spPr>
                              <wps:txbx>
                                <w:txbxContent>
                                  <w:p w14:paraId="2FFA3ECF"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545" name="Rectangle 49545"/>
                              <wps:cNvSpPr/>
                              <wps:spPr>
                                <a:xfrm>
                                  <a:off x="1798295" y="1529707"/>
                                  <a:ext cx="56037" cy="150441"/>
                                </a:xfrm>
                                <a:prstGeom prst="rect">
                                  <a:avLst/>
                                </a:prstGeom>
                                <a:ln>
                                  <a:noFill/>
                                </a:ln>
                              </wps:spPr>
                              <wps:txbx>
                                <w:txbxContent>
                                  <w:p w14:paraId="25AD381B"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547" name="Rectangle 49547"/>
                              <wps:cNvSpPr/>
                              <wps:spPr>
                                <a:xfrm>
                                  <a:off x="1840428" y="1529707"/>
                                  <a:ext cx="1374497" cy="150441"/>
                                </a:xfrm>
                                <a:prstGeom prst="rect">
                                  <a:avLst/>
                                </a:prstGeom>
                                <a:ln>
                                  <a:noFill/>
                                </a:ln>
                              </wps:spPr>
                              <wps:txbx>
                                <w:txbxContent>
                                  <w:p w14:paraId="2FC2B072" w14:textId="77777777" w:rsidR="00612B85" w:rsidRDefault="00EB15EF">
                                    <w:pPr>
                                      <w:spacing w:after="160" w:line="259" w:lineRule="auto"/>
                                      <w:ind w:left="0" w:firstLine="0"/>
                                      <w:jc w:val="left"/>
                                    </w:pPr>
                                    <w:r>
                                      <w:t>validated</w:t>
                                    </w:r>
                                    <w:r>
                                      <w:rPr>
                                        <w:spacing w:val="5"/>
                                      </w:rPr>
                                      <w:t xml:space="preserve"> </w:t>
                                    </w:r>
                                    <w:r>
                                      <w:t>binders,</w:t>
                                    </w:r>
                                    <w:r>
                                      <w:rPr>
                                        <w:spacing w:val="5"/>
                                      </w:rPr>
                                      <w:t xml:space="preserve"> </w:t>
                                    </w:r>
                                    <w:r>
                                      <w:t>%</w:t>
                                    </w:r>
                                  </w:p>
                                </w:txbxContent>
                              </wps:txbx>
                              <wps:bodyPr horzOverflow="overflow" vert="horz" lIns="0" tIns="0" rIns="0" bIns="0" rtlCol="0">
                                <a:noAutofit/>
                              </wps:bodyPr>
                            </wps:wsp>
                            <wps:wsp>
                              <wps:cNvPr id="4509" name="Shape 4509"/>
                              <wps:cNvSpPr/>
                              <wps:spPr>
                                <a:xfrm>
                                  <a:off x="2994457" y="1357389"/>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10" name="Rectangle 4510"/>
                              <wps:cNvSpPr/>
                              <wps:spPr>
                                <a:xfrm>
                                  <a:off x="3487141" y="1377879"/>
                                  <a:ext cx="384684" cy="150441"/>
                                </a:xfrm>
                                <a:prstGeom prst="rect">
                                  <a:avLst/>
                                </a:prstGeom>
                                <a:ln>
                                  <a:noFill/>
                                </a:ln>
                              </wps:spPr>
                              <wps:txbx>
                                <w:txbxContent>
                                  <w:p w14:paraId="713429AF" w14:textId="77777777" w:rsidR="00612B85" w:rsidRDefault="00EB15EF">
                                    <w:pPr>
                                      <w:spacing w:after="160" w:line="259" w:lineRule="auto"/>
                                      <w:ind w:left="0" w:firstLine="0"/>
                                      <w:jc w:val="left"/>
                                    </w:pPr>
                                    <w:r>
                                      <w:rPr>
                                        <w:spacing w:val="50"/>
                                        <w:w w:val="108"/>
                                      </w:rPr>
                                      <w:t>N=3</w:t>
                                    </w:r>
                                  </w:p>
                                </w:txbxContent>
                              </wps:txbx>
                              <wps:bodyPr horzOverflow="overflow" vert="horz" lIns="0" tIns="0" rIns="0" bIns="0" rtlCol="0">
                                <a:noAutofit/>
                              </wps:bodyPr>
                            </wps:wsp>
                            <wps:wsp>
                              <wps:cNvPr id="49549" name="Rectangle 49549"/>
                              <wps:cNvSpPr/>
                              <wps:spPr>
                                <a:xfrm>
                                  <a:off x="4148494" y="1529707"/>
                                  <a:ext cx="56036" cy="150441"/>
                                </a:xfrm>
                                <a:prstGeom prst="rect">
                                  <a:avLst/>
                                </a:prstGeom>
                                <a:ln>
                                  <a:noFill/>
                                </a:ln>
                              </wps:spPr>
                              <wps:txbx>
                                <w:txbxContent>
                                  <w:p w14:paraId="41CC9B7F"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550" name="Rectangle 49550"/>
                              <wps:cNvSpPr/>
                              <wps:spPr>
                                <a:xfrm>
                                  <a:off x="3115038" y="1529707"/>
                                  <a:ext cx="1374497" cy="150441"/>
                                </a:xfrm>
                                <a:prstGeom prst="rect">
                                  <a:avLst/>
                                </a:prstGeom>
                                <a:ln>
                                  <a:noFill/>
                                </a:ln>
                              </wps:spPr>
                              <wps:txbx>
                                <w:txbxContent>
                                  <w:p w14:paraId="0F052FB4" w14:textId="77777777" w:rsidR="00612B85" w:rsidRDefault="00EB15EF">
                                    <w:pPr>
                                      <w:spacing w:after="160" w:line="259" w:lineRule="auto"/>
                                      <w:ind w:left="0" w:firstLine="0"/>
                                      <w:jc w:val="left"/>
                                    </w:pPr>
                                    <w:r>
                                      <w:t>validated</w:t>
                                    </w:r>
                                    <w:r>
                                      <w:rPr>
                                        <w:spacing w:val="5"/>
                                      </w:rPr>
                                      <w:t xml:space="preserve"> </w:t>
                                    </w:r>
                                    <w:r>
                                      <w:t>binders,</w:t>
                                    </w:r>
                                    <w:r>
                                      <w:rPr>
                                        <w:spacing w:val="5"/>
                                      </w:rPr>
                                      <w:t xml:space="preserve"> </w:t>
                                    </w:r>
                                    <w:r>
                                      <w:t>%</w:t>
                                    </w:r>
                                  </w:p>
                                </w:txbxContent>
                              </wps:txbx>
                              <wps:bodyPr horzOverflow="overflow" vert="horz" lIns="0" tIns="0" rIns="0" bIns="0" rtlCol="0">
                                <a:noAutofit/>
                              </wps:bodyPr>
                            </wps:wsp>
                            <wps:wsp>
                              <wps:cNvPr id="49548" name="Rectangle 49548"/>
                              <wps:cNvSpPr/>
                              <wps:spPr>
                                <a:xfrm>
                                  <a:off x="3072905" y="1529707"/>
                                  <a:ext cx="56036" cy="150441"/>
                                </a:xfrm>
                                <a:prstGeom prst="rect">
                                  <a:avLst/>
                                </a:prstGeom>
                                <a:ln>
                                  <a:noFill/>
                                </a:ln>
                              </wps:spPr>
                              <wps:txbx>
                                <w:txbxContent>
                                  <w:p w14:paraId="0A12CE46"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512" name="Shape 4512"/>
                              <wps:cNvSpPr/>
                              <wps:spPr>
                                <a:xfrm>
                                  <a:off x="4269054" y="1357389"/>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13" name="Rectangle 4513"/>
                              <wps:cNvSpPr/>
                              <wps:spPr>
                                <a:xfrm>
                                  <a:off x="4761751" y="1377879"/>
                                  <a:ext cx="384684" cy="150441"/>
                                </a:xfrm>
                                <a:prstGeom prst="rect">
                                  <a:avLst/>
                                </a:prstGeom>
                                <a:ln>
                                  <a:noFill/>
                                </a:ln>
                              </wps:spPr>
                              <wps:txbx>
                                <w:txbxContent>
                                  <w:p w14:paraId="62D4AA16" w14:textId="77777777" w:rsidR="00612B85" w:rsidRDefault="00EB15EF">
                                    <w:pPr>
                                      <w:spacing w:after="160" w:line="259" w:lineRule="auto"/>
                                      <w:ind w:left="0" w:firstLine="0"/>
                                      <w:jc w:val="left"/>
                                    </w:pPr>
                                    <w:r>
                                      <w:rPr>
                                        <w:spacing w:val="50"/>
                                        <w:w w:val="108"/>
                                      </w:rPr>
                                      <w:t>N=5</w:t>
                                    </w:r>
                                  </w:p>
                                </w:txbxContent>
                              </wps:txbx>
                              <wps:bodyPr horzOverflow="overflow" vert="horz" lIns="0" tIns="0" rIns="0" bIns="0" rtlCol="0">
                                <a:noAutofit/>
                              </wps:bodyPr>
                            </wps:wsp>
                            <wps:wsp>
                              <wps:cNvPr id="49552" name="Rectangle 49552"/>
                              <wps:cNvSpPr/>
                              <wps:spPr>
                                <a:xfrm>
                                  <a:off x="5423092" y="1529707"/>
                                  <a:ext cx="56036" cy="150441"/>
                                </a:xfrm>
                                <a:prstGeom prst="rect">
                                  <a:avLst/>
                                </a:prstGeom>
                                <a:ln>
                                  <a:noFill/>
                                </a:ln>
                              </wps:spPr>
                              <wps:txbx>
                                <w:txbxContent>
                                  <w:p w14:paraId="48E946AF"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553" name="Rectangle 49553"/>
                              <wps:cNvSpPr/>
                              <wps:spPr>
                                <a:xfrm>
                                  <a:off x="4389635" y="1529707"/>
                                  <a:ext cx="1374497" cy="150441"/>
                                </a:xfrm>
                                <a:prstGeom prst="rect">
                                  <a:avLst/>
                                </a:prstGeom>
                                <a:ln>
                                  <a:noFill/>
                                </a:ln>
                              </wps:spPr>
                              <wps:txbx>
                                <w:txbxContent>
                                  <w:p w14:paraId="7888FF12" w14:textId="77777777" w:rsidR="00612B85" w:rsidRDefault="00EB15EF">
                                    <w:pPr>
                                      <w:spacing w:after="160" w:line="259" w:lineRule="auto"/>
                                      <w:ind w:left="0" w:firstLine="0"/>
                                      <w:jc w:val="left"/>
                                    </w:pPr>
                                    <w:r>
                                      <w:t>validated</w:t>
                                    </w:r>
                                    <w:r>
                                      <w:rPr>
                                        <w:spacing w:val="5"/>
                                      </w:rPr>
                                      <w:t xml:space="preserve"> </w:t>
                                    </w:r>
                                    <w:r>
                                      <w:t>binders,</w:t>
                                    </w:r>
                                    <w:r>
                                      <w:rPr>
                                        <w:spacing w:val="5"/>
                                      </w:rPr>
                                      <w:t xml:space="preserve"> </w:t>
                                    </w:r>
                                    <w:r>
                                      <w:t>%</w:t>
                                    </w:r>
                                  </w:p>
                                </w:txbxContent>
                              </wps:txbx>
                              <wps:bodyPr horzOverflow="overflow" vert="horz" lIns="0" tIns="0" rIns="0" bIns="0" rtlCol="0">
                                <a:noAutofit/>
                              </wps:bodyPr>
                            </wps:wsp>
                            <wps:wsp>
                              <wps:cNvPr id="49551" name="Rectangle 49551"/>
                              <wps:cNvSpPr/>
                              <wps:spPr>
                                <a:xfrm>
                                  <a:off x="4347502" y="1529707"/>
                                  <a:ext cx="56036" cy="150441"/>
                                </a:xfrm>
                                <a:prstGeom prst="rect">
                                  <a:avLst/>
                                </a:prstGeom>
                                <a:ln>
                                  <a:noFill/>
                                </a:ln>
                              </wps:spPr>
                              <wps:txbx>
                                <w:txbxContent>
                                  <w:p w14:paraId="4CD16F22"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515" name="Shape 4515"/>
                              <wps:cNvSpPr/>
                              <wps:spPr>
                                <a:xfrm>
                                  <a:off x="5543665" y="1357389"/>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16" name="Shape 4516"/>
                              <wps:cNvSpPr/>
                              <wps:spPr>
                                <a:xfrm>
                                  <a:off x="0" y="1686002"/>
                                  <a:ext cx="5546192" cy="0"/>
                                </a:xfrm>
                                <a:custGeom>
                                  <a:avLst/>
                                  <a:gdLst/>
                                  <a:ahLst/>
                                  <a:cxnLst/>
                                  <a:rect l="0" t="0" r="0" b="0"/>
                                  <a:pathLst>
                                    <a:path w="5546192">
                                      <a:moveTo>
                                        <a:pt x="0" y="0"/>
                                      </a:moveTo>
                                      <a:lnTo>
                                        <a:pt x="554619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517" name="Shape 4517"/>
                              <wps:cNvSpPr/>
                              <wps:spPr>
                                <a:xfrm>
                                  <a:off x="2540" y="172457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18" name="Rectangle 4518"/>
                              <wps:cNvSpPr/>
                              <wps:spPr>
                                <a:xfrm>
                                  <a:off x="80975" y="1745074"/>
                                  <a:ext cx="336557" cy="150441"/>
                                </a:xfrm>
                                <a:prstGeom prst="rect">
                                  <a:avLst/>
                                </a:prstGeom>
                                <a:ln>
                                  <a:noFill/>
                                </a:ln>
                              </wps:spPr>
                              <wps:txbx>
                                <w:txbxContent>
                                  <w:p w14:paraId="5AB19CEE" w14:textId="77777777" w:rsidR="00612B85" w:rsidRDefault="00EB15EF">
                                    <w:pPr>
                                      <w:spacing w:after="160" w:line="259" w:lineRule="auto"/>
                                      <w:ind w:left="0" w:firstLine="0"/>
                                      <w:jc w:val="left"/>
                                    </w:pPr>
                                    <w:r>
                                      <w:rPr>
                                        <w:w w:val="109"/>
                                      </w:rPr>
                                      <w:t>High</w:t>
                                    </w:r>
                                  </w:p>
                                </w:txbxContent>
                              </wps:txbx>
                              <wps:bodyPr horzOverflow="overflow" vert="horz" lIns="0" tIns="0" rIns="0" bIns="0" rtlCol="0">
                                <a:noAutofit/>
                              </wps:bodyPr>
                            </wps:wsp>
                            <wps:wsp>
                              <wps:cNvPr id="4519" name="Shape 4519"/>
                              <wps:cNvSpPr/>
                              <wps:spPr>
                                <a:xfrm>
                                  <a:off x="672351" y="172457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20" name="Rectangle 4520"/>
                              <wps:cNvSpPr/>
                              <wps:spPr>
                                <a:xfrm>
                                  <a:off x="750799" y="1745074"/>
                                  <a:ext cx="336557" cy="150441"/>
                                </a:xfrm>
                                <a:prstGeom prst="rect">
                                  <a:avLst/>
                                </a:prstGeom>
                                <a:ln>
                                  <a:noFill/>
                                </a:ln>
                              </wps:spPr>
                              <wps:txbx>
                                <w:txbxContent>
                                  <w:p w14:paraId="691AE9B4" w14:textId="77777777" w:rsidR="00612B85" w:rsidRDefault="00EB15EF">
                                    <w:pPr>
                                      <w:spacing w:after="160" w:line="259" w:lineRule="auto"/>
                                      <w:ind w:left="0" w:firstLine="0"/>
                                      <w:jc w:val="left"/>
                                    </w:pPr>
                                    <w:r>
                                      <w:rPr>
                                        <w:w w:val="109"/>
                                      </w:rPr>
                                      <w:t>High</w:t>
                                    </w:r>
                                  </w:p>
                                </w:txbxContent>
                              </wps:txbx>
                              <wps:bodyPr horzOverflow="overflow" vert="horz" lIns="0" tIns="0" rIns="0" bIns="0" rtlCol="0">
                                <a:noAutofit/>
                              </wps:bodyPr>
                            </wps:wsp>
                            <wps:wsp>
                              <wps:cNvPr id="4521" name="Shape 4521"/>
                              <wps:cNvSpPr/>
                              <wps:spPr>
                                <a:xfrm>
                                  <a:off x="1719847" y="172457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555" name="Rectangle 49555"/>
                              <wps:cNvSpPr/>
                              <wps:spPr>
                                <a:xfrm>
                                  <a:off x="2583822" y="1745074"/>
                                  <a:ext cx="56036" cy="150441"/>
                                </a:xfrm>
                                <a:prstGeom prst="rect">
                                  <a:avLst/>
                                </a:prstGeom>
                                <a:ln>
                                  <a:noFill/>
                                </a:ln>
                              </wps:spPr>
                              <wps:txbx>
                                <w:txbxContent>
                                  <w:p w14:paraId="1F32E805"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554" name="Rectangle 49554"/>
                              <wps:cNvSpPr/>
                              <wps:spPr>
                                <a:xfrm>
                                  <a:off x="2088350" y="1745074"/>
                                  <a:ext cx="518802" cy="150441"/>
                                </a:xfrm>
                                <a:prstGeom prst="rect">
                                  <a:avLst/>
                                </a:prstGeom>
                                <a:ln>
                                  <a:noFill/>
                                </a:ln>
                              </wps:spPr>
                              <wps:txbx>
                                <w:txbxContent>
                                  <w:p w14:paraId="1B277417" w14:textId="77777777" w:rsidR="00612B85" w:rsidRDefault="00EB15EF">
                                    <w:pPr>
                                      <w:spacing w:after="160" w:line="259" w:lineRule="auto"/>
                                      <w:ind w:left="0" w:firstLine="0"/>
                                      <w:jc w:val="left"/>
                                    </w:pPr>
                                    <w:r>
                                      <w:t>8</w:t>
                                    </w:r>
                                    <w:r>
                                      <w:rPr>
                                        <w:spacing w:val="5"/>
                                      </w:rPr>
                                      <w:t xml:space="preserve"> </w:t>
                                    </w:r>
                                    <w:r>
                                      <w:t>(6,</w:t>
                                    </w:r>
                                    <w:r>
                                      <w:rPr>
                                        <w:spacing w:val="5"/>
                                      </w:rPr>
                                      <w:t xml:space="preserve"> </w:t>
                                    </w:r>
                                    <w:r>
                                      <w:t>75</w:t>
                                    </w:r>
                                  </w:p>
                                </w:txbxContent>
                              </wps:txbx>
                              <wps:bodyPr horzOverflow="overflow" vert="horz" lIns="0" tIns="0" rIns="0" bIns="0" rtlCol="0">
                                <a:noAutofit/>
                              </wps:bodyPr>
                            </wps:wsp>
                            <wps:wsp>
                              <wps:cNvPr id="49556" name="Rectangle 49556"/>
                              <wps:cNvSpPr/>
                              <wps:spPr>
                                <a:xfrm>
                                  <a:off x="2478427" y="1745074"/>
                                  <a:ext cx="140176" cy="150441"/>
                                </a:xfrm>
                                <a:prstGeom prst="rect">
                                  <a:avLst/>
                                </a:prstGeom>
                                <a:ln>
                                  <a:noFill/>
                                </a:ln>
                              </wps:spPr>
                              <wps:txbx>
                                <w:txbxContent>
                                  <w:p w14:paraId="58E90B37"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4523" name="Shape 4523"/>
                              <wps:cNvSpPr/>
                              <wps:spPr>
                                <a:xfrm>
                                  <a:off x="2994457" y="172457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24" name="Rectangle 4524"/>
                              <wps:cNvSpPr/>
                              <wps:spPr>
                                <a:xfrm>
                                  <a:off x="3510547" y="1745074"/>
                                  <a:ext cx="322421" cy="150441"/>
                                </a:xfrm>
                                <a:prstGeom prst="rect">
                                  <a:avLst/>
                                </a:prstGeom>
                                <a:ln>
                                  <a:noFill/>
                                </a:ln>
                              </wps:spPr>
                              <wps:txbx>
                                <w:txbxContent>
                                  <w:p w14:paraId="26E1EABC" w14:textId="77777777" w:rsidR="00612B85" w:rsidRDefault="00EB15EF">
                                    <w:pPr>
                                      <w:spacing w:after="160" w:line="259" w:lineRule="auto"/>
                                      <w:ind w:left="0" w:firstLine="0"/>
                                      <w:jc w:val="left"/>
                                    </w:pPr>
                                    <w:r>
                                      <w:rPr>
                                        <w:w w:val="103"/>
                                      </w:rPr>
                                      <w:t>2</w:t>
                                    </w:r>
                                    <w:r>
                                      <w:rPr>
                                        <w:spacing w:val="5"/>
                                        <w:w w:val="103"/>
                                      </w:rPr>
                                      <w:t xml:space="preserve"> </w:t>
                                    </w:r>
                                    <w:r>
                                      <w:rPr>
                                        <w:w w:val="103"/>
                                      </w:rPr>
                                      <w:t>(0)</w:t>
                                    </w:r>
                                  </w:p>
                                </w:txbxContent>
                              </wps:txbx>
                              <wps:bodyPr horzOverflow="overflow" vert="horz" lIns="0" tIns="0" rIns="0" bIns="0" rtlCol="0">
                                <a:noAutofit/>
                              </wps:bodyPr>
                            </wps:wsp>
                            <wps:wsp>
                              <wps:cNvPr id="4525" name="Shape 4525"/>
                              <wps:cNvSpPr/>
                              <wps:spPr>
                                <a:xfrm>
                                  <a:off x="4269054" y="172457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557" name="Rectangle 49557"/>
                              <wps:cNvSpPr/>
                              <wps:spPr>
                                <a:xfrm>
                                  <a:off x="4637558" y="1745074"/>
                                  <a:ext cx="518802" cy="150441"/>
                                </a:xfrm>
                                <a:prstGeom prst="rect">
                                  <a:avLst/>
                                </a:prstGeom>
                                <a:ln>
                                  <a:noFill/>
                                </a:ln>
                              </wps:spPr>
                              <wps:txbx>
                                <w:txbxContent>
                                  <w:p w14:paraId="75568B86" w14:textId="77777777" w:rsidR="00612B85" w:rsidRDefault="00EB15EF">
                                    <w:pPr>
                                      <w:spacing w:after="160" w:line="259" w:lineRule="auto"/>
                                      <w:ind w:left="0" w:firstLine="0"/>
                                      <w:jc w:val="left"/>
                                    </w:pPr>
                                    <w:r>
                                      <w:t>4</w:t>
                                    </w:r>
                                    <w:r>
                                      <w:rPr>
                                        <w:spacing w:val="5"/>
                                      </w:rPr>
                                      <w:t xml:space="preserve"> </w:t>
                                    </w:r>
                                    <w:r>
                                      <w:t>(3,</w:t>
                                    </w:r>
                                    <w:r>
                                      <w:rPr>
                                        <w:spacing w:val="5"/>
                                      </w:rPr>
                                      <w:t xml:space="preserve"> </w:t>
                                    </w:r>
                                    <w:r>
                                      <w:t>75</w:t>
                                    </w:r>
                                  </w:p>
                                </w:txbxContent>
                              </wps:txbx>
                              <wps:bodyPr horzOverflow="overflow" vert="horz" lIns="0" tIns="0" rIns="0" bIns="0" rtlCol="0">
                                <a:noAutofit/>
                              </wps:bodyPr>
                            </wps:wsp>
                            <wps:wsp>
                              <wps:cNvPr id="49559" name="Rectangle 49559"/>
                              <wps:cNvSpPr/>
                              <wps:spPr>
                                <a:xfrm>
                                  <a:off x="5027634" y="1745074"/>
                                  <a:ext cx="140176" cy="150441"/>
                                </a:xfrm>
                                <a:prstGeom prst="rect">
                                  <a:avLst/>
                                </a:prstGeom>
                                <a:ln>
                                  <a:noFill/>
                                </a:ln>
                              </wps:spPr>
                              <wps:txbx>
                                <w:txbxContent>
                                  <w:p w14:paraId="19165E5A"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49558" name="Rectangle 49558"/>
                              <wps:cNvSpPr/>
                              <wps:spPr>
                                <a:xfrm>
                                  <a:off x="5133030" y="1745074"/>
                                  <a:ext cx="56036" cy="150441"/>
                                </a:xfrm>
                                <a:prstGeom prst="rect">
                                  <a:avLst/>
                                </a:prstGeom>
                                <a:ln>
                                  <a:noFill/>
                                </a:ln>
                              </wps:spPr>
                              <wps:txbx>
                                <w:txbxContent>
                                  <w:p w14:paraId="30F9ED25"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527" name="Shape 4527"/>
                              <wps:cNvSpPr/>
                              <wps:spPr>
                                <a:xfrm>
                                  <a:off x="5543665" y="172457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28" name="Shape 4528"/>
                              <wps:cNvSpPr/>
                              <wps:spPr>
                                <a:xfrm>
                                  <a:off x="2540" y="187640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29" name="Rectangle 4529"/>
                              <wps:cNvSpPr/>
                              <wps:spPr>
                                <a:xfrm>
                                  <a:off x="80975" y="1896902"/>
                                  <a:ext cx="336557" cy="150441"/>
                                </a:xfrm>
                                <a:prstGeom prst="rect">
                                  <a:avLst/>
                                </a:prstGeom>
                                <a:ln>
                                  <a:noFill/>
                                </a:ln>
                              </wps:spPr>
                              <wps:txbx>
                                <w:txbxContent>
                                  <w:p w14:paraId="76C78406" w14:textId="77777777" w:rsidR="00612B85" w:rsidRDefault="00EB15EF">
                                    <w:pPr>
                                      <w:spacing w:after="160" w:line="259" w:lineRule="auto"/>
                                      <w:ind w:left="0" w:firstLine="0"/>
                                      <w:jc w:val="left"/>
                                    </w:pPr>
                                    <w:r>
                                      <w:rPr>
                                        <w:w w:val="109"/>
                                      </w:rPr>
                                      <w:t>High</w:t>
                                    </w:r>
                                  </w:p>
                                </w:txbxContent>
                              </wps:txbx>
                              <wps:bodyPr horzOverflow="overflow" vert="horz" lIns="0" tIns="0" rIns="0" bIns="0" rtlCol="0">
                                <a:noAutofit/>
                              </wps:bodyPr>
                            </wps:wsp>
                            <wps:wsp>
                              <wps:cNvPr id="4530" name="Shape 4530"/>
                              <wps:cNvSpPr/>
                              <wps:spPr>
                                <a:xfrm>
                                  <a:off x="672351" y="187640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31" name="Rectangle 4531"/>
                              <wps:cNvSpPr/>
                              <wps:spPr>
                                <a:xfrm>
                                  <a:off x="750799" y="1896902"/>
                                  <a:ext cx="644842" cy="150441"/>
                                </a:xfrm>
                                <a:prstGeom prst="rect">
                                  <a:avLst/>
                                </a:prstGeom>
                                <a:ln>
                                  <a:noFill/>
                                </a:ln>
                              </wps:spPr>
                              <wps:txbx>
                                <w:txbxContent>
                                  <w:p w14:paraId="09587F82" w14:textId="77777777" w:rsidR="00612B85" w:rsidRDefault="00EB15EF">
                                    <w:pPr>
                                      <w:spacing w:after="160" w:line="259" w:lineRule="auto"/>
                                      <w:ind w:left="0" w:firstLine="0"/>
                                      <w:jc w:val="left"/>
                                    </w:pPr>
                                    <w:r>
                                      <w:rPr>
                                        <w:w w:val="95"/>
                                      </w:rPr>
                                      <w:t>Moderate</w:t>
                                    </w:r>
                                  </w:p>
                                </w:txbxContent>
                              </wps:txbx>
                              <wps:bodyPr horzOverflow="overflow" vert="horz" lIns="0" tIns="0" rIns="0" bIns="0" rtlCol="0">
                                <a:noAutofit/>
                              </wps:bodyPr>
                            </wps:wsp>
                            <wps:wsp>
                              <wps:cNvPr id="4532" name="Shape 4532"/>
                              <wps:cNvSpPr/>
                              <wps:spPr>
                                <a:xfrm>
                                  <a:off x="1719847" y="187640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561" name="Rectangle 49561"/>
                              <wps:cNvSpPr/>
                              <wps:spPr>
                                <a:xfrm>
                                  <a:off x="2583822" y="1896902"/>
                                  <a:ext cx="56036" cy="150441"/>
                                </a:xfrm>
                                <a:prstGeom prst="rect">
                                  <a:avLst/>
                                </a:prstGeom>
                                <a:ln>
                                  <a:noFill/>
                                </a:ln>
                              </wps:spPr>
                              <wps:txbx>
                                <w:txbxContent>
                                  <w:p w14:paraId="2B750659"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563" name="Rectangle 49563"/>
                              <wps:cNvSpPr/>
                              <wps:spPr>
                                <a:xfrm>
                                  <a:off x="2478427" y="1896902"/>
                                  <a:ext cx="140176" cy="150441"/>
                                </a:xfrm>
                                <a:prstGeom prst="rect">
                                  <a:avLst/>
                                </a:prstGeom>
                                <a:ln>
                                  <a:noFill/>
                                </a:ln>
                              </wps:spPr>
                              <wps:txbx>
                                <w:txbxContent>
                                  <w:p w14:paraId="50D65FE5"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49560" name="Rectangle 49560"/>
                              <wps:cNvSpPr/>
                              <wps:spPr>
                                <a:xfrm>
                                  <a:off x="2088350" y="1896902"/>
                                  <a:ext cx="518802" cy="150441"/>
                                </a:xfrm>
                                <a:prstGeom prst="rect">
                                  <a:avLst/>
                                </a:prstGeom>
                                <a:ln>
                                  <a:noFill/>
                                </a:ln>
                              </wps:spPr>
                              <wps:txbx>
                                <w:txbxContent>
                                  <w:p w14:paraId="195996D5" w14:textId="77777777" w:rsidR="00612B85" w:rsidRDefault="00EB15EF">
                                    <w:pPr>
                                      <w:spacing w:after="160" w:line="259" w:lineRule="auto"/>
                                      <w:ind w:left="0" w:firstLine="0"/>
                                      <w:jc w:val="left"/>
                                    </w:pPr>
                                    <w:r>
                                      <w:t>2</w:t>
                                    </w:r>
                                    <w:r>
                                      <w:rPr>
                                        <w:spacing w:val="5"/>
                                      </w:rPr>
                                      <w:t xml:space="preserve"> </w:t>
                                    </w:r>
                                    <w:r>
                                      <w:t>(1,</w:t>
                                    </w:r>
                                    <w:r>
                                      <w:rPr>
                                        <w:spacing w:val="5"/>
                                      </w:rPr>
                                      <w:t xml:space="preserve"> </w:t>
                                    </w:r>
                                    <w:r>
                                      <w:t>50</w:t>
                                    </w:r>
                                  </w:p>
                                </w:txbxContent>
                              </wps:txbx>
                              <wps:bodyPr horzOverflow="overflow" vert="horz" lIns="0" tIns="0" rIns="0" bIns="0" rtlCol="0">
                                <a:noAutofit/>
                              </wps:bodyPr>
                            </wps:wsp>
                            <wps:wsp>
                              <wps:cNvPr id="4534" name="Shape 4534"/>
                              <wps:cNvSpPr/>
                              <wps:spPr>
                                <a:xfrm>
                                  <a:off x="2994457" y="187640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35" name="Rectangle 4535"/>
                              <wps:cNvSpPr/>
                              <wps:spPr>
                                <a:xfrm>
                                  <a:off x="3331325" y="1896902"/>
                                  <a:ext cx="799153" cy="150441"/>
                                </a:xfrm>
                                <a:prstGeom prst="rect">
                                  <a:avLst/>
                                </a:prstGeom>
                                <a:ln>
                                  <a:noFill/>
                                </a:ln>
                              </wps:spPr>
                              <wps:txbx>
                                <w:txbxContent>
                                  <w:p w14:paraId="0E30F7A4" w14:textId="77777777" w:rsidR="00612B85" w:rsidRDefault="00EB15EF">
                                    <w:pPr>
                                      <w:spacing w:after="160" w:line="259" w:lineRule="auto"/>
                                      <w:ind w:left="0" w:firstLine="0"/>
                                      <w:jc w:val="left"/>
                                    </w:pPr>
                                    <w:r>
                                      <w:rPr>
                                        <w:w w:val="104"/>
                                      </w:rPr>
                                      <w:t>1</w:t>
                                    </w:r>
                                    <w:r>
                                      <w:rPr>
                                        <w:spacing w:val="5"/>
                                        <w:w w:val="104"/>
                                      </w:rPr>
                                      <w:t xml:space="preserve"> </w:t>
                                    </w:r>
                                    <w:r>
                                      <w:rPr>
                                        <w:w w:val="104"/>
                                      </w:rPr>
                                      <w:t>(1,</w:t>
                                    </w:r>
                                    <w:r>
                                      <w:rPr>
                                        <w:spacing w:val="5"/>
                                        <w:w w:val="104"/>
                                      </w:rPr>
                                      <w:t xml:space="preserve"> </w:t>
                                    </w:r>
                                    <w:r>
                                      <w:rPr>
                                        <w:w w:val="104"/>
                                      </w:rPr>
                                      <w:t>100%)</w:t>
                                    </w:r>
                                  </w:p>
                                </w:txbxContent>
                              </wps:txbx>
                              <wps:bodyPr horzOverflow="overflow" vert="horz" lIns="0" tIns="0" rIns="0" bIns="0" rtlCol="0">
                                <a:noAutofit/>
                              </wps:bodyPr>
                            </wps:wsp>
                            <wps:wsp>
                              <wps:cNvPr id="4536" name="Shape 4536"/>
                              <wps:cNvSpPr/>
                              <wps:spPr>
                                <a:xfrm>
                                  <a:off x="4269054" y="187640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37" name="Rectangle 4537"/>
                              <wps:cNvSpPr/>
                              <wps:spPr>
                                <a:xfrm>
                                  <a:off x="4874730" y="1896902"/>
                                  <a:ext cx="84139" cy="150441"/>
                                </a:xfrm>
                                <a:prstGeom prst="rect">
                                  <a:avLst/>
                                </a:prstGeom>
                                <a:ln>
                                  <a:noFill/>
                                </a:ln>
                              </wps:spPr>
                              <wps:txbx>
                                <w:txbxContent>
                                  <w:p w14:paraId="13C586B3" w14:textId="77777777" w:rsidR="00612B85" w:rsidRDefault="00EB15EF">
                                    <w:pPr>
                                      <w:spacing w:after="160" w:line="259" w:lineRule="auto"/>
                                      <w:ind w:left="0" w:firstLine="0"/>
                                      <w:jc w:val="left"/>
                                    </w:pPr>
                                    <w:r>
                                      <w:rPr>
                                        <w:w w:val="98"/>
                                      </w:rPr>
                                      <w:t>0</w:t>
                                    </w:r>
                                  </w:p>
                                </w:txbxContent>
                              </wps:txbx>
                              <wps:bodyPr horzOverflow="overflow" vert="horz" lIns="0" tIns="0" rIns="0" bIns="0" rtlCol="0">
                                <a:noAutofit/>
                              </wps:bodyPr>
                            </wps:wsp>
                            <wps:wsp>
                              <wps:cNvPr id="4538" name="Shape 4538"/>
                              <wps:cNvSpPr/>
                              <wps:spPr>
                                <a:xfrm>
                                  <a:off x="5543665" y="187640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39" name="Shape 4539"/>
                              <wps:cNvSpPr/>
                              <wps:spPr>
                                <a:xfrm>
                                  <a:off x="2540" y="202824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40" name="Rectangle 4540"/>
                              <wps:cNvSpPr/>
                              <wps:spPr>
                                <a:xfrm>
                                  <a:off x="80975" y="2048731"/>
                                  <a:ext cx="644842" cy="150441"/>
                                </a:xfrm>
                                <a:prstGeom prst="rect">
                                  <a:avLst/>
                                </a:prstGeom>
                                <a:ln>
                                  <a:noFill/>
                                </a:ln>
                              </wps:spPr>
                              <wps:txbx>
                                <w:txbxContent>
                                  <w:p w14:paraId="2DD682D5" w14:textId="77777777" w:rsidR="00612B85" w:rsidRDefault="00EB15EF">
                                    <w:pPr>
                                      <w:spacing w:after="160" w:line="259" w:lineRule="auto"/>
                                      <w:ind w:left="0" w:firstLine="0"/>
                                      <w:jc w:val="left"/>
                                    </w:pPr>
                                    <w:r>
                                      <w:rPr>
                                        <w:w w:val="95"/>
                                      </w:rPr>
                                      <w:t>Moderate</w:t>
                                    </w:r>
                                  </w:p>
                                </w:txbxContent>
                              </wps:txbx>
                              <wps:bodyPr horzOverflow="overflow" vert="horz" lIns="0" tIns="0" rIns="0" bIns="0" rtlCol="0">
                                <a:noAutofit/>
                              </wps:bodyPr>
                            </wps:wsp>
                            <wps:wsp>
                              <wps:cNvPr id="4541" name="Shape 4541"/>
                              <wps:cNvSpPr/>
                              <wps:spPr>
                                <a:xfrm>
                                  <a:off x="672351" y="202824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42" name="Rectangle 4542"/>
                              <wps:cNvSpPr/>
                              <wps:spPr>
                                <a:xfrm>
                                  <a:off x="750799" y="2048731"/>
                                  <a:ext cx="336557" cy="150441"/>
                                </a:xfrm>
                                <a:prstGeom prst="rect">
                                  <a:avLst/>
                                </a:prstGeom>
                                <a:ln>
                                  <a:noFill/>
                                </a:ln>
                              </wps:spPr>
                              <wps:txbx>
                                <w:txbxContent>
                                  <w:p w14:paraId="790B385E" w14:textId="77777777" w:rsidR="00612B85" w:rsidRDefault="00EB15EF">
                                    <w:pPr>
                                      <w:spacing w:after="160" w:line="259" w:lineRule="auto"/>
                                      <w:ind w:left="0" w:firstLine="0"/>
                                      <w:jc w:val="left"/>
                                    </w:pPr>
                                    <w:r>
                                      <w:rPr>
                                        <w:w w:val="109"/>
                                      </w:rPr>
                                      <w:t>High</w:t>
                                    </w:r>
                                  </w:p>
                                </w:txbxContent>
                              </wps:txbx>
                              <wps:bodyPr horzOverflow="overflow" vert="horz" lIns="0" tIns="0" rIns="0" bIns="0" rtlCol="0">
                                <a:noAutofit/>
                              </wps:bodyPr>
                            </wps:wsp>
                            <wps:wsp>
                              <wps:cNvPr id="4543" name="Shape 4543"/>
                              <wps:cNvSpPr/>
                              <wps:spPr>
                                <a:xfrm>
                                  <a:off x="1719847" y="202824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44" name="Rectangle 4544"/>
                              <wps:cNvSpPr/>
                              <wps:spPr>
                                <a:xfrm>
                                  <a:off x="2325523" y="2048731"/>
                                  <a:ext cx="84139" cy="150441"/>
                                </a:xfrm>
                                <a:prstGeom prst="rect">
                                  <a:avLst/>
                                </a:prstGeom>
                                <a:ln>
                                  <a:noFill/>
                                </a:ln>
                              </wps:spPr>
                              <wps:txbx>
                                <w:txbxContent>
                                  <w:p w14:paraId="103488DC" w14:textId="77777777" w:rsidR="00612B85" w:rsidRDefault="00EB15EF">
                                    <w:pPr>
                                      <w:spacing w:after="160" w:line="259" w:lineRule="auto"/>
                                      <w:ind w:left="0" w:firstLine="0"/>
                                      <w:jc w:val="left"/>
                                    </w:pPr>
                                    <w:r>
                                      <w:rPr>
                                        <w:w w:val="98"/>
                                      </w:rPr>
                                      <w:t>0</w:t>
                                    </w:r>
                                  </w:p>
                                </w:txbxContent>
                              </wps:txbx>
                              <wps:bodyPr horzOverflow="overflow" vert="horz" lIns="0" tIns="0" rIns="0" bIns="0" rtlCol="0">
                                <a:noAutofit/>
                              </wps:bodyPr>
                            </wps:wsp>
                            <wps:wsp>
                              <wps:cNvPr id="4545" name="Shape 4545"/>
                              <wps:cNvSpPr/>
                              <wps:spPr>
                                <a:xfrm>
                                  <a:off x="2994457" y="202824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46" name="Rectangle 4546"/>
                              <wps:cNvSpPr/>
                              <wps:spPr>
                                <a:xfrm>
                                  <a:off x="3600120" y="2048731"/>
                                  <a:ext cx="84139" cy="150441"/>
                                </a:xfrm>
                                <a:prstGeom prst="rect">
                                  <a:avLst/>
                                </a:prstGeom>
                                <a:ln>
                                  <a:noFill/>
                                </a:ln>
                              </wps:spPr>
                              <wps:txbx>
                                <w:txbxContent>
                                  <w:p w14:paraId="3ED27E2A" w14:textId="77777777" w:rsidR="00612B85" w:rsidRDefault="00EB15EF">
                                    <w:pPr>
                                      <w:spacing w:after="160" w:line="259" w:lineRule="auto"/>
                                      <w:ind w:left="0" w:firstLine="0"/>
                                      <w:jc w:val="left"/>
                                    </w:pPr>
                                    <w:r>
                                      <w:rPr>
                                        <w:w w:val="98"/>
                                      </w:rPr>
                                      <w:t>0</w:t>
                                    </w:r>
                                  </w:p>
                                </w:txbxContent>
                              </wps:txbx>
                              <wps:bodyPr horzOverflow="overflow" vert="horz" lIns="0" tIns="0" rIns="0" bIns="0" rtlCol="0">
                                <a:noAutofit/>
                              </wps:bodyPr>
                            </wps:wsp>
                            <wps:wsp>
                              <wps:cNvPr id="4547" name="Shape 4547"/>
                              <wps:cNvSpPr/>
                              <wps:spPr>
                                <a:xfrm>
                                  <a:off x="4269054" y="202824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48" name="Rectangle 4548"/>
                              <wps:cNvSpPr/>
                              <wps:spPr>
                                <a:xfrm>
                                  <a:off x="4843107" y="2048731"/>
                                  <a:ext cx="168278" cy="150441"/>
                                </a:xfrm>
                                <a:prstGeom prst="rect">
                                  <a:avLst/>
                                </a:prstGeom>
                                <a:ln>
                                  <a:noFill/>
                                </a:ln>
                              </wps:spPr>
                              <wps:txbx>
                                <w:txbxContent>
                                  <w:p w14:paraId="01A0745B" w14:textId="77777777" w:rsidR="00612B85" w:rsidRDefault="00EB15EF">
                                    <w:pPr>
                                      <w:spacing w:after="160" w:line="259" w:lineRule="auto"/>
                                      <w:ind w:left="0" w:firstLine="0"/>
                                      <w:jc w:val="left"/>
                                    </w:pPr>
                                    <w:r>
                                      <w:rPr>
                                        <w:w w:val="99"/>
                                      </w:rPr>
                                      <w:t>1*</w:t>
                                    </w:r>
                                  </w:p>
                                </w:txbxContent>
                              </wps:txbx>
                              <wps:bodyPr horzOverflow="overflow" vert="horz" lIns="0" tIns="0" rIns="0" bIns="0" rtlCol="0">
                                <a:noAutofit/>
                              </wps:bodyPr>
                            </wps:wsp>
                            <wps:wsp>
                              <wps:cNvPr id="4549" name="Shape 4549"/>
                              <wps:cNvSpPr/>
                              <wps:spPr>
                                <a:xfrm>
                                  <a:off x="5543665" y="202824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69" name="Rectangle 7969"/>
                              <wps:cNvSpPr/>
                              <wps:spPr>
                                <a:xfrm>
                                  <a:off x="75921" y="2200560"/>
                                  <a:ext cx="1863009" cy="150441"/>
                                </a:xfrm>
                                <a:prstGeom prst="rect">
                                  <a:avLst/>
                                </a:prstGeom>
                                <a:ln>
                                  <a:noFill/>
                                </a:ln>
                              </wps:spPr>
                              <wps:txbx>
                                <w:txbxContent>
                                  <w:p w14:paraId="2751B1B5" w14:textId="77777777" w:rsidR="00612B85" w:rsidRPr="000E30DB" w:rsidRDefault="00EB15EF">
                                    <w:pPr>
                                      <w:spacing w:after="160" w:line="259" w:lineRule="auto"/>
                                      <w:ind w:left="0" w:firstLine="0"/>
                                      <w:jc w:val="left"/>
                                      <w:rPr>
                                        <w:lang w:val="en-US"/>
                                      </w:rPr>
                                    </w:pPr>
                                    <w:r w:rsidRPr="000E30DB">
                                      <w:rPr>
                                        <w:w w:val="98"/>
                                        <w:lang w:val="en-US"/>
                                      </w:rPr>
                                      <w:t>At</w:t>
                                    </w:r>
                                    <w:r w:rsidRPr="000E30DB">
                                      <w:rPr>
                                        <w:spacing w:val="5"/>
                                        <w:w w:val="98"/>
                                        <w:lang w:val="en-US"/>
                                      </w:rPr>
                                      <w:t xml:space="preserve"> </w:t>
                                    </w:r>
                                    <w:r w:rsidRPr="000E30DB">
                                      <w:rPr>
                                        <w:w w:val="98"/>
                                        <w:lang w:val="en-US"/>
                                      </w:rPr>
                                      <w:t>least</w:t>
                                    </w:r>
                                    <w:r w:rsidRPr="000E30DB">
                                      <w:rPr>
                                        <w:spacing w:val="5"/>
                                        <w:w w:val="98"/>
                                        <w:lang w:val="en-US"/>
                                      </w:rPr>
                                      <w:t xml:space="preserve"> </w:t>
                                    </w:r>
                                    <w:r w:rsidRPr="000E30DB">
                                      <w:rPr>
                                        <w:w w:val="98"/>
                                        <w:lang w:val="en-US"/>
                                      </w:rPr>
                                      <w:t>two</w:t>
                                    </w:r>
                                    <w:r w:rsidRPr="000E30DB">
                                      <w:rPr>
                                        <w:spacing w:val="5"/>
                                        <w:w w:val="98"/>
                                        <w:lang w:val="en-US"/>
                                      </w:rPr>
                                      <w:t xml:space="preserve"> </w:t>
                                    </w:r>
                                    <w:r w:rsidRPr="000E30DB">
                                      <w:rPr>
                                        <w:w w:val="98"/>
                                        <w:lang w:val="en-US"/>
                                      </w:rPr>
                                      <w:t>scores</w:t>
                                    </w:r>
                                    <w:r w:rsidRPr="000E30DB">
                                      <w:rPr>
                                        <w:spacing w:val="5"/>
                                        <w:w w:val="98"/>
                                        <w:lang w:val="en-US"/>
                                      </w:rPr>
                                      <w:t xml:space="preserve"> </w:t>
                                    </w:r>
                                    <w:r w:rsidRPr="000E30DB">
                                      <w:rPr>
                                        <w:w w:val="98"/>
                                        <w:lang w:val="en-US"/>
                                      </w:rPr>
                                      <w:t>are</w:t>
                                    </w:r>
                                    <w:r w:rsidRPr="000E30DB">
                                      <w:rPr>
                                        <w:spacing w:val="5"/>
                                        <w:w w:val="98"/>
                                        <w:lang w:val="en-US"/>
                                      </w:rPr>
                                      <w:t xml:space="preserve"> </w:t>
                                    </w:r>
                                    <w:r w:rsidRPr="000E30DB">
                                      <w:rPr>
                                        <w:w w:val="98"/>
                                        <w:lang w:val="en-US"/>
                                      </w:rPr>
                                      <w:t>high</w:t>
                                    </w:r>
                                  </w:p>
                                </w:txbxContent>
                              </wps:txbx>
                              <wps:bodyPr horzOverflow="overflow" vert="horz" lIns="0" tIns="0" rIns="0" bIns="0" rtlCol="0">
                                <a:noAutofit/>
                              </wps:bodyPr>
                            </wps:wsp>
                            <wps:wsp>
                              <wps:cNvPr id="8000" name="Rectangle 8000"/>
                              <wps:cNvSpPr/>
                              <wps:spPr>
                                <a:xfrm>
                                  <a:off x="2056670" y="2200560"/>
                                  <a:ext cx="799153" cy="150441"/>
                                </a:xfrm>
                                <a:prstGeom prst="rect">
                                  <a:avLst/>
                                </a:prstGeom>
                                <a:ln>
                                  <a:noFill/>
                                </a:ln>
                              </wps:spPr>
                              <wps:txbx>
                                <w:txbxContent>
                                  <w:p w14:paraId="24ED0EC5" w14:textId="77777777" w:rsidR="00612B85" w:rsidRDefault="00EB15EF">
                                    <w:pPr>
                                      <w:spacing w:after="160" w:line="259" w:lineRule="auto"/>
                                      <w:ind w:left="0" w:firstLine="0"/>
                                      <w:jc w:val="left"/>
                                    </w:pPr>
                                    <w:r>
                                      <w:rPr>
                                        <w:w w:val="104"/>
                                      </w:rPr>
                                      <w:t>10</w:t>
                                    </w:r>
                                    <w:r>
                                      <w:rPr>
                                        <w:spacing w:val="5"/>
                                        <w:w w:val="104"/>
                                      </w:rPr>
                                      <w:t xml:space="preserve"> </w:t>
                                    </w:r>
                                    <w:r>
                                      <w:rPr>
                                        <w:w w:val="104"/>
                                      </w:rPr>
                                      <w:t>(7,</w:t>
                                    </w:r>
                                    <w:r>
                                      <w:rPr>
                                        <w:spacing w:val="5"/>
                                        <w:w w:val="104"/>
                                      </w:rPr>
                                      <w:t xml:space="preserve"> </w:t>
                                    </w:r>
                                    <w:r>
                                      <w:rPr>
                                        <w:w w:val="104"/>
                                      </w:rPr>
                                      <w:t>70%)</w:t>
                                    </w:r>
                                  </w:p>
                                </w:txbxContent>
                              </wps:txbx>
                              <wps:bodyPr horzOverflow="overflow" vert="horz" lIns="0" tIns="0" rIns="0" bIns="0" rtlCol="0">
                                <a:noAutofit/>
                              </wps:bodyPr>
                            </wps:wsp>
                            <wps:wsp>
                              <wps:cNvPr id="4551" name="Shape 4551"/>
                              <wps:cNvSpPr/>
                              <wps:spPr>
                                <a:xfrm>
                                  <a:off x="2994457" y="218007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564" name="Rectangle 49564"/>
                              <wps:cNvSpPr/>
                              <wps:spPr>
                                <a:xfrm>
                                  <a:off x="3362960" y="2200560"/>
                                  <a:ext cx="518802" cy="150441"/>
                                </a:xfrm>
                                <a:prstGeom prst="rect">
                                  <a:avLst/>
                                </a:prstGeom>
                                <a:ln>
                                  <a:noFill/>
                                </a:ln>
                              </wps:spPr>
                              <wps:txbx>
                                <w:txbxContent>
                                  <w:p w14:paraId="3632227A" w14:textId="77777777" w:rsidR="00612B85" w:rsidRDefault="00EB15EF">
                                    <w:pPr>
                                      <w:spacing w:after="160" w:line="259" w:lineRule="auto"/>
                                      <w:ind w:left="0" w:firstLine="0"/>
                                      <w:jc w:val="left"/>
                                    </w:pPr>
                                    <w:r>
                                      <w:t>2</w:t>
                                    </w:r>
                                    <w:r>
                                      <w:rPr>
                                        <w:spacing w:val="5"/>
                                      </w:rPr>
                                      <w:t xml:space="preserve"> </w:t>
                                    </w:r>
                                    <w:r>
                                      <w:t>(1,</w:t>
                                    </w:r>
                                    <w:r>
                                      <w:rPr>
                                        <w:spacing w:val="5"/>
                                      </w:rPr>
                                      <w:t xml:space="preserve"> </w:t>
                                    </w:r>
                                    <w:r>
                                      <w:t>50</w:t>
                                    </w:r>
                                  </w:p>
                                </w:txbxContent>
                              </wps:txbx>
                              <wps:bodyPr horzOverflow="overflow" vert="horz" lIns="0" tIns="0" rIns="0" bIns="0" rtlCol="0">
                                <a:noAutofit/>
                              </wps:bodyPr>
                            </wps:wsp>
                            <wps:wsp>
                              <wps:cNvPr id="49566" name="Rectangle 49566"/>
                              <wps:cNvSpPr/>
                              <wps:spPr>
                                <a:xfrm>
                                  <a:off x="3753037" y="2200560"/>
                                  <a:ext cx="140176" cy="150441"/>
                                </a:xfrm>
                                <a:prstGeom prst="rect">
                                  <a:avLst/>
                                </a:prstGeom>
                                <a:ln>
                                  <a:noFill/>
                                </a:ln>
                              </wps:spPr>
                              <wps:txbx>
                                <w:txbxContent>
                                  <w:p w14:paraId="01D27EE2"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49565" name="Rectangle 49565"/>
                              <wps:cNvSpPr/>
                              <wps:spPr>
                                <a:xfrm>
                                  <a:off x="3858432" y="2200560"/>
                                  <a:ext cx="56036" cy="150441"/>
                                </a:xfrm>
                                <a:prstGeom prst="rect">
                                  <a:avLst/>
                                </a:prstGeom>
                                <a:ln>
                                  <a:noFill/>
                                </a:ln>
                              </wps:spPr>
                              <wps:txbx>
                                <w:txbxContent>
                                  <w:p w14:paraId="3CC49018"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553" name="Shape 4553"/>
                              <wps:cNvSpPr/>
                              <wps:spPr>
                                <a:xfrm>
                                  <a:off x="4269054" y="218007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567" name="Rectangle 49567"/>
                              <wps:cNvSpPr/>
                              <wps:spPr>
                                <a:xfrm>
                                  <a:off x="4637558" y="2200560"/>
                                  <a:ext cx="518802" cy="150441"/>
                                </a:xfrm>
                                <a:prstGeom prst="rect">
                                  <a:avLst/>
                                </a:prstGeom>
                                <a:ln>
                                  <a:noFill/>
                                </a:ln>
                              </wps:spPr>
                              <wps:txbx>
                                <w:txbxContent>
                                  <w:p w14:paraId="25A3BE00" w14:textId="77777777" w:rsidR="00612B85" w:rsidRDefault="00EB15EF">
                                    <w:pPr>
                                      <w:spacing w:after="160" w:line="259" w:lineRule="auto"/>
                                      <w:ind w:left="0" w:firstLine="0"/>
                                      <w:jc w:val="left"/>
                                    </w:pPr>
                                    <w:r>
                                      <w:t>4</w:t>
                                    </w:r>
                                    <w:r>
                                      <w:rPr>
                                        <w:spacing w:val="5"/>
                                      </w:rPr>
                                      <w:t xml:space="preserve"> </w:t>
                                    </w:r>
                                    <w:r>
                                      <w:t>(3,</w:t>
                                    </w:r>
                                    <w:r>
                                      <w:rPr>
                                        <w:spacing w:val="5"/>
                                      </w:rPr>
                                      <w:t xml:space="preserve"> </w:t>
                                    </w:r>
                                    <w:r>
                                      <w:t>75</w:t>
                                    </w:r>
                                  </w:p>
                                </w:txbxContent>
                              </wps:txbx>
                              <wps:bodyPr horzOverflow="overflow" vert="horz" lIns="0" tIns="0" rIns="0" bIns="0" rtlCol="0">
                                <a:noAutofit/>
                              </wps:bodyPr>
                            </wps:wsp>
                            <wps:wsp>
                              <wps:cNvPr id="49569" name="Rectangle 49569"/>
                              <wps:cNvSpPr/>
                              <wps:spPr>
                                <a:xfrm>
                                  <a:off x="5027634" y="2200560"/>
                                  <a:ext cx="140176" cy="150441"/>
                                </a:xfrm>
                                <a:prstGeom prst="rect">
                                  <a:avLst/>
                                </a:prstGeom>
                                <a:ln>
                                  <a:noFill/>
                                </a:ln>
                              </wps:spPr>
                              <wps:txbx>
                                <w:txbxContent>
                                  <w:p w14:paraId="059CDE0E"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49568" name="Rectangle 49568"/>
                              <wps:cNvSpPr/>
                              <wps:spPr>
                                <a:xfrm>
                                  <a:off x="5133030" y="2200560"/>
                                  <a:ext cx="56036" cy="150441"/>
                                </a:xfrm>
                                <a:prstGeom prst="rect">
                                  <a:avLst/>
                                </a:prstGeom>
                                <a:ln>
                                  <a:noFill/>
                                </a:ln>
                              </wps:spPr>
                              <wps:txbx>
                                <w:txbxContent>
                                  <w:p w14:paraId="7B5F358B"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555" name="Shape 4555"/>
                              <wps:cNvSpPr/>
                              <wps:spPr>
                                <a:xfrm>
                                  <a:off x="5543665" y="2180070"/>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56" name="Shape 4556"/>
                              <wps:cNvSpPr/>
                              <wps:spPr>
                                <a:xfrm>
                                  <a:off x="0" y="2358746"/>
                                  <a:ext cx="5546192" cy="0"/>
                                </a:xfrm>
                                <a:custGeom>
                                  <a:avLst/>
                                  <a:gdLst/>
                                  <a:ahLst/>
                                  <a:cxnLst/>
                                  <a:rect l="0" t="0" r="0" b="0"/>
                                  <a:pathLst>
                                    <a:path w="5546192">
                                      <a:moveTo>
                                        <a:pt x="0" y="0"/>
                                      </a:moveTo>
                                      <a:lnTo>
                                        <a:pt x="554619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pic="http://schemas.openxmlformats.org/drawingml/2006/picture" xmlns:a="http://schemas.openxmlformats.org/drawingml/2006/main">
                  <w:pict w14:anchorId="320D1B6A">
                    <v:group id="Group 52667" style="width:436.7pt;height:185.75pt;mso-position-horizontal-relative:char;mso-position-vertical-relative:line" coordsize="55461,23587" o:spid="_x0000_s1209" w14:anchorId="26D099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">
                      <v:shape id="Shape 4461" style="position:absolute;width:55461;height:0;visibility:visible;mso-wrap-style:square;v-text-anchor:top" coordsize="5546192,0" o:spid="_x0000_s1210" filled="f" strokeweight=".28117mm" path="m,l5546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">
                        <v:stroke miterlimit="83231f" joinstyle="miter"/>
                        <v:path textboxrect="0,0,5546192,0" arrowok="t"/>
                      </v:shape>
                      <v:rect id="Rectangle 4462" style="position:absolute;left:759;top:594;width:22408;height:1513;visibility:visible;mso-wrap-style:square;v-text-anchor:top" o:spid="_x0000_s12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">
                        <v:textbox inset="0,0,0,0">
                          <w:txbxContent>
                            <w:p w:rsidR="00612B85" w:rsidRDefault="00EB15EF" w14:paraId="333B9A49" w14:textId="77777777">
                              <w:pPr>
                                <w:spacing w:after="160" w:line="259" w:lineRule="auto"/>
                                <w:ind w:left="0" w:firstLine="0"/>
                                <w:jc w:val="left"/>
                              </w:pPr>
                              <w:r>
                                <w:rPr>
                                  <w:w w:val="104"/>
                                </w:rPr>
                                <w:t>Predicted</w:t>
                              </w:r>
                              <w:r>
                                <w:rPr>
                                  <w:spacing w:val="5"/>
                                  <w:w w:val="104"/>
                                </w:rPr>
                                <w:t xml:space="preserve"> </w:t>
                              </w:r>
                              <w:r>
                                <w:rPr>
                                  <w:w w:val="104"/>
                                </w:rPr>
                                <w:t>off-targets</w:t>
                              </w:r>
                              <w:r>
                                <w:rPr>
                                  <w:spacing w:val="5"/>
                                  <w:w w:val="104"/>
                                </w:rPr>
                                <w:t xml:space="preserve"> </w:t>
                              </w:r>
                              <w:r>
                                <w:rPr>
                                  <w:w w:val="104"/>
                                </w:rPr>
                                <w:t>(n</w:t>
                              </w:r>
                              <w:r>
                                <w:rPr>
                                  <w:spacing w:val="5"/>
                                  <w:w w:val="104"/>
                                </w:rPr>
                                <w:t xml:space="preserve"> </w:t>
                              </w:r>
                              <w:r>
                                <w:rPr>
                                  <w:w w:val="104"/>
                                </w:rPr>
                                <w:t>=</w:t>
                              </w:r>
                              <w:r>
                                <w:rPr>
                                  <w:spacing w:val="5"/>
                                  <w:w w:val="104"/>
                                </w:rPr>
                                <w:t xml:space="preserve"> </w:t>
                              </w:r>
                              <w:r>
                                <w:rPr>
                                  <w:w w:val="104"/>
                                </w:rPr>
                                <w:t>1454)</w:t>
                              </w:r>
                            </w:p>
                          </w:txbxContent>
                        </v:textbox>
                      </v:rect>
                      <v:shape id="Shape 4463" style="position:absolute;top:2172;width:55461;height:0;visibility:visible;mso-wrap-style:square;v-text-anchor:top" coordsize="5546192,0" o:spid="_x0000_s1212" filled="f" strokeweight=".17569mm" path="m,l5546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">
                        <v:stroke miterlimit="83231f" joinstyle="miter"/>
                        <v:path textboxrect="0,0,5546192,0" arrowok="t"/>
                      </v:shape>
                      <v:rect id="Rectangle 4464" style="position:absolute;left:759;top:3535;width:4486;height:1504;visibility:visible;mso-wrap-style:square;v-text-anchor:top" o:spid="_x0000_s121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">
                        <v:textbox inset="0,0,0,0">
                          <w:txbxContent>
                            <w:p w:rsidR="00612B85" w:rsidRDefault="00EB15EF" w14:paraId="03DECD36" w14:textId="77777777">
                              <w:pPr>
                                <w:spacing w:after="160" w:line="259" w:lineRule="auto"/>
                                <w:ind w:left="0" w:firstLine="0"/>
                                <w:jc w:val="left"/>
                              </w:pPr>
                              <w:r>
                                <w:t>Metric</w:t>
                              </w:r>
                            </w:p>
                          </w:txbxContent>
                        </v:textbox>
                      </v:rect>
                      <v:rect id="Rectangle 4465" style="position:absolute;left:19915;top:2763;width:9725;height:1504;visibility:visible;mso-wrap-style:square;v-text-anchor:top" o:spid="_x0000_s12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">
                        <v:textbox inset="0,0,0,0">
                          <w:txbxContent>
                            <w:p w:rsidR="00612B85" w:rsidRDefault="00EB15EF" w14:paraId="2AFBAA5F" w14:textId="77777777">
                              <w:pPr>
                                <w:spacing w:after="160" w:line="259" w:lineRule="auto"/>
                                <w:ind w:left="0" w:firstLine="0"/>
                                <w:jc w:val="left"/>
                              </w:pPr>
                              <w:r>
                                <w:rPr>
                                  <w:w w:val="101"/>
                                </w:rPr>
                                <w:t>High</w:t>
                              </w:r>
                              <w:r>
                                <w:rPr>
                                  <w:spacing w:val="5"/>
                                  <w:w w:val="101"/>
                                </w:rPr>
                                <w:t xml:space="preserve"> </w:t>
                              </w:r>
                              <w:r>
                                <w:rPr>
                                  <w:w w:val="101"/>
                                </w:rPr>
                                <w:t>evidence</w:t>
                              </w:r>
                            </w:p>
                          </w:txbxContent>
                        </v:textbox>
                      </v:rect>
                      <v:rect id="Rectangle 49540" style="position:absolute;left:19665;top:4281;width:5576;height:1505;visibility:visible;mso-wrap-style:square;v-text-anchor:top" o:spid="_x0000_s12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">
                        <v:textbox inset="0,0,0,0">
                          <w:txbxContent>
                            <w:p w:rsidR="00612B85" w:rsidRDefault="00EB15EF" w14:paraId="491DB638" w14:textId="77777777">
                              <w:pPr>
                                <w:spacing w:after="160" w:line="259" w:lineRule="auto"/>
                                <w:ind w:left="0" w:firstLine="0"/>
                                <w:jc w:val="left"/>
                              </w:pPr>
                              <w:r>
                                <w:rPr>
                                  <w:w w:val="101"/>
                                </w:rPr>
                                <w:t>n</w:t>
                              </w:r>
                              <w:r>
                                <w:rPr>
                                  <w:spacing w:val="5"/>
                                  <w:w w:val="101"/>
                                </w:rPr>
                                <w:t xml:space="preserve"> </w:t>
                              </w:r>
                              <w:r>
                                <w:rPr>
                                  <w:w w:val="101"/>
                                </w:rPr>
                                <w:t>=</w:t>
                              </w:r>
                              <w:r>
                                <w:rPr>
                                  <w:spacing w:val="5"/>
                                  <w:w w:val="101"/>
                                </w:rPr>
                                <w:t xml:space="preserve"> </w:t>
                              </w:r>
                              <w:r>
                                <w:rPr>
                                  <w:w w:val="101"/>
                                </w:rPr>
                                <w:t>159,</w:t>
                              </w:r>
                            </w:p>
                          </w:txbxContent>
                        </v:textbox>
                      </v:rect>
                      <v:rect id="Rectangle 49539" style="position:absolute;left:19243;top:4281;width:561;height:1505;visibility:visible;mso-wrap-style:square;v-text-anchor:top" o:spid="_x0000_s12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">
                        <v:textbox inset="0,0,0,0">
                          <w:txbxContent>
                            <w:p w:rsidR="00612B85" w:rsidRDefault="00EB15EF" w14:paraId="3379E4FD" w14:textId="77777777">
                              <w:pPr>
                                <w:spacing w:after="160" w:line="259" w:lineRule="auto"/>
                                <w:ind w:left="0" w:firstLine="0"/>
                                <w:jc w:val="left"/>
                              </w:pPr>
                              <w:r>
                                <w:rPr>
                                  <w:w w:val="111"/>
                                </w:rPr>
                                <w:t>(</w:t>
                              </w:r>
                            </w:p>
                          </w:txbxContent>
                        </v:textbox>
                      </v:rect>
                      <v:rect id="Rectangle 4467" style="position:absolute;left:24174;top:4190;width:1309;height:1589;visibility:visible;mso-wrap-style:square;v-text-anchor:top" o:spid="_x0000_s12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">
                        <v:textbox inset="0,0,0,0">
                          <w:txbxContent>
                            <w:p w:rsidR="00612B85" w:rsidRDefault="00EB15EF" w14:paraId="0FE4BD2D" w14:textId="77777777">
                              <w:pPr>
                                <w:spacing w:after="160" w:line="259" w:lineRule="auto"/>
                                <w:ind w:left="0" w:firstLine="0"/>
                                <w:jc w:val="left"/>
                              </w:pPr>
                              <w:r>
                                <w:rPr>
                                  <w:i/>
                                  <w:w w:val="153"/>
                                </w:rPr>
                                <w:t>∼</w:t>
                              </w:r>
                            </w:p>
                          </w:txbxContent>
                        </v:textbox>
                      </v:rect>
                      <v:rect id="Rectangle 49532" style="position:absolute;left:26423;top:4281;width:1402;height:1505;visibility:visible;mso-wrap-style:square;v-text-anchor:top" o:spid="_x0000_s12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">
                        <v:textbox inset="0,0,0,0">
                          <w:txbxContent>
                            <w:p w:rsidR="00612B85" w:rsidRDefault="00EB15EF" w14:paraId="4617B7B6" w14:textId="77777777">
                              <w:pPr>
                                <w:spacing w:after="160" w:line="259" w:lineRule="auto"/>
                                <w:ind w:left="0" w:firstLine="0"/>
                                <w:jc w:val="left"/>
                              </w:pPr>
                              <w:r>
                                <w:rPr>
                                  <w:w w:val="117"/>
                                </w:rPr>
                                <w:t>%</w:t>
                              </w:r>
                            </w:p>
                          </w:txbxContent>
                        </v:textbox>
                      </v:rect>
                      <v:rect id="Rectangle 49531" style="position:absolute;left:27477;top:4281;width:561;height:1505;visibility:visible;mso-wrap-style:square;v-text-anchor:top" o:spid="_x0000_s121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">
                        <v:textbox inset="0,0,0,0">
                          <w:txbxContent>
                            <w:p w:rsidR="00612B85" w:rsidRDefault="00EB15EF" w14:paraId="2CEAEE8A" w14:textId="77777777">
                              <w:pPr>
                                <w:spacing w:after="160" w:line="259" w:lineRule="auto"/>
                                <w:ind w:left="0" w:firstLine="0"/>
                                <w:jc w:val="left"/>
                              </w:pPr>
                              <w:r>
                                <w:rPr>
                                  <w:w w:val="111"/>
                                </w:rPr>
                                <w:t>)</w:t>
                              </w:r>
                            </w:p>
                          </w:txbxContent>
                        </v:textbox>
                      </v:rect>
                      <v:rect id="Rectangle 49530" style="position:absolute;left:25158;top:4281;width:1683;height:1505;visibility:visible;mso-wrap-style:square;v-text-anchor:top" o:spid="_x0000_s122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">
                        <v:textbox inset="0,0,0,0">
                          <w:txbxContent>
                            <w:p w:rsidR="00612B85" w:rsidRDefault="00EB15EF" w14:paraId="4737E36C" w14:textId="77777777">
                              <w:pPr>
                                <w:spacing w:after="160" w:line="259" w:lineRule="auto"/>
                                <w:ind w:left="0" w:firstLine="0"/>
                                <w:jc w:val="left"/>
                              </w:pPr>
                              <w:r>
                                <w:rPr>
                                  <w:w w:val="98"/>
                                </w:rPr>
                                <w:t>11</w:t>
                              </w:r>
                            </w:p>
                          </w:txbxContent>
                        </v:textbox>
                      </v:rect>
                      <v:shape id="Shape 4469" style="position:absolute;left:29944;top:2558;width:0;height:3036;visibility:visible;mso-wrap-style:square;v-text-anchor:top" coordsize="0,303657" o:spid="_x0000_s1221"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">
                        <v:stroke miterlimit="83231f" joinstyle="miter"/>
                        <v:path textboxrect="0,0,0,303657" arrowok="t"/>
                      </v:shape>
                      <v:rect id="Rectangle 4470" style="position:absolute;left:31782;top:2763;width:12063;height:1504;visibility:visible;mso-wrap-style:square;v-text-anchor:top" o:spid="_x0000_s122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">
                        <v:textbox inset="0,0,0,0">
                          <w:txbxContent>
                            <w:p w:rsidR="00612B85" w:rsidRDefault="00EB15EF" w14:paraId="34E4384F" w14:textId="77777777">
                              <w:pPr>
                                <w:spacing w:after="160" w:line="259" w:lineRule="auto"/>
                                <w:ind w:left="0" w:firstLine="0"/>
                                <w:jc w:val="left"/>
                              </w:pPr>
                              <w:r>
                                <w:rPr>
                                  <w:w w:val="98"/>
                                </w:rPr>
                                <w:t>Medium</w:t>
                              </w:r>
                              <w:r>
                                <w:rPr>
                                  <w:spacing w:val="5"/>
                                  <w:w w:val="98"/>
                                </w:rPr>
                                <w:t xml:space="preserve"> </w:t>
                              </w:r>
                              <w:r>
                                <w:rPr>
                                  <w:w w:val="98"/>
                                </w:rPr>
                                <w:t>evidence</w:t>
                              </w:r>
                            </w:p>
                          </w:txbxContent>
                        </v:textbox>
                      </v:rect>
                      <v:rect id="Rectangle 49541" style="position:absolute;left:31989;top:4281;width:561;height:1504;visibility:visible;mso-wrap-style:square;v-text-anchor:top" o:spid="_x0000_s12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">
                        <v:textbox inset="0,0,0,0">
                          <w:txbxContent>
                            <w:p w:rsidR="00612B85" w:rsidRDefault="00EB15EF" w14:paraId="7FE94B72" w14:textId="77777777">
                              <w:pPr>
                                <w:spacing w:after="160" w:line="259" w:lineRule="auto"/>
                                <w:ind w:left="0" w:firstLine="0"/>
                                <w:jc w:val="left"/>
                              </w:pPr>
                              <w:r>
                                <w:rPr>
                                  <w:w w:val="111"/>
                                </w:rPr>
                                <w:t>(</w:t>
                              </w:r>
                            </w:p>
                          </w:txbxContent>
                        </v:textbox>
                      </v:rect>
                      <v:rect id="Rectangle 49542" style="position:absolute;left:32411;top:4281;width:5576;height:1504;visibility:visible;mso-wrap-style:square;v-text-anchor:top" o:spid="_x0000_s12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">
                        <v:textbox inset="0,0,0,0">
                          <w:txbxContent>
                            <w:p w:rsidR="00612B85" w:rsidRDefault="00EB15EF" w14:paraId="3DFD06C8" w14:textId="77777777">
                              <w:pPr>
                                <w:spacing w:after="160" w:line="259" w:lineRule="auto"/>
                                <w:ind w:left="0" w:firstLine="0"/>
                                <w:jc w:val="left"/>
                              </w:pPr>
                              <w:r>
                                <w:rPr>
                                  <w:w w:val="101"/>
                                </w:rPr>
                                <w:t>n</w:t>
                              </w:r>
                              <w:r>
                                <w:rPr>
                                  <w:spacing w:val="5"/>
                                  <w:w w:val="101"/>
                                </w:rPr>
                                <w:t xml:space="preserve"> </w:t>
                              </w:r>
                              <w:r>
                                <w:rPr>
                                  <w:w w:val="101"/>
                                </w:rPr>
                                <w:t>=</w:t>
                              </w:r>
                              <w:r>
                                <w:rPr>
                                  <w:spacing w:val="5"/>
                                  <w:w w:val="101"/>
                                </w:rPr>
                                <w:t xml:space="preserve"> </w:t>
                              </w:r>
                              <w:r>
                                <w:rPr>
                                  <w:w w:val="101"/>
                                </w:rPr>
                                <w:t>159,</w:t>
                              </w:r>
                            </w:p>
                          </w:txbxContent>
                        </v:textbox>
                      </v:rect>
                      <v:rect id="Rectangle 4472" style="position:absolute;left:36920;top:4190;width:1309;height:1588;visibility:visible;mso-wrap-style:square;v-text-anchor:top" o:spid="_x0000_s122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">
                        <v:textbox inset="0,0,0,0">
                          <w:txbxContent>
                            <w:p w:rsidR="00612B85" w:rsidRDefault="00EB15EF" w14:paraId="40D930F9" w14:textId="77777777">
                              <w:pPr>
                                <w:spacing w:after="160" w:line="259" w:lineRule="auto"/>
                                <w:ind w:left="0" w:firstLine="0"/>
                                <w:jc w:val="left"/>
                              </w:pPr>
                              <w:r>
                                <w:rPr>
                                  <w:i/>
                                  <w:w w:val="153"/>
                                </w:rPr>
                                <w:t>∼</w:t>
                              </w:r>
                            </w:p>
                          </w:txbxContent>
                        </v:textbox>
                      </v:rect>
                      <v:rect id="Rectangle 49535" style="position:absolute;left:39169;top:4281;width:1402;height:1504;visibility:visible;mso-wrap-style:square;v-text-anchor:top" o:spid="_x0000_s12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">
                        <v:textbox inset="0,0,0,0">
                          <w:txbxContent>
                            <w:p w:rsidR="00612B85" w:rsidRDefault="00EB15EF" w14:paraId="2E92153E" w14:textId="77777777">
                              <w:pPr>
                                <w:spacing w:after="160" w:line="259" w:lineRule="auto"/>
                                <w:ind w:left="0" w:firstLine="0"/>
                                <w:jc w:val="left"/>
                              </w:pPr>
                              <w:r>
                                <w:rPr>
                                  <w:w w:val="117"/>
                                </w:rPr>
                                <w:t>%</w:t>
                              </w:r>
                            </w:p>
                          </w:txbxContent>
                        </v:textbox>
                      </v:rect>
                      <v:rect id="Rectangle 49533" style="position:absolute;left:37904;top:4281;width:1683;height:1504;visibility:visible;mso-wrap-style:square;v-text-anchor:top" o:spid="_x0000_s12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">
                        <v:textbox inset="0,0,0,0">
                          <w:txbxContent>
                            <w:p w:rsidR="00612B85" w:rsidRDefault="00EB15EF" w14:paraId="735DA4F4" w14:textId="77777777">
                              <w:pPr>
                                <w:spacing w:after="160" w:line="259" w:lineRule="auto"/>
                                <w:ind w:left="0" w:firstLine="0"/>
                                <w:jc w:val="left"/>
                              </w:pPr>
                              <w:r>
                                <w:rPr>
                                  <w:w w:val="98"/>
                                </w:rPr>
                                <w:t>11</w:t>
                              </w:r>
                            </w:p>
                          </w:txbxContent>
                        </v:textbox>
                      </v:rect>
                      <v:rect id="Rectangle 49534" style="position:absolute;left:40223;top:4281;width:561;height:1504;visibility:visible;mso-wrap-style:square;v-text-anchor:top" o:spid="_x0000_s12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">
                        <v:textbox inset="0,0,0,0">
                          <w:txbxContent>
                            <w:p w:rsidR="00612B85" w:rsidRDefault="00EB15EF" w14:paraId="47337C0F" w14:textId="77777777">
                              <w:pPr>
                                <w:spacing w:after="160" w:line="259" w:lineRule="auto"/>
                                <w:ind w:left="0" w:firstLine="0"/>
                                <w:jc w:val="left"/>
                              </w:pPr>
                              <w:r>
                                <w:rPr>
                                  <w:w w:val="111"/>
                                </w:rPr>
                                <w:t>)</w:t>
                              </w:r>
                            </w:p>
                          </w:txbxContent>
                        </v:textbox>
                      </v:rect>
                      <v:shape id="Shape 4474" style="position:absolute;left:42690;top:2558;width:0;height:3036;visibility:visible;mso-wrap-style:square;v-text-anchor:top" coordsize="0,303657" o:spid="_x0000_s1229"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">
                        <v:stroke miterlimit="83231f" joinstyle="miter"/>
                        <v:path textboxrect="0,0,0,303657" arrowok="t"/>
                      </v:shape>
                      <v:rect id="Rectangle 4475" style="position:absolute;left:46777;top:2763;width:6080;height:1504;visibility:visible;mso-wrap-style:square;v-text-anchor:top" o:spid="_x0000_s12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">
                        <v:textbox inset="0,0,0,0">
                          <w:txbxContent>
                            <w:p w:rsidR="00612B85" w:rsidRDefault="00EB15EF" w14:paraId="4FB1BB41" w14:textId="77777777">
                              <w:pPr>
                                <w:spacing w:after="160" w:line="259" w:lineRule="auto"/>
                                <w:ind w:left="0" w:firstLine="0"/>
                                <w:jc w:val="left"/>
                              </w:pPr>
                              <w:r>
                                <w:rPr>
                                  <w:w w:val="102"/>
                                </w:rPr>
                                <w:t>Very</w:t>
                              </w:r>
                              <w:r>
                                <w:rPr>
                                  <w:spacing w:val="5"/>
                                  <w:w w:val="102"/>
                                </w:rPr>
                                <w:t xml:space="preserve"> </w:t>
                              </w:r>
                              <w:r>
                                <w:rPr>
                                  <w:w w:val="102"/>
                                </w:rPr>
                                <w:t>low</w:t>
                              </w:r>
                            </w:p>
                          </w:txbxContent>
                        </v:textbox>
                      </v:rect>
                      <v:rect id="Rectangle 49544" style="position:absolute;left:44840;top:4281;width:6419;height:1504;visibility:visible;mso-wrap-style:square;v-text-anchor:top" o:spid="_x0000_s12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">
                        <v:textbox inset="0,0,0,0">
                          <w:txbxContent>
                            <w:p w:rsidR="00612B85" w:rsidRDefault="00EB15EF" w14:paraId="4E7E245B" w14:textId="77777777">
                              <w:pPr>
                                <w:spacing w:after="160" w:line="259" w:lineRule="auto"/>
                                <w:ind w:left="0" w:firstLine="0"/>
                                <w:jc w:val="left"/>
                              </w:pPr>
                              <w:r>
                                <w:t>n</w:t>
                              </w:r>
                              <w:r>
                                <w:rPr>
                                  <w:spacing w:val="5"/>
                                </w:rPr>
                                <w:t xml:space="preserve"> </w:t>
                              </w:r>
                              <w:r>
                                <w:t>=</w:t>
                              </w:r>
                              <w:r>
                                <w:rPr>
                                  <w:spacing w:val="5"/>
                                </w:rPr>
                                <w:t xml:space="preserve"> </w:t>
                              </w:r>
                              <w:r>
                                <w:t>1195,</w:t>
                              </w:r>
                            </w:p>
                          </w:txbxContent>
                        </v:textbox>
                      </v:rect>
                      <v:rect id="Rectangle 49543" style="position:absolute;left:44419;top:4281;width:561;height:1504;visibility:visible;mso-wrap-style:square;v-text-anchor:top" o:spid="_x0000_s12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">
                        <v:textbox inset="0,0,0,0">
                          <w:txbxContent>
                            <w:p w:rsidR="00612B85" w:rsidRDefault="00EB15EF" w14:paraId="022AE418" w14:textId="77777777">
                              <w:pPr>
                                <w:spacing w:after="160" w:line="259" w:lineRule="auto"/>
                                <w:ind w:left="0" w:firstLine="0"/>
                                <w:jc w:val="left"/>
                              </w:pPr>
                              <w:r>
                                <w:rPr>
                                  <w:w w:val="111"/>
                                </w:rPr>
                                <w:t>(</w:t>
                              </w:r>
                            </w:p>
                          </w:txbxContent>
                        </v:textbox>
                      </v:rect>
                      <v:rect id="Rectangle 4477" style="position:absolute;left:49982;top:4190;width:1309;height:1588;visibility:visible;mso-wrap-style:square;v-text-anchor:top" o:spid="_x0000_s12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">
                        <v:textbox inset="0,0,0,0">
                          <w:txbxContent>
                            <w:p w:rsidR="00612B85" w:rsidRDefault="00EB15EF" w14:paraId="37248B1D" w14:textId="77777777">
                              <w:pPr>
                                <w:spacing w:after="160" w:line="259" w:lineRule="auto"/>
                                <w:ind w:left="0" w:firstLine="0"/>
                                <w:jc w:val="left"/>
                              </w:pPr>
                              <w:r>
                                <w:rPr>
                                  <w:i/>
                                  <w:w w:val="153"/>
                                </w:rPr>
                                <w:t>∼</w:t>
                              </w:r>
                            </w:p>
                          </w:txbxContent>
                        </v:textbox>
                      </v:rect>
                      <v:rect id="Rectangle 49537" style="position:absolute;left:53286;top:4281;width:560;height:1504;visibility:visible;mso-wrap-style:square;v-text-anchor:top" o:spid="_x0000_s12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">
                        <v:textbox inset="0,0,0,0">
                          <w:txbxContent>
                            <w:p w:rsidR="00612B85" w:rsidRDefault="00EB15EF" w14:paraId="42465816" w14:textId="77777777">
                              <w:pPr>
                                <w:spacing w:after="160" w:line="259" w:lineRule="auto"/>
                                <w:ind w:left="0" w:firstLine="0"/>
                                <w:jc w:val="left"/>
                              </w:pPr>
                              <w:r>
                                <w:rPr>
                                  <w:w w:val="111"/>
                                </w:rPr>
                                <w:t>)</w:t>
                              </w:r>
                            </w:p>
                          </w:txbxContent>
                        </v:textbox>
                      </v:rect>
                      <v:rect id="Rectangle 49538" style="position:absolute;left:52232;top:4281;width:1402;height:1504;visibility:visible;mso-wrap-style:square;v-text-anchor:top" o:spid="_x0000_s12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">
                        <v:textbox inset="0,0,0,0">
                          <w:txbxContent>
                            <w:p w:rsidR="00612B85" w:rsidRDefault="00EB15EF" w14:paraId="571B7812" w14:textId="77777777">
                              <w:pPr>
                                <w:spacing w:after="160" w:line="259" w:lineRule="auto"/>
                                <w:ind w:left="0" w:firstLine="0"/>
                                <w:jc w:val="left"/>
                              </w:pPr>
                              <w:r>
                                <w:rPr>
                                  <w:w w:val="117"/>
                                </w:rPr>
                                <w:t>%</w:t>
                              </w:r>
                            </w:p>
                          </w:txbxContent>
                        </v:textbox>
                      </v:rect>
                      <v:rect id="Rectangle 49536" style="position:absolute;left:50967;top:4281;width:1682;height:1504;visibility:visible;mso-wrap-style:square;v-text-anchor:top" o:spid="_x0000_s12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">
                        <v:textbox inset="0,0,0,0">
                          <w:txbxContent>
                            <w:p w:rsidR="00612B85" w:rsidRDefault="00EB15EF" w14:paraId="49D83C2D" w14:textId="77777777">
                              <w:pPr>
                                <w:spacing w:after="160" w:line="259" w:lineRule="auto"/>
                                <w:ind w:left="0" w:firstLine="0"/>
                                <w:jc w:val="left"/>
                              </w:pPr>
                              <w:r>
                                <w:rPr>
                                  <w:w w:val="98"/>
                                </w:rPr>
                                <w:t>82</w:t>
                              </w:r>
                            </w:p>
                          </w:txbxContent>
                        </v:textbox>
                      </v:rect>
                      <v:shape id="Shape 4479" style="position:absolute;left:55436;top:2558;width:0;height:3036;visibility:visible;mso-wrap-style:square;v-text-anchor:top" coordsize="0,303657" o:spid="_x0000_s1237"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">
                        <v:stroke miterlimit="83231f" joinstyle="miter"/>
                        <v:path textboxrect="0,0,0,303657" arrowok="t"/>
                      </v:shape>
                      <v:shape id="Shape 4480" style="position:absolute;top:5844;width:55461;height:0;visibility:visible;mso-wrap-style:square;v-text-anchor:top" coordsize="5546192,0" o:spid="_x0000_s1238" filled="f" strokeweight=".17569mm" path="m,l5546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">
                        <v:stroke miterlimit="83231f" joinstyle="miter"/>
                        <v:path textboxrect="0,0,5546192,0" arrowok="t"/>
                      </v:shape>
                      <v:rect id="Rectangle 7907" style="position:absolute;left:20461;top:6435;width:8273;height:1504;visibility:visible;mso-wrap-style:square;v-text-anchor:top" o:spid="_x0000_s12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">
                        <v:textbox inset="0,0,0,0">
                          <w:txbxContent>
                            <w:p w:rsidR="00612B85" w:rsidRDefault="00EB15EF" w14:paraId="3AF8B554" w14:textId="77777777">
                              <w:pPr>
                                <w:spacing w:after="160" w:line="259" w:lineRule="auto"/>
                                <w:ind w:left="0" w:firstLine="0"/>
                                <w:jc w:val="left"/>
                              </w:pPr>
                              <w:r>
                                <w:t>0.548</w:t>
                              </w:r>
                              <w:r>
                                <w:rPr>
                                  <w:spacing w:val="5"/>
                                </w:rPr>
                                <w:t xml:space="preserve"> </w:t>
                              </w:r>
                              <w:r>
                                <w:t>(0.18)</w:t>
                              </w:r>
                            </w:p>
                          </w:txbxContent>
                        </v:textbox>
                      </v:rect>
                      <v:rect id="Rectangle 7906" style="position:absolute;left:759;top:6435;width:18738;height:1504;visibility:visible;mso-wrap-style:square;v-text-anchor:top" o:spid="_x0000_s12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">
                        <v:textbox inset="0,0,0,0">
                          <w:txbxContent>
                            <w:p w:rsidRPr="000E30DB" w:rsidR="00612B85" w:rsidRDefault="00EB15EF" w14:paraId="5E21DF3A" w14:textId="77777777">
                              <w:pPr>
                                <w:spacing w:after="160" w:line="259" w:lineRule="auto"/>
                                <w:ind w:left="0" w:firstLine="0"/>
                                <w:jc w:val="left"/>
                                <w:rPr>
                                  <w:lang w:val="en-US"/>
                                </w:rPr>
                              </w:pPr>
                              <w:r w:rsidRPr="000E30DB">
                                <w:rPr>
                                  <w:w w:val="102"/>
                                  <w:lang w:val="en-US"/>
                                </w:rPr>
                                <w:t>Mean</w:t>
                              </w:r>
                              <w:r w:rsidRPr="000E30DB">
                                <w:rPr>
                                  <w:spacing w:val="5"/>
                                  <w:w w:val="102"/>
                                  <w:lang w:val="en-US"/>
                                </w:rPr>
                                <w:t xml:space="preserve"> </w:t>
                              </w:r>
                              <w:r w:rsidRPr="000E30DB">
                                <w:rPr>
                                  <w:w w:val="102"/>
                                  <w:lang w:val="en-US"/>
                                </w:rPr>
                                <w:t>Bi-feature</w:t>
                              </w:r>
                              <w:r w:rsidRPr="000E30DB">
                                <w:rPr>
                                  <w:spacing w:val="5"/>
                                  <w:w w:val="102"/>
                                  <w:lang w:val="en-US"/>
                                </w:rPr>
                                <w:t xml:space="preserve"> </w:t>
                              </w:r>
                              <w:r w:rsidRPr="000E30DB">
                                <w:rPr>
                                  <w:w w:val="102"/>
                                  <w:lang w:val="en-US"/>
                                </w:rPr>
                                <w:t>score</w:t>
                              </w:r>
                              <w:r w:rsidRPr="000E30DB">
                                <w:rPr>
                                  <w:spacing w:val="5"/>
                                  <w:w w:val="102"/>
                                  <w:lang w:val="en-US"/>
                                </w:rPr>
                                <w:t xml:space="preserve"> </w:t>
                              </w:r>
                              <w:r w:rsidRPr="000E30DB">
                                <w:rPr>
                                  <w:w w:val="102"/>
                                  <w:lang w:val="en-US"/>
                                </w:rPr>
                                <w:t>(SD)</w:t>
                              </w:r>
                            </w:p>
                          </w:txbxContent>
                        </v:textbox>
                      </v:rect>
                      <v:shape id="Shape 4482" style="position:absolute;left:29944;top:6230;width:0;height:1518;visibility:visible;mso-wrap-style:square;v-text-anchor:top" coordsize="0,151829" o:spid="_x0000_s1241"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">
                        <v:stroke miterlimit="83231f" joinstyle="miter"/>
                        <v:path textboxrect="0,0,0,151829" arrowok="t"/>
                      </v:shape>
                      <v:rect id="Rectangle 4483" style="position:absolute;left:33523;top:6435;width:7432;height:1504;visibility:visible;mso-wrap-style:square;v-text-anchor:top" o:spid="_x0000_s12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">
                        <v:textbox inset="0,0,0,0">
                          <w:txbxContent>
                            <w:p w:rsidR="00612B85" w:rsidRDefault="00EB15EF" w14:paraId="5E9E459A" w14:textId="77777777">
                              <w:pPr>
                                <w:spacing w:after="160" w:line="259" w:lineRule="auto"/>
                                <w:ind w:left="0" w:firstLine="0"/>
                                <w:jc w:val="left"/>
                              </w:pPr>
                              <w:r>
                                <w:t>0.47</w:t>
                              </w:r>
                              <w:r>
                                <w:rPr>
                                  <w:spacing w:val="5"/>
                                </w:rPr>
                                <w:t xml:space="preserve"> </w:t>
                              </w:r>
                              <w:r>
                                <w:t>(0.19)</w:t>
                              </w:r>
                            </w:p>
                          </w:txbxContent>
                        </v:textbox>
                      </v:rect>
                      <v:shape id="Shape 4484" style="position:absolute;left:42690;top:6230;width:0;height:1518;visibility:visible;mso-wrap-style:square;v-text-anchor:top" coordsize="0,151829" o:spid="_x0000_s1243"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">
                        <v:stroke miterlimit="83231f" joinstyle="miter"/>
                        <v:path textboxrect="0,0,0,151829" arrowok="t"/>
                      </v:shape>
                      <v:rect id="Rectangle 4485" style="position:absolute;left:46269;top:6435;width:7432;height:1504;visibility:visible;mso-wrap-style:square;v-text-anchor:top" o:spid="_x0000_s12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">
                        <v:textbox inset="0,0,0,0">
                          <w:txbxContent>
                            <w:p w:rsidR="00612B85" w:rsidRDefault="00EB15EF" w14:paraId="3B2C7E21" w14:textId="77777777">
                              <w:pPr>
                                <w:spacing w:after="160" w:line="259" w:lineRule="auto"/>
                                <w:ind w:left="0" w:firstLine="0"/>
                                <w:jc w:val="left"/>
                              </w:pPr>
                              <w:r>
                                <w:t>0.34</w:t>
                              </w:r>
                              <w:r>
                                <w:rPr>
                                  <w:spacing w:val="5"/>
                                </w:rPr>
                                <w:t xml:space="preserve"> </w:t>
                              </w:r>
                              <w:r>
                                <w:t>(0.19)</w:t>
                              </w:r>
                            </w:p>
                          </w:txbxContent>
                        </v:textbox>
                      </v:rect>
                      <v:shape id="Shape 4486" style="position:absolute;left:55436;top:6230;width:0;height:1518;visibility:visible;mso-wrap-style:square;v-text-anchor:top" coordsize="0,151829" o:spid="_x0000_s1245"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">
                        <v:stroke miterlimit="83231f" joinstyle="miter"/>
                        <v:path textboxrect="0,0,0,151829" arrowok="t"/>
                      </v:shape>
                      <v:rect id="Rectangle 7908" style="position:absolute;left:759;top:7953;width:20888;height:1504;visibility:visible;mso-wrap-style:square;v-text-anchor:top" o:spid="_x0000_s12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">
                        <v:textbox inset="0,0,0,0">
                          <w:txbxContent>
                            <w:p w:rsidRPr="000E30DB" w:rsidR="00612B85" w:rsidRDefault="00EB15EF" w14:paraId="0B84397A" w14:textId="77777777">
                              <w:pPr>
                                <w:spacing w:after="160" w:line="259" w:lineRule="auto"/>
                                <w:ind w:left="0" w:firstLine="0"/>
                                <w:jc w:val="left"/>
                                <w:rPr>
                                  <w:lang w:val="en-US"/>
                                </w:rPr>
                              </w:pPr>
                              <w:r w:rsidRPr="000E30DB">
                                <w:rPr>
                                  <w:lang w:val="en-US"/>
                                </w:rPr>
                                <w:t>Mean</w:t>
                              </w:r>
                              <w:r w:rsidRPr="000E30DB">
                                <w:rPr>
                                  <w:spacing w:val="5"/>
                                  <w:lang w:val="en-US"/>
                                </w:rPr>
                                <w:t xml:space="preserve"> </w:t>
                              </w:r>
                              <w:r w:rsidRPr="000E30DB">
                                <w:rPr>
                                  <w:lang w:val="en-US"/>
                                </w:rPr>
                                <w:t>Multi-feature</w:t>
                              </w:r>
                              <w:r w:rsidRPr="000E30DB">
                                <w:rPr>
                                  <w:spacing w:val="5"/>
                                  <w:lang w:val="en-US"/>
                                </w:rPr>
                                <w:t xml:space="preserve"> </w:t>
                              </w:r>
                              <w:r w:rsidRPr="000E30DB">
                                <w:rPr>
                                  <w:lang w:val="en-US"/>
                                </w:rPr>
                                <w:t>score</w:t>
                              </w:r>
                              <w:r w:rsidRPr="000E30DB">
                                <w:rPr>
                                  <w:spacing w:val="5"/>
                                  <w:lang w:val="en-US"/>
                                </w:rPr>
                                <w:t xml:space="preserve"> </w:t>
                              </w:r>
                              <w:r w:rsidRPr="000E30DB">
                                <w:rPr>
                                  <w:lang w:val="en-US"/>
                                </w:rPr>
                                <w:t>(SD)</w:t>
                              </w:r>
                            </w:p>
                          </w:txbxContent>
                        </v:textbox>
                      </v:rect>
                      <v:rect id="Rectangle 7914" style="position:absolute;left:20778;top:7953;width:7431;height:1504;visibility:visible;mso-wrap-style:square;v-text-anchor:top" o:spid="_x0000_s12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">
                        <v:textbox inset="0,0,0,0">
                          <w:txbxContent>
                            <w:p w:rsidR="00612B85" w:rsidRDefault="00EB15EF" w14:paraId="509F176E" w14:textId="77777777">
                              <w:pPr>
                                <w:spacing w:after="160" w:line="259" w:lineRule="auto"/>
                                <w:ind w:left="0" w:firstLine="0"/>
                                <w:jc w:val="left"/>
                              </w:pPr>
                              <w:r>
                                <w:t>0.59</w:t>
                              </w:r>
                              <w:r>
                                <w:rPr>
                                  <w:spacing w:val="5"/>
                                </w:rPr>
                                <w:t xml:space="preserve"> </w:t>
                              </w:r>
                              <w:r>
                                <w:t>(0.15)</w:t>
                              </w:r>
                            </w:p>
                          </w:txbxContent>
                        </v:textbox>
                      </v:rect>
                      <v:shape id="Shape 4488" style="position:absolute;left:29944;top:7748;width:0;height:1518;visibility:visible;mso-wrap-style:square;v-text-anchor:top" coordsize="0,151829" o:spid="_x0000_s1248"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">
                        <v:stroke miterlimit="83231f" joinstyle="miter"/>
                        <v:path textboxrect="0,0,0,151829" arrowok="t"/>
                      </v:shape>
                      <v:rect id="Rectangle 4489" style="position:absolute;left:33523;top:7953;width:7432;height:1504;visibility:visible;mso-wrap-style:square;v-text-anchor:top" o:spid="_x0000_s12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">
                        <v:textbox inset="0,0,0,0">
                          <w:txbxContent>
                            <w:p w:rsidR="00612B85" w:rsidRDefault="00EB15EF" w14:paraId="67B3442B" w14:textId="77777777">
                              <w:pPr>
                                <w:spacing w:after="160" w:line="259" w:lineRule="auto"/>
                                <w:ind w:left="0" w:firstLine="0"/>
                                <w:jc w:val="left"/>
                              </w:pPr>
                              <w:r>
                                <w:t>0.58</w:t>
                              </w:r>
                              <w:r>
                                <w:rPr>
                                  <w:spacing w:val="5"/>
                                </w:rPr>
                                <w:t xml:space="preserve"> </w:t>
                              </w:r>
                              <w:r>
                                <w:t>(0.13)</w:t>
                              </w:r>
                            </w:p>
                          </w:txbxContent>
                        </v:textbox>
                      </v:rect>
                      <v:shape id="Shape 4490" style="position:absolute;left:42690;top:7748;width:0;height:1518;visibility:visible;mso-wrap-style:square;v-text-anchor:top" coordsize="0,151829" o:spid="_x0000_s1250"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">
                        <v:stroke miterlimit="83231f" joinstyle="miter"/>
                        <v:path textboxrect="0,0,0,151829" arrowok="t"/>
                      </v:shape>
                      <v:rect id="Rectangle 4491" style="position:absolute;left:46269;top:7953;width:7432;height:1504;visibility:visible;mso-wrap-style:square;v-text-anchor:top" o:spid="_x0000_s12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">
                        <v:textbox inset="0,0,0,0">
                          <w:txbxContent>
                            <w:p w:rsidR="00612B85" w:rsidRDefault="00EB15EF" w14:paraId="088C4DBD" w14:textId="77777777">
                              <w:pPr>
                                <w:spacing w:after="160" w:line="259" w:lineRule="auto"/>
                                <w:ind w:left="0" w:firstLine="0"/>
                                <w:jc w:val="left"/>
                              </w:pPr>
                              <w:r>
                                <w:t>0.57</w:t>
                              </w:r>
                              <w:r>
                                <w:rPr>
                                  <w:spacing w:val="5"/>
                                </w:rPr>
                                <w:t xml:space="preserve"> </w:t>
                              </w:r>
                              <w:r>
                                <w:t>(0.14)</w:t>
                              </w:r>
                            </w:p>
                          </w:txbxContent>
                        </v:textbox>
                      </v:rect>
                      <v:shape id="Shape 4492" style="position:absolute;left:55436;top:7748;width:0;height:1518;visibility:visible;mso-wrap-style:square;v-text-anchor:top" coordsize="0,151829" o:spid="_x0000_s1252"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">
                        <v:stroke miterlimit="83231f" joinstyle="miter"/>
                        <v:path textboxrect="0,0,0,151829" arrowok="t"/>
                      </v:shape>
                      <v:rect id="Rectangle 7937" style="position:absolute;left:20724;top:9471;width:7571;height:1505;visibility:visible;mso-wrap-style:square;v-text-anchor:top" o:spid="_x0000_s12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">
                        <v:textbox inset="0,0,0,0">
                          <w:txbxContent>
                            <w:p w:rsidR="00612B85" w:rsidRDefault="00EB15EF" w14:paraId="4C63FDCC" w14:textId="77777777">
                              <w:pPr>
                                <w:spacing w:after="160" w:line="259" w:lineRule="auto"/>
                                <w:ind w:left="0" w:firstLine="0"/>
                                <w:jc w:val="left"/>
                              </w:pPr>
                              <w:r>
                                <w:rPr>
                                  <w:w w:val="104"/>
                                </w:rPr>
                                <w:t>39</w:t>
                              </w:r>
                              <w:r>
                                <w:rPr>
                                  <w:spacing w:val="5"/>
                                  <w:w w:val="104"/>
                                </w:rPr>
                                <w:t xml:space="preserve"> </w:t>
                              </w:r>
                              <w:r>
                                <w:rPr>
                                  <w:w w:val="104"/>
                                </w:rPr>
                                <w:t>(24.5%)</w:t>
                              </w:r>
                            </w:p>
                          </w:txbxContent>
                        </v:textbox>
                      </v:rect>
                      <v:rect id="Rectangle 7932" style="position:absolute;left:759;top:9471;width:15375;height:1505;visibility:visible;mso-wrap-style:square;v-text-anchor:top" o:spid="_x0000_s12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">
                        <v:textbox inset="0,0,0,0">
                          <w:txbxContent>
                            <w:p w:rsidR="00612B85" w:rsidRDefault="00EB15EF" w14:paraId="4D612015" w14:textId="77777777">
                              <w:pPr>
                                <w:spacing w:after="160" w:line="259" w:lineRule="auto"/>
                                <w:ind w:left="0" w:firstLine="0"/>
                                <w:jc w:val="left"/>
                              </w:pPr>
                              <w:r>
                                <w:rPr>
                                  <w:w w:val="103"/>
                                </w:rPr>
                                <w:t>Anchor</w:t>
                              </w:r>
                              <w:r>
                                <w:rPr>
                                  <w:spacing w:val="5"/>
                                  <w:w w:val="103"/>
                                </w:rPr>
                                <w:t xml:space="preserve"> </w:t>
                              </w:r>
                              <w:r>
                                <w:rPr>
                                  <w:w w:val="103"/>
                                </w:rPr>
                                <w:t>is</w:t>
                              </w:r>
                              <w:r>
                                <w:rPr>
                                  <w:spacing w:val="5"/>
                                  <w:w w:val="103"/>
                                </w:rPr>
                                <w:t xml:space="preserve"> </w:t>
                              </w:r>
                              <w:r>
                                <w:rPr>
                                  <w:w w:val="103"/>
                                </w:rPr>
                                <w:t>intact,</w:t>
                              </w:r>
                              <w:r>
                                <w:rPr>
                                  <w:spacing w:val="5"/>
                                  <w:w w:val="103"/>
                                </w:rPr>
                                <w:t xml:space="preserve"> </w:t>
                              </w:r>
                              <w:r>
                                <w:rPr>
                                  <w:w w:val="103"/>
                                </w:rPr>
                                <w:t>n</w:t>
                              </w:r>
                              <w:r>
                                <w:rPr>
                                  <w:spacing w:val="5"/>
                                  <w:w w:val="103"/>
                                </w:rPr>
                                <w:t xml:space="preserve"> </w:t>
                              </w:r>
                              <w:r>
                                <w:rPr>
                                  <w:w w:val="103"/>
                                </w:rPr>
                                <w:t>(%)</w:t>
                              </w:r>
                            </w:p>
                          </w:txbxContent>
                        </v:textbox>
                      </v:rect>
                      <v:shape id="Shape 4494" style="position:absolute;left:29944;top:9266;width:0;height:1519;visibility:visible;mso-wrap-style:square;v-text-anchor:top" coordsize="0,151829" o:spid="_x0000_s1255"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">
                        <v:stroke miterlimit="83231f" joinstyle="miter"/>
                        <v:path textboxrect="0,0,0,151829" arrowok="t"/>
                      </v:shape>
                      <v:rect id="Rectangle 4495" style="position:absolute;left:33471;top:9471;width:7571;height:1505;visibility:visible;mso-wrap-style:square;v-text-anchor:top" o:spid="_x0000_s12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">
                        <v:textbox inset="0,0,0,0">
                          <w:txbxContent>
                            <w:p w:rsidR="00612B85" w:rsidRDefault="00EB15EF" w14:paraId="461313B5" w14:textId="77777777">
                              <w:pPr>
                                <w:spacing w:after="160" w:line="259" w:lineRule="auto"/>
                                <w:ind w:left="0" w:firstLine="0"/>
                                <w:jc w:val="left"/>
                              </w:pPr>
                              <w:r>
                                <w:rPr>
                                  <w:w w:val="104"/>
                                </w:rPr>
                                <w:t>26</w:t>
                              </w:r>
                              <w:r>
                                <w:rPr>
                                  <w:spacing w:val="5"/>
                                  <w:w w:val="104"/>
                                </w:rPr>
                                <w:t xml:space="preserve"> </w:t>
                              </w:r>
                              <w:r>
                                <w:rPr>
                                  <w:w w:val="104"/>
                                </w:rPr>
                                <w:t>(26.3%)</w:t>
                              </w:r>
                            </w:p>
                          </w:txbxContent>
                        </v:textbox>
                      </v:rect>
                      <v:shape id="Shape 4496" style="position:absolute;left:42690;top:9266;width:0;height:1519;visibility:visible;mso-wrap-style:square;v-text-anchor:top" coordsize="0,151829" o:spid="_x0000_s1257"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">
                        <v:stroke miterlimit="83231f" joinstyle="miter"/>
                        <v:path textboxrect="0,0,0,151829" arrowok="t"/>
                      </v:shape>
                      <v:rect id="Rectangle 4497" style="position:absolute;left:45901;top:9471;width:8412;height:1505;visibility:visible;mso-wrap-style:square;v-text-anchor:top" o:spid="_x0000_s12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">
                        <v:textbox inset="0,0,0,0">
                          <w:txbxContent>
                            <w:p w:rsidR="00612B85" w:rsidRDefault="00EB15EF" w14:paraId="077A9A2A" w14:textId="77777777">
                              <w:pPr>
                                <w:spacing w:after="160" w:line="259" w:lineRule="auto"/>
                                <w:ind w:left="0" w:firstLine="0"/>
                                <w:jc w:val="left"/>
                              </w:pPr>
                              <w:r>
                                <w:rPr>
                                  <w:w w:val="103"/>
                                </w:rPr>
                                <w:t>200</w:t>
                              </w:r>
                              <w:r>
                                <w:rPr>
                                  <w:spacing w:val="5"/>
                                  <w:w w:val="103"/>
                                </w:rPr>
                                <w:t xml:space="preserve"> </w:t>
                              </w:r>
                              <w:r>
                                <w:rPr>
                                  <w:w w:val="103"/>
                                </w:rPr>
                                <w:t>(16.7%)</w:t>
                              </w:r>
                            </w:p>
                          </w:txbxContent>
                        </v:textbox>
                      </v:rect>
                      <v:shape id="Shape 4498" style="position:absolute;left:55436;top:9266;width:0;height:1519;visibility:visible;mso-wrap-style:square;v-text-anchor:top" coordsize="0,151829" o:spid="_x0000_s1259"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">
                        <v:stroke miterlimit="83231f" joinstyle="miter"/>
                        <v:path textboxrect="0,0,0,151829" arrowok="t"/>
                      </v:shape>
                      <v:shape id="Shape 4499" style="position:absolute;top:11034;width:55461;height:0;visibility:visible;mso-wrap-style:square;v-text-anchor:top" coordsize="5546192,0" o:spid="_x0000_s1260" filled="f" strokeweight=".17569mm" path="m,l5546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">
                        <v:stroke miterlimit="83231f" joinstyle="miter"/>
                        <v:path textboxrect="0,0,5546192,0" arrowok="t"/>
                      </v:shape>
                      <v:rect id="Rectangle 4500" style="position:absolute;left:759;top:11610;width:32757;height:1512;visibility:visible;mso-wrap-style:square;v-text-anchor:top" o:spid="_x0000_s12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">
                        <v:textbox inset="0,0,0,0">
                          <w:txbxContent>
                            <w:p w:rsidRPr="000E30DB" w:rsidR="00612B85" w:rsidRDefault="00EB15EF" w14:paraId="1B6E0807" w14:textId="3914539C">
                              <w:pPr>
                                <w:spacing w:after="160" w:line="259" w:lineRule="auto"/>
                                <w:ind w:left="0" w:firstLine="0"/>
                                <w:jc w:val="left"/>
                                <w:rPr>
                                  <w:lang w:val="en-US"/>
                                </w:rPr>
                              </w:pPr>
                              <w:r w:rsidRPr="000E30DB">
                                <w:rPr>
                                  <w:w w:val="107"/>
                                  <w:lang w:val="en-US"/>
                                </w:rPr>
                                <w:t>MAGE</w:t>
                              </w:r>
                              <w:ins w:author="Guenter Roth" w:date="2025-12-07T12:08:00Z" w16du:dateUtc="2025-12-07T11:08:00Z" w:id="59">
                                <w:r w:rsidR="000153D2">
                                  <w:rPr>
                                    <w:w w:val="107"/>
                                    <w:lang w:val="en-US"/>
                                  </w:rPr>
                                  <w:t>-</w:t>
                                </w:r>
                              </w:ins>
                              <w:r w:rsidRPr="000E30DB">
                                <w:rPr>
                                  <w:w w:val="107"/>
                                  <w:lang w:val="en-US"/>
                                </w:rPr>
                                <w:t>A3</w:t>
                              </w:r>
                              <w:r w:rsidRPr="000E30DB">
                                <w:rPr>
                                  <w:spacing w:val="5"/>
                                  <w:w w:val="107"/>
                                  <w:lang w:val="en-US"/>
                                </w:rPr>
                                <w:t xml:space="preserve"> </w:t>
                              </w:r>
                              <w:r w:rsidRPr="000E30DB">
                                <w:rPr>
                                  <w:w w:val="107"/>
                                  <w:lang w:val="en-US"/>
                                </w:rPr>
                                <w:t>known</w:t>
                              </w:r>
                              <w:r w:rsidRPr="000E30DB">
                                <w:rPr>
                                  <w:spacing w:val="5"/>
                                  <w:w w:val="107"/>
                                  <w:lang w:val="en-US"/>
                                </w:rPr>
                                <w:t xml:space="preserve"> </w:t>
                              </w:r>
                              <w:r w:rsidRPr="000E30DB">
                                <w:rPr>
                                  <w:w w:val="107"/>
                                  <w:lang w:val="en-US"/>
                                </w:rPr>
                                <w:t>peptides/off-targets</w:t>
                              </w:r>
                              <w:r w:rsidRPr="000E30DB">
                                <w:rPr>
                                  <w:spacing w:val="5"/>
                                  <w:w w:val="107"/>
                                  <w:lang w:val="en-US"/>
                                </w:rPr>
                                <w:t xml:space="preserve"> </w:t>
                              </w:r>
                              <w:r w:rsidRPr="000E30DB">
                                <w:rPr>
                                  <w:w w:val="107"/>
                                  <w:lang w:val="en-US"/>
                                </w:rPr>
                                <w:t>(n</w:t>
                              </w:r>
                              <w:r w:rsidRPr="000E30DB">
                                <w:rPr>
                                  <w:spacing w:val="5"/>
                                  <w:w w:val="107"/>
                                  <w:lang w:val="en-US"/>
                                </w:rPr>
                                <w:t xml:space="preserve"> </w:t>
                              </w:r>
                              <w:r w:rsidRPr="000E30DB">
                                <w:rPr>
                                  <w:w w:val="107"/>
                                  <w:lang w:val="en-US"/>
                                </w:rPr>
                                <w:t>=</w:t>
                              </w:r>
                              <w:r w:rsidRPr="000E30DB">
                                <w:rPr>
                                  <w:spacing w:val="5"/>
                                  <w:w w:val="107"/>
                                  <w:lang w:val="en-US"/>
                                </w:rPr>
                                <w:t xml:space="preserve"> </w:t>
                              </w:r>
                              <w:r w:rsidRPr="000E30DB">
                                <w:rPr>
                                  <w:w w:val="107"/>
                                  <w:lang w:val="en-US"/>
                                </w:rPr>
                                <w:t>18)</w:t>
                              </w:r>
                            </w:p>
                          </w:txbxContent>
                        </v:textbox>
                      </v:rect>
                      <v:shape id="Shape 4501" style="position:absolute;top:13188;width:55461;height:0;visibility:visible;mso-wrap-style:square;v-text-anchor:top" coordsize="5546192,0" o:spid="_x0000_s1262" filled="f" strokeweight=".17569mm" path="m,l5546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">
                        <v:stroke miterlimit="83231f" joinstyle="miter"/>
                        <v:path textboxrect="0,0,5546192,0" arrowok="t"/>
                      </v:shape>
                      <v:shape id="Shape 4502" style="position:absolute;left:25;top:13573;width:0;height:3037;visibility:visible;mso-wrap-style:square;v-text-anchor:top" coordsize="0,303657" o:spid="_x0000_s1263"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">
                        <v:stroke miterlimit="83231f" joinstyle="miter"/>
                        <v:path textboxrect="0,0,0,303657" arrowok="t"/>
                      </v:shape>
                      <v:rect id="Rectangle 4503" style="position:absolute;left:809;top:14550;width:6822;height:1505;visibility:visible;mso-wrap-style:square;v-text-anchor:top" o:spid="_x0000_s12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">
                        <v:textbox inset="0,0,0,0">
                          <w:txbxContent>
                            <w:p w:rsidR="00612B85" w:rsidRDefault="00EB15EF" w14:paraId="4B209DBE" w14:textId="77777777">
                              <w:pPr>
                                <w:spacing w:after="160" w:line="259" w:lineRule="auto"/>
                                <w:ind w:left="0" w:firstLine="0"/>
                                <w:jc w:val="left"/>
                              </w:pPr>
                              <w:r>
                                <w:rPr>
                                  <w:w w:val="101"/>
                                </w:rPr>
                                <w:t>Bi-feature</w:t>
                              </w:r>
                            </w:p>
                          </w:txbxContent>
                        </v:textbox>
                      </v:rect>
                      <v:shape id="Shape 4504" style="position:absolute;left:6723;top:13573;width:0;height:3037;visibility:visible;mso-wrap-style:square;v-text-anchor:top" coordsize="0,303657" o:spid="_x0000_s1265"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">
                        <v:stroke miterlimit="83231f" joinstyle="miter"/>
                        <v:path textboxrect="0,0,0,303657" arrowok="t"/>
                      </v:shape>
                      <v:rect id="Rectangle 4505" style="position:absolute;left:7507;top:14550;width:8973;height:1505;visibility:visible;mso-wrap-style:square;v-text-anchor:top" o:spid="_x0000_s12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">
                        <v:textbox inset="0,0,0,0">
                          <w:txbxContent>
                            <w:p w:rsidR="00612B85" w:rsidRDefault="00EB15EF" w14:paraId="5B00F629" w14:textId="77777777">
                              <w:pPr>
                                <w:spacing w:after="160" w:line="259" w:lineRule="auto"/>
                                <w:ind w:left="0" w:firstLine="0"/>
                                <w:jc w:val="left"/>
                              </w:pPr>
                              <w:r>
                                <w:rPr>
                                  <w:w w:val="98"/>
                                </w:rPr>
                                <w:t>Multi-feature</w:t>
                              </w:r>
                            </w:p>
                          </w:txbxContent>
                        </v:textbox>
                      </v:rect>
                      <v:shape id="Shape 4506" style="position:absolute;left:17198;top:13573;width:0;height:3037;visibility:visible;mso-wrap-style:square;v-text-anchor:top" coordsize="0,303657" o:spid="_x0000_s1267"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">
                        <v:stroke miterlimit="83231f" joinstyle="miter"/>
                        <v:path textboxrect="0,0,0,303657" arrowok="t"/>
                      </v:shape>
                      <v:rect id="Rectangle 4507" style="position:absolute;left:21809;top:13778;width:4688;height:1505;visibility:visible;mso-wrap-style:square;v-text-anchor:top" o:spid="_x0000_s12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">
                        <v:textbox inset="0,0,0,0">
                          <w:txbxContent>
                            <w:p w:rsidR="00612B85" w:rsidRDefault="00EB15EF" w14:paraId="04238906" w14:textId="77777777">
                              <w:pPr>
                                <w:spacing w:after="160" w:line="259" w:lineRule="auto"/>
                                <w:ind w:left="0" w:firstLine="0"/>
                                <w:jc w:val="left"/>
                              </w:pPr>
                              <w:r>
                                <w:rPr>
                                  <w:spacing w:val="50"/>
                                  <w:w w:val="106"/>
                                </w:rPr>
                                <w:t>N=10</w:t>
                              </w:r>
                            </w:p>
                          </w:txbxContent>
                        </v:textbox>
                      </v:rect>
                      <v:rect id="Rectangle 49546" style="position:absolute;left:28738;top:15297;width:561;height:1504;visibility:visible;mso-wrap-style:square;v-text-anchor:top" o:spid="_x0000_s12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">
                        <v:textbox inset="0,0,0,0">
                          <w:txbxContent>
                            <w:p w:rsidR="00612B85" w:rsidRDefault="00EB15EF" w14:paraId="66F6B82B" w14:textId="77777777">
                              <w:pPr>
                                <w:spacing w:after="160" w:line="259" w:lineRule="auto"/>
                                <w:ind w:left="0" w:firstLine="0"/>
                                <w:jc w:val="left"/>
                              </w:pPr>
                              <w:r>
                                <w:rPr>
                                  <w:w w:val="111"/>
                                </w:rPr>
                                <w:t>)</w:t>
                              </w:r>
                            </w:p>
                          </w:txbxContent>
                        </v:textbox>
                      </v:rect>
                      <v:rect id="Rectangle 49545" style="position:absolute;left:17982;top:15297;width:561;height:1504;visibility:visible;mso-wrap-style:square;v-text-anchor:top" o:spid="_x0000_s12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">
                        <v:textbox inset="0,0,0,0">
                          <w:txbxContent>
                            <w:p w:rsidR="00612B85" w:rsidRDefault="00EB15EF" w14:paraId="653C7132" w14:textId="77777777">
                              <w:pPr>
                                <w:spacing w:after="160" w:line="259" w:lineRule="auto"/>
                                <w:ind w:left="0" w:firstLine="0"/>
                                <w:jc w:val="left"/>
                              </w:pPr>
                              <w:r>
                                <w:rPr>
                                  <w:w w:val="111"/>
                                </w:rPr>
                                <w:t>(</w:t>
                              </w:r>
                            </w:p>
                          </w:txbxContent>
                        </v:textbox>
                      </v:rect>
                      <v:rect id="Rectangle 49547" style="position:absolute;left:18404;top:15297;width:13745;height:1504;visibility:visible;mso-wrap-style:square;v-text-anchor:top" o:spid="_x0000_s12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">
                        <v:textbox inset="0,0,0,0">
                          <w:txbxContent>
                            <w:p w:rsidR="00612B85" w:rsidRDefault="00EB15EF" w14:paraId="75378FC3" w14:textId="77777777">
                              <w:pPr>
                                <w:spacing w:after="160" w:line="259" w:lineRule="auto"/>
                                <w:ind w:left="0" w:firstLine="0"/>
                                <w:jc w:val="left"/>
                              </w:pPr>
                              <w:r>
                                <w:t>validated</w:t>
                              </w:r>
                              <w:r>
                                <w:rPr>
                                  <w:spacing w:val="5"/>
                                </w:rPr>
                                <w:t xml:space="preserve"> </w:t>
                              </w:r>
                              <w:r>
                                <w:t>binders,</w:t>
                              </w:r>
                              <w:r>
                                <w:rPr>
                                  <w:spacing w:val="5"/>
                                </w:rPr>
                                <w:t xml:space="preserve"> </w:t>
                              </w:r>
                              <w:r>
                                <w:t>%</w:t>
                              </w:r>
                            </w:p>
                          </w:txbxContent>
                        </v:textbox>
                      </v:rect>
                      <v:shape id="Shape 4509" style="position:absolute;left:29944;top:13573;width:0;height:3037;visibility:visible;mso-wrap-style:square;v-text-anchor:top" coordsize="0,303657" o:spid="_x0000_s1272"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">
                        <v:stroke miterlimit="83231f" joinstyle="miter"/>
                        <v:path textboxrect="0,0,0,303657" arrowok="t"/>
                      </v:shape>
                      <v:rect id="Rectangle 4510" style="position:absolute;left:34871;top:13778;width:3847;height:1505;visibility:visible;mso-wrap-style:square;v-text-anchor:top" o:spid="_x0000_s12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">
                        <v:textbox inset="0,0,0,0">
                          <w:txbxContent>
                            <w:p w:rsidR="00612B85" w:rsidRDefault="00EB15EF" w14:paraId="0FB180DF" w14:textId="77777777">
                              <w:pPr>
                                <w:spacing w:after="160" w:line="259" w:lineRule="auto"/>
                                <w:ind w:left="0" w:firstLine="0"/>
                                <w:jc w:val="left"/>
                              </w:pPr>
                              <w:r>
                                <w:rPr>
                                  <w:spacing w:val="50"/>
                                  <w:w w:val="108"/>
                                </w:rPr>
                                <w:t>N=3</w:t>
                              </w:r>
                            </w:p>
                          </w:txbxContent>
                        </v:textbox>
                      </v:rect>
                      <v:rect id="Rectangle 49549" style="position:absolute;left:41484;top:15297;width:561;height:1504;visibility:visible;mso-wrap-style:square;v-text-anchor:top" o:spid="_x0000_s12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">
                        <v:textbox inset="0,0,0,0">
                          <w:txbxContent>
                            <w:p w:rsidR="00612B85" w:rsidRDefault="00EB15EF" w14:paraId="6FCB2152" w14:textId="77777777">
                              <w:pPr>
                                <w:spacing w:after="160" w:line="259" w:lineRule="auto"/>
                                <w:ind w:left="0" w:firstLine="0"/>
                                <w:jc w:val="left"/>
                              </w:pPr>
                              <w:r>
                                <w:rPr>
                                  <w:w w:val="111"/>
                                </w:rPr>
                                <w:t>)</w:t>
                              </w:r>
                            </w:p>
                          </w:txbxContent>
                        </v:textbox>
                      </v:rect>
                      <v:rect id="Rectangle 49550" style="position:absolute;left:31150;top:15297;width:13745;height:1504;visibility:visible;mso-wrap-style:square;v-text-anchor:top" o:spid="_x0000_s12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">
                        <v:textbox inset="0,0,0,0">
                          <w:txbxContent>
                            <w:p w:rsidR="00612B85" w:rsidRDefault="00EB15EF" w14:paraId="4F3F4BE7" w14:textId="77777777">
                              <w:pPr>
                                <w:spacing w:after="160" w:line="259" w:lineRule="auto"/>
                                <w:ind w:left="0" w:firstLine="0"/>
                                <w:jc w:val="left"/>
                              </w:pPr>
                              <w:r>
                                <w:t>validated</w:t>
                              </w:r>
                              <w:r>
                                <w:rPr>
                                  <w:spacing w:val="5"/>
                                </w:rPr>
                                <w:t xml:space="preserve"> </w:t>
                              </w:r>
                              <w:r>
                                <w:t>binders,</w:t>
                              </w:r>
                              <w:r>
                                <w:rPr>
                                  <w:spacing w:val="5"/>
                                </w:rPr>
                                <w:t xml:space="preserve"> </w:t>
                              </w:r>
                              <w:r>
                                <w:t>%</w:t>
                              </w:r>
                            </w:p>
                          </w:txbxContent>
                        </v:textbox>
                      </v:rect>
                      <v:rect id="Rectangle 49548" style="position:absolute;left:30729;top:15297;width:560;height:1504;visibility:visible;mso-wrap-style:square;v-text-anchor:top" o:spid="_x0000_s12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">
                        <v:textbox inset="0,0,0,0">
                          <w:txbxContent>
                            <w:p w:rsidR="00612B85" w:rsidRDefault="00EB15EF" w14:paraId="6BC05BDE" w14:textId="77777777">
                              <w:pPr>
                                <w:spacing w:after="160" w:line="259" w:lineRule="auto"/>
                                <w:ind w:left="0" w:firstLine="0"/>
                                <w:jc w:val="left"/>
                              </w:pPr>
                              <w:r>
                                <w:rPr>
                                  <w:w w:val="111"/>
                                </w:rPr>
                                <w:t>(</w:t>
                              </w:r>
                            </w:p>
                          </w:txbxContent>
                        </v:textbox>
                      </v:rect>
                      <v:shape id="Shape 4512" style="position:absolute;left:42690;top:13573;width:0;height:3037;visibility:visible;mso-wrap-style:square;v-text-anchor:top" coordsize="0,303657" o:spid="_x0000_s1277"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">
                        <v:stroke miterlimit="83231f" joinstyle="miter"/>
                        <v:path textboxrect="0,0,0,303657" arrowok="t"/>
                      </v:shape>
                      <v:rect id="Rectangle 4513" style="position:absolute;left:47617;top:13778;width:3847;height:1505;visibility:visible;mso-wrap-style:square;v-text-anchor:top" o:spid="_x0000_s12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">
                        <v:textbox inset="0,0,0,0">
                          <w:txbxContent>
                            <w:p w:rsidR="00612B85" w:rsidRDefault="00EB15EF" w14:paraId="0944FC2D" w14:textId="77777777">
                              <w:pPr>
                                <w:spacing w:after="160" w:line="259" w:lineRule="auto"/>
                                <w:ind w:left="0" w:firstLine="0"/>
                                <w:jc w:val="left"/>
                              </w:pPr>
                              <w:r>
                                <w:rPr>
                                  <w:spacing w:val="50"/>
                                  <w:w w:val="108"/>
                                </w:rPr>
                                <w:t>N=5</w:t>
                              </w:r>
                            </w:p>
                          </w:txbxContent>
                        </v:textbox>
                      </v:rect>
                      <v:rect id="Rectangle 49552" style="position:absolute;left:54230;top:15297;width:561;height:1504;visibility:visible;mso-wrap-style:square;v-text-anchor:top" o:spid="_x0000_s12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">
                        <v:textbox inset="0,0,0,0">
                          <w:txbxContent>
                            <w:p w:rsidR="00612B85" w:rsidRDefault="00EB15EF" w14:paraId="001228B3" w14:textId="77777777">
                              <w:pPr>
                                <w:spacing w:after="160" w:line="259" w:lineRule="auto"/>
                                <w:ind w:left="0" w:firstLine="0"/>
                                <w:jc w:val="left"/>
                              </w:pPr>
                              <w:r>
                                <w:rPr>
                                  <w:w w:val="111"/>
                                </w:rPr>
                                <w:t>)</w:t>
                              </w:r>
                            </w:p>
                          </w:txbxContent>
                        </v:textbox>
                      </v:rect>
                      <v:rect id="Rectangle 49553" style="position:absolute;left:43896;top:15297;width:13745;height:1504;visibility:visible;mso-wrap-style:square;v-text-anchor:top" o:spid="_x0000_s12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">
                        <v:textbox inset="0,0,0,0">
                          <w:txbxContent>
                            <w:p w:rsidR="00612B85" w:rsidRDefault="00EB15EF" w14:paraId="43B345BA" w14:textId="77777777">
                              <w:pPr>
                                <w:spacing w:after="160" w:line="259" w:lineRule="auto"/>
                                <w:ind w:left="0" w:firstLine="0"/>
                                <w:jc w:val="left"/>
                              </w:pPr>
                              <w:r>
                                <w:t>validated</w:t>
                              </w:r>
                              <w:r>
                                <w:rPr>
                                  <w:spacing w:val="5"/>
                                </w:rPr>
                                <w:t xml:space="preserve"> </w:t>
                              </w:r>
                              <w:r>
                                <w:t>binders,</w:t>
                              </w:r>
                              <w:r>
                                <w:rPr>
                                  <w:spacing w:val="5"/>
                                </w:rPr>
                                <w:t xml:space="preserve"> </w:t>
                              </w:r>
                              <w:r>
                                <w:t>%</w:t>
                              </w:r>
                            </w:p>
                          </w:txbxContent>
                        </v:textbox>
                      </v:rect>
                      <v:rect id="Rectangle 49551" style="position:absolute;left:43475;top:15297;width:560;height:1504;visibility:visible;mso-wrap-style:square;v-text-anchor:top" o:spid="_x0000_s12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">
                        <v:textbox inset="0,0,0,0">
                          <w:txbxContent>
                            <w:p w:rsidR="00612B85" w:rsidRDefault="00EB15EF" w14:paraId="621FF57D" w14:textId="77777777">
                              <w:pPr>
                                <w:spacing w:after="160" w:line="259" w:lineRule="auto"/>
                                <w:ind w:left="0" w:firstLine="0"/>
                                <w:jc w:val="left"/>
                              </w:pPr>
                              <w:r>
                                <w:rPr>
                                  <w:w w:val="111"/>
                                </w:rPr>
                                <w:t>(</w:t>
                              </w:r>
                            </w:p>
                          </w:txbxContent>
                        </v:textbox>
                      </v:rect>
                      <v:shape id="Shape 4515" style="position:absolute;left:55436;top:13573;width:0;height:3037;visibility:visible;mso-wrap-style:square;v-text-anchor:top" coordsize="0,303657" o:spid="_x0000_s1282"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">
                        <v:stroke miterlimit="83231f" joinstyle="miter"/>
                        <v:path textboxrect="0,0,0,303657" arrowok="t"/>
                      </v:shape>
                      <v:shape id="Shape 4516" style="position:absolute;top:16860;width:55461;height:0;visibility:visible;mso-wrap-style:square;v-text-anchor:top" coordsize="5546192,0" o:spid="_x0000_s1283" filled="f" strokeweight=".17569mm" path="m,l5546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">
                        <v:stroke miterlimit="83231f" joinstyle="miter"/>
                        <v:path textboxrect="0,0,5546192,0" arrowok="t"/>
                      </v:shape>
                      <v:shape id="Shape 4517" style="position:absolute;left:25;top:17245;width:0;height:1519;visibility:visible;mso-wrap-style:square;v-text-anchor:top" coordsize="0,151829" o:spid="_x0000_s1284"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">
                        <v:stroke miterlimit="83231f" joinstyle="miter"/>
                        <v:path textboxrect="0,0,0,151829" arrowok="t"/>
                      </v:shape>
                      <v:rect id="Rectangle 4518" style="position:absolute;left:809;top:17450;width:3366;height:1505;visibility:visible;mso-wrap-style:square;v-text-anchor:top" o:spid="_x0000_s12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">
                        <v:textbox inset="0,0,0,0">
                          <w:txbxContent>
                            <w:p w:rsidR="00612B85" w:rsidRDefault="00EB15EF" w14:paraId="4D4E7786" w14:textId="77777777">
                              <w:pPr>
                                <w:spacing w:after="160" w:line="259" w:lineRule="auto"/>
                                <w:ind w:left="0" w:firstLine="0"/>
                                <w:jc w:val="left"/>
                              </w:pPr>
                              <w:r>
                                <w:rPr>
                                  <w:w w:val="109"/>
                                </w:rPr>
                                <w:t>High</w:t>
                              </w:r>
                            </w:p>
                          </w:txbxContent>
                        </v:textbox>
                      </v:rect>
                      <v:shape id="Shape 4519" style="position:absolute;left:6723;top:17245;width:0;height:1519;visibility:visible;mso-wrap-style:square;v-text-anchor:top" coordsize="0,151829" o:spid="_x0000_s1286"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">
                        <v:stroke miterlimit="83231f" joinstyle="miter"/>
                        <v:path textboxrect="0,0,0,151829" arrowok="t"/>
                      </v:shape>
                      <v:rect id="Rectangle 4520" style="position:absolute;left:7507;top:17450;width:3366;height:1505;visibility:visible;mso-wrap-style:square;v-text-anchor:top" o:spid="_x0000_s12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">
                        <v:textbox inset="0,0,0,0">
                          <w:txbxContent>
                            <w:p w:rsidR="00612B85" w:rsidRDefault="00EB15EF" w14:paraId="057E6F4C" w14:textId="77777777">
                              <w:pPr>
                                <w:spacing w:after="160" w:line="259" w:lineRule="auto"/>
                                <w:ind w:left="0" w:firstLine="0"/>
                                <w:jc w:val="left"/>
                              </w:pPr>
                              <w:r>
                                <w:rPr>
                                  <w:w w:val="109"/>
                                </w:rPr>
                                <w:t>High</w:t>
                              </w:r>
                            </w:p>
                          </w:txbxContent>
                        </v:textbox>
                      </v:rect>
                      <v:shape id="Shape 4521" style="position:absolute;left:17198;top:17245;width:0;height:1519;visibility:visible;mso-wrap-style:square;v-text-anchor:top" coordsize="0,151829" o:spid="_x0000_s1288"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">
                        <v:stroke miterlimit="83231f" joinstyle="miter"/>
                        <v:path textboxrect="0,0,0,151829" arrowok="t"/>
                      </v:shape>
                      <v:rect id="Rectangle 49555" style="position:absolute;left:25838;top:17450;width:560;height:1505;visibility:visible;mso-wrap-style:square;v-text-anchor:top" o:spid="_x0000_s128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">
                        <v:textbox inset="0,0,0,0">
                          <w:txbxContent>
                            <w:p w:rsidR="00612B85" w:rsidRDefault="00EB15EF" w14:paraId="3FFE75BF" w14:textId="77777777">
                              <w:pPr>
                                <w:spacing w:after="160" w:line="259" w:lineRule="auto"/>
                                <w:ind w:left="0" w:firstLine="0"/>
                                <w:jc w:val="left"/>
                              </w:pPr>
                              <w:r>
                                <w:rPr>
                                  <w:w w:val="111"/>
                                </w:rPr>
                                <w:t>)</w:t>
                              </w:r>
                            </w:p>
                          </w:txbxContent>
                        </v:textbox>
                      </v:rect>
                      <v:rect id="Rectangle 49554" style="position:absolute;left:20883;top:17450;width:5188;height:1505;visibility:visible;mso-wrap-style:square;v-text-anchor:top" o:spid="_x0000_s12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">
                        <v:textbox inset="0,0,0,0">
                          <w:txbxContent>
                            <w:p w:rsidR="00612B85" w:rsidRDefault="00EB15EF" w14:paraId="494BA064" w14:textId="77777777">
                              <w:pPr>
                                <w:spacing w:after="160" w:line="259" w:lineRule="auto"/>
                                <w:ind w:left="0" w:firstLine="0"/>
                                <w:jc w:val="left"/>
                              </w:pPr>
                              <w:r>
                                <w:t>8</w:t>
                              </w:r>
                              <w:r>
                                <w:rPr>
                                  <w:spacing w:val="5"/>
                                </w:rPr>
                                <w:t xml:space="preserve"> </w:t>
                              </w:r>
                              <w:r>
                                <w:t>(6,</w:t>
                              </w:r>
                              <w:r>
                                <w:rPr>
                                  <w:spacing w:val="5"/>
                                </w:rPr>
                                <w:t xml:space="preserve"> </w:t>
                              </w:r>
                              <w:r>
                                <w:t>75</w:t>
                              </w:r>
                            </w:p>
                          </w:txbxContent>
                        </v:textbox>
                      </v:rect>
                      <v:rect id="Rectangle 49556" style="position:absolute;left:24784;top:17450;width:1402;height:1505;visibility:visible;mso-wrap-style:square;v-text-anchor:top" o:spid="_x0000_s12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">
                        <v:textbox inset="0,0,0,0">
                          <w:txbxContent>
                            <w:p w:rsidR="00612B85" w:rsidRDefault="00EB15EF" w14:paraId="4D681651" w14:textId="77777777">
                              <w:pPr>
                                <w:spacing w:after="160" w:line="259" w:lineRule="auto"/>
                                <w:ind w:left="0" w:firstLine="0"/>
                                <w:jc w:val="left"/>
                              </w:pPr>
                              <w:r>
                                <w:rPr>
                                  <w:w w:val="117"/>
                                </w:rPr>
                                <w:t>%</w:t>
                              </w:r>
                            </w:p>
                          </w:txbxContent>
                        </v:textbox>
                      </v:rect>
                      <v:shape id="Shape 4523" style="position:absolute;left:29944;top:17245;width:0;height:1519;visibility:visible;mso-wrap-style:square;v-text-anchor:top" coordsize="0,151829" o:spid="_x0000_s1292"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">
                        <v:stroke miterlimit="83231f" joinstyle="miter"/>
                        <v:path textboxrect="0,0,0,151829" arrowok="t"/>
                      </v:shape>
                      <v:rect id="Rectangle 4524" style="position:absolute;left:35105;top:17450;width:3224;height:1505;visibility:visible;mso-wrap-style:square;v-text-anchor:top" o:spid="_x0000_s129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">
                        <v:textbox inset="0,0,0,0">
                          <w:txbxContent>
                            <w:p w:rsidR="00612B85" w:rsidRDefault="00EB15EF" w14:paraId="29C88C11" w14:textId="77777777">
                              <w:pPr>
                                <w:spacing w:after="160" w:line="259" w:lineRule="auto"/>
                                <w:ind w:left="0" w:firstLine="0"/>
                                <w:jc w:val="left"/>
                              </w:pPr>
                              <w:r>
                                <w:rPr>
                                  <w:w w:val="103"/>
                                </w:rPr>
                                <w:t>2</w:t>
                              </w:r>
                              <w:r>
                                <w:rPr>
                                  <w:spacing w:val="5"/>
                                  <w:w w:val="103"/>
                                </w:rPr>
                                <w:t xml:space="preserve"> </w:t>
                              </w:r>
                              <w:r>
                                <w:rPr>
                                  <w:w w:val="103"/>
                                </w:rPr>
                                <w:t>(0)</w:t>
                              </w:r>
                            </w:p>
                          </w:txbxContent>
                        </v:textbox>
                      </v:rect>
                      <v:shape id="Shape 4525" style="position:absolute;left:42690;top:17245;width:0;height:1519;visibility:visible;mso-wrap-style:square;v-text-anchor:top" coordsize="0,151829" o:spid="_x0000_s1294"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">
                        <v:stroke miterlimit="83231f" joinstyle="miter"/>
                        <v:path textboxrect="0,0,0,151829" arrowok="t"/>
                      </v:shape>
                      <v:rect id="Rectangle 49557" style="position:absolute;left:46375;top:17450;width:5188;height:1505;visibility:visible;mso-wrap-style:square;v-text-anchor:top" o:spid="_x0000_s129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">
                        <v:textbox inset="0,0,0,0">
                          <w:txbxContent>
                            <w:p w:rsidR="00612B85" w:rsidRDefault="00EB15EF" w14:paraId="6828C47D" w14:textId="77777777">
                              <w:pPr>
                                <w:spacing w:after="160" w:line="259" w:lineRule="auto"/>
                                <w:ind w:left="0" w:firstLine="0"/>
                                <w:jc w:val="left"/>
                              </w:pPr>
                              <w:r>
                                <w:t>4</w:t>
                              </w:r>
                              <w:r>
                                <w:rPr>
                                  <w:spacing w:val="5"/>
                                </w:rPr>
                                <w:t xml:space="preserve"> </w:t>
                              </w:r>
                              <w:r>
                                <w:t>(3,</w:t>
                              </w:r>
                              <w:r>
                                <w:rPr>
                                  <w:spacing w:val="5"/>
                                </w:rPr>
                                <w:t xml:space="preserve"> </w:t>
                              </w:r>
                              <w:r>
                                <w:t>75</w:t>
                              </w:r>
                            </w:p>
                          </w:txbxContent>
                        </v:textbox>
                      </v:rect>
                      <v:rect id="Rectangle 49559" style="position:absolute;left:50276;top:17450;width:1402;height:1505;visibility:visible;mso-wrap-style:square;v-text-anchor:top" o:spid="_x0000_s12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">
                        <v:textbox inset="0,0,0,0">
                          <w:txbxContent>
                            <w:p w:rsidR="00612B85" w:rsidRDefault="00EB15EF" w14:paraId="6B9A9C84" w14:textId="77777777">
                              <w:pPr>
                                <w:spacing w:after="160" w:line="259" w:lineRule="auto"/>
                                <w:ind w:left="0" w:firstLine="0"/>
                                <w:jc w:val="left"/>
                              </w:pPr>
                              <w:r>
                                <w:rPr>
                                  <w:w w:val="117"/>
                                </w:rPr>
                                <w:t>%</w:t>
                              </w:r>
                            </w:p>
                          </w:txbxContent>
                        </v:textbox>
                      </v:rect>
                      <v:rect id="Rectangle 49558" style="position:absolute;left:51330;top:17450;width:560;height:1505;visibility:visible;mso-wrap-style:square;v-text-anchor:top" o:spid="_x0000_s12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">
                        <v:textbox inset="0,0,0,0">
                          <w:txbxContent>
                            <w:p w:rsidR="00612B85" w:rsidRDefault="00EB15EF" w14:paraId="09E72294" w14:textId="77777777">
                              <w:pPr>
                                <w:spacing w:after="160" w:line="259" w:lineRule="auto"/>
                                <w:ind w:left="0" w:firstLine="0"/>
                                <w:jc w:val="left"/>
                              </w:pPr>
                              <w:r>
                                <w:rPr>
                                  <w:w w:val="111"/>
                                </w:rPr>
                                <w:t>)</w:t>
                              </w:r>
                            </w:p>
                          </w:txbxContent>
                        </v:textbox>
                      </v:rect>
                      <v:shape id="Shape 4527" style="position:absolute;left:55436;top:17245;width:0;height:1519;visibility:visible;mso-wrap-style:square;v-text-anchor:top" coordsize="0,151829" o:spid="_x0000_s1298"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">
                        <v:stroke miterlimit="83231f" joinstyle="miter"/>
                        <v:path textboxrect="0,0,0,151829" arrowok="t"/>
                      </v:shape>
                      <v:shape id="Shape 4528" style="position:absolute;left:25;top:18764;width:0;height:1518;visibility:visible;mso-wrap-style:square;v-text-anchor:top" coordsize="0,151829" o:spid="_x0000_s1299"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">
                        <v:stroke miterlimit="83231f" joinstyle="miter"/>
                        <v:path textboxrect="0,0,0,151829" arrowok="t"/>
                      </v:shape>
                      <v:rect id="Rectangle 4529" style="position:absolute;left:809;top:18969;width:3366;height:1504;visibility:visible;mso-wrap-style:square;v-text-anchor:top" o:spid="_x0000_s13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">
                        <v:textbox inset="0,0,0,0">
                          <w:txbxContent>
                            <w:p w:rsidR="00612B85" w:rsidRDefault="00EB15EF" w14:paraId="2C784261" w14:textId="77777777">
                              <w:pPr>
                                <w:spacing w:after="160" w:line="259" w:lineRule="auto"/>
                                <w:ind w:left="0" w:firstLine="0"/>
                                <w:jc w:val="left"/>
                              </w:pPr>
                              <w:r>
                                <w:rPr>
                                  <w:w w:val="109"/>
                                </w:rPr>
                                <w:t>High</w:t>
                              </w:r>
                            </w:p>
                          </w:txbxContent>
                        </v:textbox>
                      </v:rect>
                      <v:shape id="Shape 4530" style="position:absolute;left:6723;top:18764;width:0;height:1518;visibility:visible;mso-wrap-style:square;v-text-anchor:top" coordsize="0,151829" o:spid="_x0000_s1301"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">
                        <v:stroke miterlimit="83231f" joinstyle="miter"/>
                        <v:path textboxrect="0,0,0,151829" arrowok="t"/>
                      </v:shape>
                      <v:rect id="Rectangle 4531" style="position:absolute;left:7507;top:18969;width:6449;height:1504;visibility:visible;mso-wrap-style:square;v-text-anchor:top" o:spid="_x0000_s13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">
                        <v:textbox inset="0,0,0,0">
                          <w:txbxContent>
                            <w:p w:rsidR="00612B85" w:rsidRDefault="00EB15EF" w14:paraId="4975FE33" w14:textId="77777777">
                              <w:pPr>
                                <w:spacing w:after="160" w:line="259" w:lineRule="auto"/>
                                <w:ind w:left="0" w:firstLine="0"/>
                                <w:jc w:val="left"/>
                              </w:pPr>
                              <w:r>
                                <w:rPr>
                                  <w:w w:val="95"/>
                                </w:rPr>
                                <w:t>Moderate</w:t>
                              </w:r>
                            </w:p>
                          </w:txbxContent>
                        </v:textbox>
                      </v:rect>
                      <v:shape id="Shape 4532" style="position:absolute;left:17198;top:18764;width:0;height:1518;visibility:visible;mso-wrap-style:square;v-text-anchor:top" coordsize="0,151829" o:spid="_x0000_s1303"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">
                        <v:stroke miterlimit="83231f" joinstyle="miter"/>
                        <v:path textboxrect="0,0,0,151829" arrowok="t"/>
                      </v:shape>
                      <v:rect id="Rectangle 49561" style="position:absolute;left:25838;top:18969;width:560;height:1504;visibility:visible;mso-wrap-style:square;v-text-anchor:top" o:spid="_x0000_s130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">
                        <v:textbox inset="0,0,0,0">
                          <w:txbxContent>
                            <w:p w:rsidR="00612B85" w:rsidRDefault="00EB15EF" w14:paraId="3CF3AAEE" w14:textId="77777777">
                              <w:pPr>
                                <w:spacing w:after="160" w:line="259" w:lineRule="auto"/>
                                <w:ind w:left="0" w:firstLine="0"/>
                                <w:jc w:val="left"/>
                              </w:pPr>
                              <w:r>
                                <w:rPr>
                                  <w:w w:val="111"/>
                                </w:rPr>
                                <w:t>)</w:t>
                              </w:r>
                            </w:p>
                          </w:txbxContent>
                        </v:textbox>
                      </v:rect>
                      <v:rect id="Rectangle 49563" style="position:absolute;left:24784;top:18969;width:1402;height:1504;visibility:visible;mso-wrap-style:square;v-text-anchor:top" o:spid="_x0000_s13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">
                        <v:textbox inset="0,0,0,0">
                          <w:txbxContent>
                            <w:p w:rsidR="00612B85" w:rsidRDefault="00EB15EF" w14:paraId="77C6967E" w14:textId="77777777">
                              <w:pPr>
                                <w:spacing w:after="160" w:line="259" w:lineRule="auto"/>
                                <w:ind w:left="0" w:firstLine="0"/>
                                <w:jc w:val="left"/>
                              </w:pPr>
                              <w:r>
                                <w:rPr>
                                  <w:w w:val="117"/>
                                </w:rPr>
                                <w:t>%</w:t>
                              </w:r>
                            </w:p>
                          </w:txbxContent>
                        </v:textbox>
                      </v:rect>
                      <v:rect id="Rectangle 49560" style="position:absolute;left:20883;top:18969;width:5188;height:1504;visibility:visible;mso-wrap-style:square;v-text-anchor:top" o:spid="_x0000_s13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">
                        <v:textbox inset="0,0,0,0">
                          <w:txbxContent>
                            <w:p w:rsidR="00612B85" w:rsidRDefault="00EB15EF" w14:paraId="6095CFE5" w14:textId="77777777">
                              <w:pPr>
                                <w:spacing w:after="160" w:line="259" w:lineRule="auto"/>
                                <w:ind w:left="0" w:firstLine="0"/>
                                <w:jc w:val="left"/>
                              </w:pPr>
                              <w:r>
                                <w:t>2</w:t>
                              </w:r>
                              <w:r>
                                <w:rPr>
                                  <w:spacing w:val="5"/>
                                </w:rPr>
                                <w:t xml:space="preserve"> </w:t>
                              </w:r>
                              <w:r>
                                <w:t>(1,</w:t>
                              </w:r>
                              <w:r>
                                <w:rPr>
                                  <w:spacing w:val="5"/>
                                </w:rPr>
                                <w:t xml:space="preserve"> </w:t>
                              </w:r>
                              <w:r>
                                <w:t>50</w:t>
                              </w:r>
                            </w:p>
                          </w:txbxContent>
                        </v:textbox>
                      </v:rect>
                      <v:shape id="Shape 4534" style="position:absolute;left:29944;top:18764;width:0;height:1518;visibility:visible;mso-wrap-style:square;v-text-anchor:top" coordsize="0,151829" o:spid="_x0000_s1307"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">
                        <v:stroke miterlimit="83231f" joinstyle="miter"/>
                        <v:path textboxrect="0,0,0,151829" arrowok="t"/>
                      </v:shape>
                      <v:rect id="Rectangle 4535" style="position:absolute;left:33313;top:18969;width:7991;height:1504;visibility:visible;mso-wrap-style:square;v-text-anchor:top" o:spid="_x0000_s13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">
                        <v:textbox inset="0,0,0,0">
                          <w:txbxContent>
                            <w:p w:rsidR="00612B85" w:rsidRDefault="00EB15EF" w14:paraId="01F2A4E6" w14:textId="77777777">
                              <w:pPr>
                                <w:spacing w:after="160" w:line="259" w:lineRule="auto"/>
                                <w:ind w:left="0" w:firstLine="0"/>
                                <w:jc w:val="left"/>
                              </w:pPr>
                              <w:r>
                                <w:rPr>
                                  <w:w w:val="104"/>
                                </w:rPr>
                                <w:t>1</w:t>
                              </w:r>
                              <w:r>
                                <w:rPr>
                                  <w:spacing w:val="5"/>
                                  <w:w w:val="104"/>
                                </w:rPr>
                                <w:t xml:space="preserve"> </w:t>
                              </w:r>
                              <w:r>
                                <w:rPr>
                                  <w:w w:val="104"/>
                                </w:rPr>
                                <w:t>(1,</w:t>
                              </w:r>
                              <w:r>
                                <w:rPr>
                                  <w:spacing w:val="5"/>
                                  <w:w w:val="104"/>
                                </w:rPr>
                                <w:t xml:space="preserve"> </w:t>
                              </w:r>
                              <w:r>
                                <w:rPr>
                                  <w:w w:val="104"/>
                                </w:rPr>
                                <w:t>100%)</w:t>
                              </w:r>
                            </w:p>
                          </w:txbxContent>
                        </v:textbox>
                      </v:rect>
                      <v:shape id="Shape 4536" style="position:absolute;left:42690;top:18764;width:0;height:1518;visibility:visible;mso-wrap-style:square;v-text-anchor:top" coordsize="0,151829" o:spid="_x0000_s1309"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">
                        <v:stroke miterlimit="83231f" joinstyle="miter"/>
                        <v:path textboxrect="0,0,0,151829" arrowok="t"/>
                      </v:shape>
                      <v:rect id="Rectangle 4537" style="position:absolute;left:48747;top:18969;width:841;height:1504;visibility:visible;mso-wrap-style:square;v-text-anchor:top" o:spid="_x0000_s13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">
                        <v:textbox inset="0,0,0,0">
                          <w:txbxContent>
                            <w:p w:rsidR="00612B85" w:rsidRDefault="00EB15EF" w14:paraId="2322F001" w14:textId="77777777">
                              <w:pPr>
                                <w:spacing w:after="160" w:line="259" w:lineRule="auto"/>
                                <w:ind w:left="0" w:firstLine="0"/>
                                <w:jc w:val="left"/>
                              </w:pPr>
                              <w:r>
                                <w:rPr>
                                  <w:w w:val="98"/>
                                </w:rPr>
                                <w:t>0</w:t>
                              </w:r>
                            </w:p>
                          </w:txbxContent>
                        </v:textbox>
                      </v:rect>
                      <v:shape id="Shape 4538" style="position:absolute;left:55436;top:18764;width:0;height:1518;visibility:visible;mso-wrap-style:square;v-text-anchor:top" coordsize="0,151829" o:spid="_x0000_s1311"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">
                        <v:stroke miterlimit="83231f" joinstyle="miter"/>
                        <v:path textboxrect="0,0,0,151829" arrowok="t"/>
                      </v:shape>
                      <v:shape id="Shape 4539" style="position:absolute;left:25;top:20282;width:0;height:1518;visibility:visible;mso-wrap-style:square;v-text-anchor:top" coordsize="0,151829" o:spid="_x0000_s1312"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">
                        <v:stroke miterlimit="83231f" joinstyle="miter"/>
                        <v:path textboxrect="0,0,0,151829" arrowok="t"/>
                      </v:shape>
                      <v:rect id="Rectangle 4540" style="position:absolute;left:809;top:20487;width:6449;height:1504;visibility:visible;mso-wrap-style:square;v-text-anchor:top" o:spid="_x0000_s131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">
                        <v:textbox inset="0,0,0,0">
                          <w:txbxContent>
                            <w:p w:rsidR="00612B85" w:rsidRDefault="00EB15EF" w14:paraId="23EBB0D4" w14:textId="77777777">
                              <w:pPr>
                                <w:spacing w:after="160" w:line="259" w:lineRule="auto"/>
                                <w:ind w:left="0" w:firstLine="0"/>
                                <w:jc w:val="left"/>
                              </w:pPr>
                              <w:r>
                                <w:rPr>
                                  <w:w w:val="95"/>
                                </w:rPr>
                                <w:t>Moderate</w:t>
                              </w:r>
                            </w:p>
                          </w:txbxContent>
                        </v:textbox>
                      </v:rect>
                      <v:shape id="Shape 4541" style="position:absolute;left:6723;top:20282;width:0;height:1518;visibility:visible;mso-wrap-style:square;v-text-anchor:top" coordsize="0,151829" o:spid="_x0000_s1314"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">
                        <v:stroke miterlimit="83231f" joinstyle="miter"/>
                        <v:path textboxrect="0,0,0,151829" arrowok="t"/>
                      </v:shape>
                      <v:rect id="Rectangle 4542" style="position:absolute;left:7507;top:20487;width:3366;height:1504;visibility:visible;mso-wrap-style:square;v-text-anchor:top" o:spid="_x0000_s13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">
                        <v:textbox inset="0,0,0,0">
                          <w:txbxContent>
                            <w:p w:rsidR="00612B85" w:rsidRDefault="00EB15EF" w14:paraId="022EC909" w14:textId="77777777">
                              <w:pPr>
                                <w:spacing w:after="160" w:line="259" w:lineRule="auto"/>
                                <w:ind w:left="0" w:firstLine="0"/>
                                <w:jc w:val="left"/>
                              </w:pPr>
                              <w:r>
                                <w:rPr>
                                  <w:w w:val="109"/>
                                </w:rPr>
                                <w:t>High</w:t>
                              </w:r>
                            </w:p>
                          </w:txbxContent>
                        </v:textbox>
                      </v:rect>
                      <v:shape id="Shape 4543" style="position:absolute;left:17198;top:20282;width:0;height:1518;visibility:visible;mso-wrap-style:square;v-text-anchor:top" coordsize="0,151829" o:spid="_x0000_s1316"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">
                        <v:stroke miterlimit="83231f" joinstyle="miter"/>
                        <v:path textboxrect="0,0,0,151829" arrowok="t"/>
                      </v:shape>
                      <v:rect id="Rectangle 4544" style="position:absolute;left:23255;top:20487;width:841;height:1504;visibility:visible;mso-wrap-style:square;v-text-anchor:top" o:spid="_x0000_s13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">
                        <v:textbox inset="0,0,0,0">
                          <w:txbxContent>
                            <w:p w:rsidR="00612B85" w:rsidRDefault="00EB15EF" w14:paraId="7B7EFE02" w14:textId="77777777">
                              <w:pPr>
                                <w:spacing w:after="160" w:line="259" w:lineRule="auto"/>
                                <w:ind w:left="0" w:firstLine="0"/>
                                <w:jc w:val="left"/>
                              </w:pPr>
                              <w:r>
                                <w:rPr>
                                  <w:w w:val="98"/>
                                </w:rPr>
                                <w:t>0</w:t>
                              </w:r>
                            </w:p>
                          </w:txbxContent>
                        </v:textbox>
                      </v:rect>
                      <v:shape id="Shape 4545" style="position:absolute;left:29944;top:20282;width:0;height:1518;visibility:visible;mso-wrap-style:square;v-text-anchor:top" coordsize="0,151829" o:spid="_x0000_s1318"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">
                        <v:stroke miterlimit="83231f" joinstyle="miter"/>
                        <v:path textboxrect="0,0,0,151829" arrowok="t"/>
                      </v:shape>
                      <v:rect id="Rectangle 4546" style="position:absolute;left:36001;top:20487;width:841;height:1504;visibility:visible;mso-wrap-style:square;v-text-anchor:top" o:spid="_x0000_s131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">
                        <v:textbox inset="0,0,0,0">
                          <w:txbxContent>
                            <w:p w:rsidR="00612B85" w:rsidRDefault="00EB15EF" w14:paraId="33113584" w14:textId="77777777">
                              <w:pPr>
                                <w:spacing w:after="160" w:line="259" w:lineRule="auto"/>
                                <w:ind w:left="0" w:firstLine="0"/>
                                <w:jc w:val="left"/>
                              </w:pPr>
                              <w:r>
                                <w:rPr>
                                  <w:w w:val="98"/>
                                </w:rPr>
                                <w:t>0</w:t>
                              </w:r>
                            </w:p>
                          </w:txbxContent>
                        </v:textbox>
                      </v:rect>
                      <v:shape id="Shape 4547" style="position:absolute;left:42690;top:20282;width:0;height:1518;visibility:visible;mso-wrap-style:square;v-text-anchor:top" coordsize="0,151829" o:spid="_x0000_s1320"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">
                        <v:stroke miterlimit="83231f" joinstyle="miter"/>
                        <v:path textboxrect="0,0,0,151829" arrowok="t"/>
                      </v:shape>
                      <v:rect id="Rectangle 4548" style="position:absolute;left:48431;top:20487;width:1682;height:1504;visibility:visible;mso-wrap-style:square;v-text-anchor:top" o:spid="_x0000_s13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">
                        <v:textbox inset="0,0,0,0">
                          <w:txbxContent>
                            <w:p w:rsidR="00612B85" w:rsidRDefault="00EB15EF" w14:paraId="53AFE4B0" w14:textId="77777777">
                              <w:pPr>
                                <w:spacing w:after="160" w:line="259" w:lineRule="auto"/>
                                <w:ind w:left="0" w:firstLine="0"/>
                                <w:jc w:val="left"/>
                              </w:pPr>
                              <w:r>
                                <w:rPr>
                                  <w:w w:val="99"/>
                                </w:rPr>
                                <w:t>1*</w:t>
                              </w:r>
                            </w:p>
                          </w:txbxContent>
                        </v:textbox>
                      </v:rect>
                      <v:shape id="Shape 4549" style="position:absolute;left:55436;top:20282;width:0;height:1518;visibility:visible;mso-wrap-style:square;v-text-anchor:top" coordsize="0,151829" o:spid="_x0000_s1322"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">
                        <v:stroke miterlimit="83231f" joinstyle="miter"/>
                        <v:path textboxrect="0,0,0,151829" arrowok="t"/>
                      </v:shape>
                      <v:rect id="Rectangle 7969" style="position:absolute;left:759;top:22005;width:18630;height:1505;visibility:visible;mso-wrap-style:square;v-text-anchor:top" o:spid="_x0000_s13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">
                        <v:textbox inset="0,0,0,0">
                          <w:txbxContent>
                            <w:p w:rsidRPr="000E30DB" w:rsidR="00612B85" w:rsidRDefault="00EB15EF" w14:paraId="39D5BCE7" w14:textId="77777777">
                              <w:pPr>
                                <w:spacing w:after="160" w:line="259" w:lineRule="auto"/>
                                <w:ind w:left="0" w:firstLine="0"/>
                                <w:jc w:val="left"/>
                                <w:rPr>
                                  <w:lang w:val="en-US"/>
                                </w:rPr>
                              </w:pPr>
                              <w:r w:rsidRPr="000E30DB">
                                <w:rPr>
                                  <w:w w:val="98"/>
                                  <w:lang w:val="en-US"/>
                                </w:rPr>
                                <w:t>At</w:t>
                              </w:r>
                              <w:r w:rsidRPr="000E30DB">
                                <w:rPr>
                                  <w:spacing w:val="5"/>
                                  <w:w w:val="98"/>
                                  <w:lang w:val="en-US"/>
                                </w:rPr>
                                <w:t xml:space="preserve"> </w:t>
                              </w:r>
                              <w:r w:rsidRPr="000E30DB">
                                <w:rPr>
                                  <w:w w:val="98"/>
                                  <w:lang w:val="en-US"/>
                                </w:rPr>
                                <w:t>least</w:t>
                              </w:r>
                              <w:r w:rsidRPr="000E30DB">
                                <w:rPr>
                                  <w:spacing w:val="5"/>
                                  <w:w w:val="98"/>
                                  <w:lang w:val="en-US"/>
                                </w:rPr>
                                <w:t xml:space="preserve"> </w:t>
                              </w:r>
                              <w:r w:rsidRPr="000E30DB">
                                <w:rPr>
                                  <w:w w:val="98"/>
                                  <w:lang w:val="en-US"/>
                                </w:rPr>
                                <w:t>two</w:t>
                              </w:r>
                              <w:r w:rsidRPr="000E30DB">
                                <w:rPr>
                                  <w:spacing w:val="5"/>
                                  <w:w w:val="98"/>
                                  <w:lang w:val="en-US"/>
                                </w:rPr>
                                <w:t xml:space="preserve"> </w:t>
                              </w:r>
                              <w:r w:rsidRPr="000E30DB">
                                <w:rPr>
                                  <w:w w:val="98"/>
                                  <w:lang w:val="en-US"/>
                                </w:rPr>
                                <w:t>scores</w:t>
                              </w:r>
                              <w:r w:rsidRPr="000E30DB">
                                <w:rPr>
                                  <w:spacing w:val="5"/>
                                  <w:w w:val="98"/>
                                  <w:lang w:val="en-US"/>
                                </w:rPr>
                                <w:t xml:space="preserve"> </w:t>
                              </w:r>
                              <w:r w:rsidRPr="000E30DB">
                                <w:rPr>
                                  <w:w w:val="98"/>
                                  <w:lang w:val="en-US"/>
                                </w:rPr>
                                <w:t>are</w:t>
                              </w:r>
                              <w:r w:rsidRPr="000E30DB">
                                <w:rPr>
                                  <w:spacing w:val="5"/>
                                  <w:w w:val="98"/>
                                  <w:lang w:val="en-US"/>
                                </w:rPr>
                                <w:t xml:space="preserve"> </w:t>
                              </w:r>
                              <w:r w:rsidRPr="000E30DB">
                                <w:rPr>
                                  <w:w w:val="98"/>
                                  <w:lang w:val="en-US"/>
                                </w:rPr>
                                <w:t>high</w:t>
                              </w:r>
                            </w:p>
                          </w:txbxContent>
                        </v:textbox>
                      </v:rect>
                      <v:rect id="Rectangle 8000" style="position:absolute;left:20566;top:22005;width:7992;height:1505;visibility:visible;mso-wrap-style:square;v-text-anchor:top" o:spid="_x0000_s13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">
                        <v:textbox inset="0,0,0,0">
                          <w:txbxContent>
                            <w:p w:rsidR="00612B85" w:rsidRDefault="00EB15EF" w14:paraId="18FF7538" w14:textId="77777777">
                              <w:pPr>
                                <w:spacing w:after="160" w:line="259" w:lineRule="auto"/>
                                <w:ind w:left="0" w:firstLine="0"/>
                                <w:jc w:val="left"/>
                              </w:pPr>
                              <w:r>
                                <w:rPr>
                                  <w:w w:val="104"/>
                                </w:rPr>
                                <w:t>10</w:t>
                              </w:r>
                              <w:r>
                                <w:rPr>
                                  <w:spacing w:val="5"/>
                                  <w:w w:val="104"/>
                                </w:rPr>
                                <w:t xml:space="preserve"> </w:t>
                              </w:r>
                              <w:r>
                                <w:rPr>
                                  <w:w w:val="104"/>
                                </w:rPr>
                                <w:t>(7,</w:t>
                              </w:r>
                              <w:r>
                                <w:rPr>
                                  <w:spacing w:val="5"/>
                                  <w:w w:val="104"/>
                                </w:rPr>
                                <w:t xml:space="preserve"> </w:t>
                              </w:r>
                              <w:r>
                                <w:rPr>
                                  <w:w w:val="104"/>
                                </w:rPr>
                                <w:t>70%)</w:t>
                              </w:r>
                            </w:p>
                          </w:txbxContent>
                        </v:textbox>
                      </v:rect>
                      <v:shape id="Shape 4551" style="position:absolute;left:29944;top:21800;width:0;height:1518;visibility:visible;mso-wrap-style:square;v-text-anchor:top" coordsize="0,151829" o:spid="_x0000_s1325"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">
                        <v:stroke miterlimit="83231f" joinstyle="miter"/>
                        <v:path textboxrect="0,0,0,151829" arrowok="t"/>
                      </v:shape>
                      <v:rect id="Rectangle 49564" style="position:absolute;left:33629;top:22005;width:5188;height:1505;visibility:visible;mso-wrap-style:square;v-text-anchor:top" o:spid="_x0000_s13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">
                        <v:textbox inset="0,0,0,0">
                          <w:txbxContent>
                            <w:p w:rsidR="00612B85" w:rsidRDefault="00EB15EF" w14:paraId="02DCC233" w14:textId="77777777">
                              <w:pPr>
                                <w:spacing w:after="160" w:line="259" w:lineRule="auto"/>
                                <w:ind w:left="0" w:firstLine="0"/>
                                <w:jc w:val="left"/>
                              </w:pPr>
                              <w:r>
                                <w:t>2</w:t>
                              </w:r>
                              <w:r>
                                <w:rPr>
                                  <w:spacing w:val="5"/>
                                </w:rPr>
                                <w:t xml:space="preserve"> </w:t>
                              </w:r>
                              <w:r>
                                <w:t>(1,</w:t>
                              </w:r>
                              <w:r>
                                <w:rPr>
                                  <w:spacing w:val="5"/>
                                </w:rPr>
                                <w:t xml:space="preserve"> </w:t>
                              </w:r>
                              <w:r>
                                <w:t>50</w:t>
                              </w:r>
                            </w:p>
                          </w:txbxContent>
                        </v:textbox>
                      </v:rect>
                      <v:rect id="Rectangle 49566" style="position:absolute;left:37530;top:22005;width:1402;height:1505;visibility:visible;mso-wrap-style:square;v-text-anchor:top" o:spid="_x0000_s13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">
                        <v:textbox inset="0,0,0,0">
                          <w:txbxContent>
                            <w:p w:rsidR="00612B85" w:rsidRDefault="00EB15EF" w14:paraId="3F64E567" w14:textId="77777777">
                              <w:pPr>
                                <w:spacing w:after="160" w:line="259" w:lineRule="auto"/>
                                <w:ind w:left="0" w:firstLine="0"/>
                                <w:jc w:val="left"/>
                              </w:pPr>
                              <w:r>
                                <w:rPr>
                                  <w:w w:val="117"/>
                                </w:rPr>
                                <w:t>%</w:t>
                              </w:r>
                            </w:p>
                          </w:txbxContent>
                        </v:textbox>
                      </v:rect>
                      <v:rect id="Rectangle 49565" style="position:absolute;left:38584;top:22005;width:560;height:1505;visibility:visible;mso-wrap-style:square;v-text-anchor:top" o:spid="_x0000_s13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">
                        <v:textbox inset="0,0,0,0">
                          <w:txbxContent>
                            <w:p w:rsidR="00612B85" w:rsidRDefault="00EB15EF" w14:paraId="58C53964" w14:textId="77777777">
                              <w:pPr>
                                <w:spacing w:after="160" w:line="259" w:lineRule="auto"/>
                                <w:ind w:left="0" w:firstLine="0"/>
                                <w:jc w:val="left"/>
                              </w:pPr>
                              <w:r>
                                <w:rPr>
                                  <w:w w:val="111"/>
                                </w:rPr>
                                <w:t>)</w:t>
                              </w:r>
                            </w:p>
                          </w:txbxContent>
                        </v:textbox>
                      </v:rect>
                      <v:shape id="Shape 4553" style="position:absolute;left:42690;top:21800;width:0;height:1518;visibility:visible;mso-wrap-style:square;v-text-anchor:top" coordsize="0,151829" o:spid="_x0000_s1329"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">
                        <v:stroke miterlimit="83231f" joinstyle="miter"/>
                        <v:path textboxrect="0,0,0,151829" arrowok="t"/>
                      </v:shape>
                      <v:rect id="Rectangle 49567" style="position:absolute;left:46375;top:22005;width:5188;height:1505;visibility:visible;mso-wrap-style:square;v-text-anchor:top" o:spid="_x0000_s13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">
                        <v:textbox inset="0,0,0,0">
                          <w:txbxContent>
                            <w:p w:rsidR="00612B85" w:rsidRDefault="00EB15EF" w14:paraId="4CA3DDED" w14:textId="77777777">
                              <w:pPr>
                                <w:spacing w:after="160" w:line="259" w:lineRule="auto"/>
                                <w:ind w:left="0" w:firstLine="0"/>
                                <w:jc w:val="left"/>
                              </w:pPr>
                              <w:r>
                                <w:t>4</w:t>
                              </w:r>
                              <w:r>
                                <w:rPr>
                                  <w:spacing w:val="5"/>
                                </w:rPr>
                                <w:t xml:space="preserve"> </w:t>
                              </w:r>
                              <w:r>
                                <w:t>(3,</w:t>
                              </w:r>
                              <w:r>
                                <w:rPr>
                                  <w:spacing w:val="5"/>
                                </w:rPr>
                                <w:t xml:space="preserve"> </w:t>
                              </w:r>
                              <w:r>
                                <w:t>75</w:t>
                              </w:r>
                            </w:p>
                          </w:txbxContent>
                        </v:textbox>
                      </v:rect>
                      <v:rect id="Rectangle 49569" style="position:absolute;left:50276;top:22005;width:1402;height:1505;visibility:visible;mso-wrap-style:square;v-text-anchor:top" o:spid="_x0000_s13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">
                        <v:textbox inset="0,0,0,0">
                          <w:txbxContent>
                            <w:p w:rsidR="00612B85" w:rsidRDefault="00EB15EF" w14:paraId="2C035604" w14:textId="77777777">
                              <w:pPr>
                                <w:spacing w:after="160" w:line="259" w:lineRule="auto"/>
                                <w:ind w:left="0" w:firstLine="0"/>
                                <w:jc w:val="left"/>
                              </w:pPr>
                              <w:r>
                                <w:rPr>
                                  <w:w w:val="117"/>
                                </w:rPr>
                                <w:t>%</w:t>
                              </w:r>
                            </w:p>
                          </w:txbxContent>
                        </v:textbox>
                      </v:rect>
                      <v:rect id="Rectangle 49568" style="position:absolute;left:51330;top:22005;width:560;height:1505;visibility:visible;mso-wrap-style:square;v-text-anchor:top" o:spid="_x0000_s13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">
                        <v:textbox inset="0,0,0,0">
                          <w:txbxContent>
                            <w:p w:rsidR="00612B85" w:rsidRDefault="00EB15EF" w14:paraId="28B60AE9" w14:textId="77777777">
                              <w:pPr>
                                <w:spacing w:after="160" w:line="259" w:lineRule="auto"/>
                                <w:ind w:left="0" w:firstLine="0"/>
                                <w:jc w:val="left"/>
                              </w:pPr>
                              <w:r>
                                <w:rPr>
                                  <w:w w:val="111"/>
                                </w:rPr>
                                <w:t>)</w:t>
                              </w:r>
                            </w:p>
                          </w:txbxContent>
                        </v:textbox>
                      </v:rect>
                      <v:shape id="Shape 4555" style="position:absolute;left:55436;top:21800;width:0;height:1518;visibility:visible;mso-wrap-style:square;v-text-anchor:top" coordsize="0,151829" o:spid="_x0000_s1333"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">
                        <v:stroke miterlimit="83231f" joinstyle="miter"/>
                        <v:path textboxrect="0,0,0,151829" arrowok="t"/>
                      </v:shape>
                      <v:shape id="Shape 4556" style="position:absolute;top:23587;width:55461;height:0;visibility:visible;mso-wrap-style:square;v-text-anchor:top" coordsize="5546192,0" o:spid="_x0000_s1334" filled="f" strokeweight=".28117mm" path="m,l5546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">
                        <v:stroke miterlimit="83231f" joinstyle="miter"/>
                        <v:path textboxrect="0,0,5546192,0" arrowok="t"/>
                      </v:shape>
                      <w10:anchorlock/>
                    </v:group>
                  </w:pict>
                </mc:Fallback>
              </mc:AlternateContent>
            </w:r>
          </w:p>
          <w:p w14:paraId="67D4C9AC" w14:textId="02FFEBDE" w:rsidR="00612B85" w:rsidRPr="000E30DB" w:rsidRDefault="00EB15EF">
            <w:pPr>
              <w:spacing w:after="0" w:line="259" w:lineRule="auto"/>
              <w:ind w:left="0" w:firstLine="0"/>
              <w:jc w:val="left"/>
              <w:rPr>
                <w:lang w:val="en-US"/>
              </w:rPr>
            </w:pPr>
            <w:r w:rsidRPr="000E30DB">
              <w:rPr>
                <w:sz w:val="16"/>
                <w:lang w:val="en-US"/>
              </w:rPr>
              <w:t>*PP2R1B: the only known off-target in the MAGE</w:t>
            </w:r>
            <w:ins w:id="62" w:author="Guenter Roth" w:date="2025-12-07T12:08:00Z" w16du:dateUtc="2025-12-07T11:08:00Z">
              <w:r w:rsidR="000153D2">
                <w:rPr>
                  <w:sz w:val="16"/>
                  <w:lang w:val="en-US"/>
                </w:rPr>
                <w:t>-</w:t>
              </w:r>
            </w:ins>
            <w:r w:rsidRPr="000E30DB">
              <w:rPr>
                <w:sz w:val="16"/>
                <w:lang w:val="en-US"/>
              </w:rPr>
              <w:t>A3 context with mismatches exclusively at anchor positions; no available experimental data was found.</w:t>
            </w:r>
          </w:p>
        </w:tc>
      </w:tr>
    </w:tbl>
    <w:p w14:paraId="4E125C61" w14:textId="77777777" w:rsidR="00612B85" w:rsidRPr="000E30DB" w:rsidRDefault="00EB15EF">
      <w:pPr>
        <w:spacing w:after="530" w:line="265" w:lineRule="auto"/>
        <w:ind w:left="-5"/>
        <w:jc w:val="left"/>
        <w:rPr>
          <w:lang w:val="en-US"/>
        </w:rPr>
      </w:pPr>
      <w:r w:rsidRPr="000E30DB">
        <w:rPr>
          <w:sz w:val="16"/>
          <w:lang w:val="en-US"/>
        </w:rPr>
        <w:t>The low category was removed due to small size (n = 1).</w:t>
      </w:r>
    </w:p>
    <w:p w14:paraId="316EC603" w14:textId="06FD33E0" w:rsidR="00612B85" w:rsidRPr="000E30DB" w:rsidRDefault="00EB15EF">
      <w:pPr>
        <w:spacing w:after="314"/>
        <w:ind w:left="-5"/>
        <w:rPr>
          <w:lang w:val="en-US"/>
        </w:rPr>
      </w:pPr>
      <w:r w:rsidRPr="000E30DB">
        <w:rPr>
          <w:b/>
          <w:sz w:val="19"/>
          <w:lang w:val="en-US"/>
        </w:rPr>
        <w:t xml:space="preserve">MAGE-A3 as a test case for EpiTox-based TCRm off– target risk assessment. </w:t>
      </w:r>
      <w:r w:rsidRPr="000E30DB">
        <w:rPr>
          <w:lang w:val="en-US"/>
        </w:rPr>
        <w:t xml:space="preserve">To demonstrate EpiTox utility for comprehensive off-target safety evaluation, we tested a publicly available MAGE-A3 </w:t>
      </w:r>
      <w:commentRangeStart w:id="63"/>
      <w:r w:rsidRPr="000E30DB">
        <w:rPr>
          <w:lang w:val="en-US"/>
        </w:rPr>
        <w:t xml:space="preserve">112-120 </w:t>
      </w:r>
      <w:commentRangeEnd w:id="63"/>
      <w:r w:rsidR="006624B8" w:rsidRPr="000E30DB">
        <w:rPr>
          <w:rStyle w:val="Kommentarzeichen"/>
          <w:sz w:val="20"/>
          <w:szCs w:val="24"/>
          <w:lang w:val="en-US"/>
        </w:rPr>
        <w:commentReference w:id="63"/>
      </w:r>
      <w:r w:rsidRPr="000E30DB">
        <w:rPr>
          <w:lang w:val="en-US"/>
        </w:rPr>
        <w:t>CAR (C1511 (</w:t>
      </w:r>
      <w:r w:rsidRPr="000E30DB">
        <w:rPr>
          <w:color w:val="0000FF"/>
          <w:lang w:val="en-US"/>
        </w:rPr>
        <w:t>16</w:t>
      </w:r>
      <w:r w:rsidRPr="000E30DB">
        <w:rPr>
          <w:lang w:val="en-US"/>
        </w:rPr>
        <w:t xml:space="preserve">)) in the Fab format for binding against a selection of off-targets using our proprietary high-throughput interaction analysis (highSCORE) (Fig. </w:t>
      </w:r>
      <w:r w:rsidRPr="000E30DB">
        <w:rPr>
          <w:color w:val="0000FF"/>
          <w:lang w:val="en-US"/>
        </w:rPr>
        <w:t>5</w:t>
      </w:r>
      <w:r w:rsidRPr="000E30DB">
        <w:rPr>
          <w:lang w:val="en-US"/>
        </w:rPr>
        <w:t xml:space="preserve">.A, Methods </w:t>
      </w:r>
      <w:r w:rsidRPr="000E30DB">
        <w:rPr>
          <w:color w:val="0000FF"/>
          <w:lang w:val="en-US"/>
        </w:rPr>
        <w:t>5</w:t>
      </w:r>
      <w:r w:rsidRPr="000E30DB">
        <w:rPr>
          <w:lang w:val="en-US"/>
        </w:rPr>
        <w:t>). The validation used a single anti-MAGE-A3 TCRm, limiting assessment to antibodyspecific cross-reactivity rather than universal tool performance. Results demonstrate that EpiTox identifies physiologically plausible off-targets. In total, 538 peptides were tested using our highSCORE</w:t>
      </w:r>
      <w:ins w:id="64" w:author="Jörg Birkenfeld" w:date="2025-12-06T11:35:00Z" w16du:dateUtc="2025-12-06T10:35:00Z">
        <w:r w:rsidR="00FA135A">
          <w:rPr>
            <w:lang w:val="en-US"/>
          </w:rPr>
          <w:t xml:space="preserve"> (13)</w:t>
        </w:r>
      </w:ins>
      <w:r w:rsidRPr="000E30DB">
        <w:rPr>
          <w:lang w:val="en-US"/>
        </w:rPr>
        <w:t xml:space="preserve"> assay, including the target, exceeding typical experimental validation scales in computational immunology studies. </w:t>
      </w:r>
      <w:commentRangeStart w:id="65"/>
      <w:r w:rsidRPr="000E30DB">
        <w:rPr>
          <w:lang w:val="en-US"/>
        </w:rPr>
        <w:t>Of these, 171 peptides containing exactly one mismatch were generated and used for both the TPT and antibody binding profile characterization</w:t>
      </w:r>
      <w:commentRangeEnd w:id="65"/>
      <w:r w:rsidR="0046603D" w:rsidRPr="000E30DB">
        <w:rPr>
          <w:rStyle w:val="Kommentarzeichen"/>
          <w:sz w:val="20"/>
          <w:szCs w:val="24"/>
          <w:lang w:val="en-US"/>
        </w:rPr>
        <w:commentReference w:id="65"/>
      </w:r>
      <w:r w:rsidRPr="000E30DB">
        <w:rPr>
          <w:lang w:val="en-US"/>
        </w:rPr>
        <w:t xml:space="preserve">. Six of these 171 peptides had already been predicted as off-target candidates in the initial list of 1,454. Fig. </w:t>
      </w:r>
      <w:r w:rsidRPr="000E30DB">
        <w:rPr>
          <w:color w:val="0000FF"/>
          <w:lang w:val="en-US"/>
        </w:rPr>
        <w:t>5</w:t>
      </w:r>
      <w:r w:rsidRPr="000E30DB">
        <w:rPr>
          <w:lang w:val="en-US"/>
        </w:rPr>
        <w:t xml:space="preserve">.B illustrates the experimental validation outcomes from our 373-peptide test set. The test set captured substantial diversity across our prediction framework. The pool included Bi-feature classifications (n = 299, 80% High </w:t>
      </w:r>
      <w:r w:rsidRPr="000E30DB">
        <w:rPr>
          <w:lang w:val="en-US"/>
        </w:rPr>
        <w:lastRenderedPageBreak/>
        <w:t xml:space="preserve">risk), reflecting the peptide selection strategy at the time of experimental design. Despite this numerical bias, the set included sufficient representation from Multi-feature classifications (n = 135, 36% High risk) and Contextual evidence classifications (n = 259, 69% Very Low risk) to evaluate the complementary information provided by each scoring approach. Testing 373 predicted peptides identified 37 cross-reactive with </w:t>
      </w:r>
      <w:ins w:id="66" w:author="Jörg Birkenfeld" w:date="2025-12-06T11:36:00Z" w16du:dateUtc="2025-12-06T10:36:00Z">
        <w:r w:rsidR="00DA183C">
          <w:rPr>
            <w:lang w:val="en-US"/>
          </w:rPr>
          <w:t xml:space="preserve">antibody </w:t>
        </w:r>
      </w:ins>
      <w:r w:rsidRPr="000E30DB">
        <w:rPr>
          <w:lang w:val="en-US"/>
        </w:rPr>
        <w:t xml:space="preserve">C1511 (9.9% hit rate). Of these, 11 were from the known 18 off-targets, 14 were previously reported in MHC studies and 12 represent novel discoveries. Of 11/18 known off-targets, 9 (82%) were ranked high by both Bi-feature and Multi-feature methods (Table </w:t>
      </w:r>
      <w:r w:rsidRPr="000E30DB">
        <w:rPr>
          <w:color w:val="0000FF"/>
          <w:lang w:val="en-US"/>
        </w:rPr>
        <w:t>2</w:t>
      </w:r>
      <w:r w:rsidRPr="000E30DB">
        <w:rPr>
          <w:lang w:val="en-US"/>
        </w:rPr>
        <w:t xml:space="preserve">). Fig. </w:t>
      </w:r>
      <w:r w:rsidRPr="000E30DB">
        <w:rPr>
          <w:color w:val="0000FF"/>
          <w:lang w:val="en-US"/>
        </w:rPr>
        <w:t xml:space="preserve">6 </w:t>
      </w:r>
      <w:r w:rsidRPr="000E30DB">
        <w:rPr>
          <w:lang w:val="en-US"/>
        </w:rPr>
        <w:t xml:space="preserve">separates the 37 confirmed binders into known off-targets, left panel, and novel binders, right panel, displaying gene expression profiles of their source gene relative to the target. Known off-targets (n = 11) predominantly showed target-like expression patterns (7/11), while novel off-targets (n = 26) were enriched for elevated expression relative to the target (21/26, </w:t>
      </w:r>
      <w:r w:rsidRPr="000E30DB">
        <w:rPr>
          <w:i/>
          <w:lang w:val="en-US"/>
        </w:rPr>
        <w:t>≥</w:t>
      </w:r>
      <w:r w:rsidRPr="000E30DB">
        <w:rPr>
          <w:lang w:val="en-US"/>
        </w:rPr>
        <w:t>2-fold higher).</w:t>
      </w:r>
    </w:p>
    <w:p w14:paraId="01AF3397" w14:textId="7858F64C" w:rsidR="00612B85" w:rsidRPr="000E30DB" w:rsidRDefault="00EB15EF">
      <w:pPr>
        <w:ind w:left="-5" w:right="90"/>
        <w:rPr>
          <w:lang w:val="en-US"/>
        </w:rPr>
      </w:pPr>
      <w:r w:rsidRPr="000E30DB">
        <w:rPr>
          <w:b/>
          <w:sz w:val="17"/>
          <w:lang w:val="en-US"/>
        </w:rPr>
        <w:t xml:space="preserve">Population-specific variants reveal novel high-affinity off-targets </w:t>
      </w:r>
      <w:r w:rsidRPr="000E30DB">
        <w:rPr>
          <w:lang w:val="en-US"/>
        </w:rPr>
        <w:t xml:space="preserve">We tested 35 SNP-derived peptides representing different score disagreement patterns (all novel, experimental evidence = very low) (Supplementary Table 5). Three peptides bound the antibody: Q5T2L2-FQAELVHPA (rs376200113, p.Arg94Gln) showed high predicted HLAA*02:01 affinity (KD </w:t>
      </w:r>
      <w:r w:rsidRPr="000E30DB">
        <w:rPr>
          <w:lang w:val="en-US"/>
        </w:rPr>
        <w:t>= 23.4 nM) and BLOSUM62 similarity of 15, compared to its wildtype version (KD = 1584.9 nM, BLOSUM62 = 14). The peptide was classified as high</w:t>
      </w:r>
      <w:ins w:id="67" w:author="Jörg Birkenfeld" w:date="2025-12-06T11:38:00Z" w16du:dateUtc="2025-12-06T10:38:00Z">
        <w:r w:rsidR="00CF6EA7">
          <w:rPr>
            <w:lang w:val="en-US"/>
          </w:rPr>
          <w:t xml:space="preserve"> </w:t>
        </w:r>
      </w:ins>
      <w:r w:rsidRPr="000E30DB">
        <w:rPr>
          <w:lang w:val="en-US"/>
        </w:rPr>
        <w:t>risk by Bi-feature score and moderate by Multi-feature score. Experimental testing confirmed binding with modest reduction relative to target (log2 KD FC = –0.9). Source protein expression was similar to target, with 4-fold elevation in liver and 2-fold in epididymis. P21817-KLAENIHKL (rs746904839, p.Glu879Lys) showed similar predicted affinity to its wildtype version (13 nM) and identical BLOSUM62 score (24). Both versions were classified as high</w:t>
      </w:r>
      <w:del w:id="68" w:author="Jörg Birkenfeld" w:date="2025-12-06T11:38:00Z" w16du:dateUtc="2025-12-06T10:38:00Z">
        <w:r w:rsidRPr="000E30DB" w:rsidDel="001B5BFC">
          <w:rPr>
            <w:lang w:val="en-US"/>
          </w:rPr>
          <w:delText>-</w:delText>
        </w:r>
      </w:del>
      <w:ins w:id="69" w:author="Jörg Birkenfeld" w:date="2025-12-06T11:38:00Z" w16du:dateUtc="2025-12-06T10:38:00Z">
        <w:r w:rsidR="001B5BFC">
          <w:rPr>
            <w:lang w:val="en-US"/>
          </w:rPr>
          <w:t xml:space="preserve"> </w:t>
        </w:r>
      </w:ins>
      <w:r w:rsidRPr="000E30DB">
        <w:rPr>
          <w:lang w:val="en-US"/>
        </w:rPr>
        <w:t>risk by Bi-feature score and low</w:t>
      </w:r>
      <w:ins w:id="70" w:author="Jörg Birkenfeld" w:date="2025-12-06T11:38:00Z" w16du:dateUtc="2025-12-06T10:38:00Z">
        <w:r w:rsidR="001B5BFC">
          <w:rPr>
            <w:lang w:val="en-US"/>
          </w:rPr>
          <w:t xml:space="preserve"> risk</w:t>
        </w:r>
      </w:ins>
      <w:r w:rsidRPr="000E30DB">
        <w:rPr>
          <w:lang w:val="en-US"/>
        </w:rPr>
        <w:t xml:space="preserve"> by Multi-feature score. The SNPderived peptide bound at higher affinity than target (log2 KD FC = 2.6). Source protein showed elevated expression across all 40 normal tissues compared to target, with highest levels in skeletal muscle and tongue (&gt;8 log2 FC). A6NJW4IVAYLVHYV (rs140521451, p.Met236Ile) showed slightly reduced predicted affinity compared to wildtype (22.5 nM vs 16.7 nM) and BLOSUM62 score (23 vs 25). The peptide was classified as high</w:t>
      </w:r>
      <w:del w:id="71" w:author="Jörg Birkenfeld" w:date="2025-12-06T11:38:00Z" w16du:dateUtc="2025-12-06T10:38:00Z">
        <w:r w:rsidRPr="000E30DB" w:rsidDel="000F11DF">
          <w:rPr>
            <w:lang w:val="en-US"/>
          </w:rPr>
          <w:delText>-</w:delText>
        </w:r>
      </w:del>
      <w:ins w:id="72" w:author="Jörg Birkenfeld" w:date="2025-12-06T11:38:00Z" w16du:dateUtc="2025-12-06T10:38:00Z">
        <w:r w:rsidR="000F11DF">
          <w:rPr>
            <w:lang w:val="en-US"/>
          </w:rPr>
          <w:t xml:space="preserve"> </w:t>
        </w:r>
      </w:ins>
      <w:r w:rsidRPr="000E30DB">
        <w:rPr>
          <w:lang w:val="en-US"/>
        </w:rPr>
        <w:t>risk by Bi-feature score and moderate by Multi-feature score. Experimental testing showed binding comparable to or elevated compared to the target (log2 KD FC = 0.14). Source protein expression was target-like overall, with elevation in epididymis (log2 FC = 0.9 almost 2fold higher), choroid plexus ( log2 FC = 0.4) , and liver, heart muscle and thyroid gland with equal elevated levels (log2 FC = 0.26).</w:t>
      </w:r>
    </w:p>
    <w:p w14:paraId="395ADACF" w14:textId="77777777" w:rsidR="00612B85" w:rsidRPr="000E30DB" w:rsidRDefault="00612B85">
      <w:pPr>
        <w:rPr>
          <w:lang w:val="en-US"/>
        </w:rPr>
        <w:sectPr w:rsidR="00612B85" w:rsidRPr="000E30DB">
          <w:footnotePr>
            <w:numRestart w:val="eachPage"/>
          </w:footnotePr>
          <w:type w:val="continuous"/>
          <w:pgSz w:w="12240" w:h="15840"/>
          <w:pgMar w:top="607" w:right="1037" w:bottom="891" w:left="1037" w:header="720" w:footer="720" w:gutter="0"/>
          <w:cols w:num="2" w:space="400"/>
        </w:sectPr>
      </w:pPr>
    </w:p>
    <w:p w14:paraId="6D88FE75" w14:textId="77777777" w:rsidR="00612B85" w:rsidRPr="000E30DB" w:rsidRDefault="00EB15EF">
      <w:pPr>
        <w:spacing w:after="0" w:line="2913" w:lineRule="auto"/>
        <w:ind w:left="8874" w:right="266" w:firstLine="0"/>
        <w:jc w:val="center"/>
        <w:rPr>
          <w:lang w:val="en-US"/>
        </w:rPr>
      </w:pPr>
      <w:r>
        <w:rPr>
          <w:noProof/>
        </w:rPr>
        <w:lastRenderedPageBreak/>
        <w:drawing>
          <wp:anchor distT="0" distB="0" distL="114300" distR="114300" simplePos="0" relativeHeight="251658244" behindDoc="0" locked="0" layoutInCell="1" allowOverlap="0" wp14:anchorId="7CEB3E2E" wp14:editId="67BD6B5C">
            <wp:simplePos x="0" y="0"/>
            <wp:positionH relativeFrom="column">
              <wp:posOffset>51613</wp:posOffset>
            </wp:positionH>
            <wp:positionV relativeFrom="paragraph">
              <wp:posOffset>-380226</wp:posOffset>
            </wp:positionV>
            <wp:extent cx="6403849" cy="6534912"/>
            <wp:effectExtent l="0" t="0" r="0" b="0"/>
            <wp:wrapSquare wrapText="bothSides"/>
            <wp:docPr id="62635" name="Picture 62635"/>
            <wp:cNvGraphicFramePr/>
            <a:graphic xmlns:a="http://schemas.openxmlformats.org/drawingml/2006/main">
              <a:graphicData uri="http://schemas.openxmlformats.org/drawingml/2006/picture">
                <pic:pic xmlns:pic="http://schemas.openxmlformats.org/drawingml/2006/picture">
                  <pic:nvPicPr>
                    <pic:cNvPr id="62635" name="Picture 62635"/>
                    <pic:cNvPicPr/>
                  </pic:nvPicPr>
                  <pic:blipFill>
                    <a:blip r:embed="rId30"/>
                    <a:stretch>
                      <a:fillRect/>
                    </a:stretch>
                  </pic:blipFill>
                  <pic:spPr>
                    <a:xfrm>
                      <a:off x="0" y="0"/>
                      <a:ext cx="6403849" cy="6534912"/>
                    </a:xfrm>
                    <a:prstGeom prst="rect">
                      <a:avLst/>
                    </a:prstGeom>
                  </pic:spPr>
                </pic:pic>
              </a:graphicData>
            </a:graphic>
          </wp:anchor>
        </w:drawing>
      </w:r>
      <w:r w:rsidRPr="000E30DB">
        <w:rPr>
          <w:rFonts w:ascii="Arial" w:eastAsia="Arial" w:hAnsi="Arial" w:cs="Arial"/>
          <w:b/>
          <w:sz w:val="13"/>
          <w:lang w:val="en-US"/>
        </w:rPr>
        <w:t xml:space="preserve">peptide </w:t>
      </w:r>
      <w:r w:rsidRPr="000E30DB">
        <w:rPr>
          <w:rFonts w:ascii="Arial" w:eastAsia="Arial" w:hAnsi="Arial" w:cs="Arial"/>
          <w:sz w:val="13"/>
          <w:lang w:val="en-US"/>
        </w:rPr>
        <w:t>appendix</w:t>
      </w:r>
    </w:p>
    <w:p w14:paraId="3B96B562" w14:textId="77777777" w:rsidR="00612B85" w:rsidRPr="000E30DB" w:rsidRDefault="00EB15EF">
      <w:pPr>
        <w:spacing w:after="572" w:line="734" w:lineRule="auto"/>
        <w:ind w:left="9137"/>
        <w:jc w:val="left"/>
        <w:rPr>
          <w:lang w:val="en-US"/>
        </w:rPr>
      </w:pPr>
      <w:r w:rsidRPr="000E30DB">
        <w:rPr>
          <w:rFonts w:ascii="Arial" w:eastAsia="Arial" w:hAnsi="Arial" w:cs="Arial"/>
          <w:sz w:val="13"/>
          <w:lang w:val="en-US"/>
        </w:rPr>
        <w:lastRenderedPageBreak/>
        <w:t>tongue</w:t>
      </w:r>
    </w:p>
    <w:p w14:paraId="1FB93337" w14:textId="77777777" w:rsidR="00612B85" w:rsidRPr="000E30DB" w:rsidRDefault="00EB15EF">
      <w:pPr>
        <w:spacing w:after="1090" w:line="734" w:lineRule="auto"/>
        <w:ind w:left="9137"/>
        <w:jc w:val="left"/>
        <w:rPr>
          <w:lang w:val="en-US"/>
        </w:rPr>
      </w:pPr>
      <w:r w:rsidRPr="000E30DB">
        <w:rPr>
          <w:rFonts w:ascii="Arial" w:eastAsia="Arial" w:hAnsi="Arial" w:cs="Arial"/>
          <w:sz w:val="13"/>
          <w:lang w:val="en-US"/>
        </w:rPr>
        <w:t>rectum</w:t>
      </w:r>
    </w:p>
    <w:p w14:paraId="1EEE8AD1" w14:textId="77777777" w:rsidR="00612B85" w:rsidRPr="000E30DB" w:rsidRDefault="00EB15EF">
      <w:pPr>
        <w:spacing w:after="0" w:line="1491" w:lineRule="auto"/>
        <w:ind w:left="9137"/>
        <w:jc w:val="left"/>
        <w:rPr>
          <w:lang w:val="en-US"/>
        </w:rPr>
      </w:pPr>
      <w:r w:rsidRPr="000E30DB">
        <w:rPr>
          <w:rFonts w:ascii="Arial" w:eastAsia="Arial" w:hAnsi="Arial" w:cs="Arial"/>
          <w:sz w:val="13"/>
          <w:lang w:val="en-US"/>
        </w:rPr>
        <w:t>placenta epididymis pancreas</w:t>
      </w:r>
    </w:p>
    <w:p w14:paraId="4050327E" w14:textId="77777777" w:rsidR="00612B85" w:rsidRPr="000E30DB" w:rsidRDefault="00EB15EF">
      <w:pPr>
        <w:spacing w:after="259" w:line="304" w:lineRule="auto"/>
        <w:ind w:left="9134"/>
        <w:jc w:val="left"/>
        <w:rPr>
          <w:lang w:val="en-US"/>
        </w:rPr>
      </w:pPr>
      <w:r w:rsidRPr="000E30DB">
        <w:rPr>
          <w:rFonts w:ascii="Arial" w:eastAsia="Arial" w:hAnsi="Arial" w:cs="Arial"/>
          <w:b/>
          <w:sz w:val="13"/>
          <w:lang w:val="en-US"/>
        </w:rPr>
        <w:t>Bi-feature</w:t>
      </w:r>
    </w:p>
    <w:p w14:paraId="5FADD8F3" w14:textId="77777777" w:rsidR="00612B85" w:rsidRPr="000E30DB" w:rsidRDefault="00EB15EF">
      <w:pPr>
        <w:spacing w:after="1488" w:line="304" w:lineRule="auto"/>
        <w:ind w:left="9134"/>
        <w:jc w:val="left"/>
        <w:rPr>
          <w:lang w:val="en-US"/>
        </w:rPr>
      </w:pPr>
      <w:r w:rsidRPr="000E30DB">
        <w:rPr>
          <w:rFonts w:ascii="Arial" w:eastAsia="Arial" w:hAnsi="Arial" w:cs="Arial"/>
          <w:b/>
          <w:sz w:val="13"/>
          <w:lang w:val="en-US"/>
        </w:rPr>
        <w:t>Evidence</w:t>
      </w:r>
    </w:p>
    <w:p w14:paraId="2B68BF91" w14:textId="1DFFE79D" w:rsidR="00612B85" w:rsidRPr="000E30DB" w:rsidRDefault="00EB15EF">
      <w:pPr>
        <w:spacing w:after="271" w:line="271" w:lineRule="auto"/>
        <w:ind w:left="100"/>
        <w:rPr>
          <w:lang w:val="en-US"/>
        </w:rPr>
      </w:pPr>
      <w:r w:rsidRPr="000E30DB">
        <w:rPr>
          <w:b/>
          <w:sz w:val="13"/>
          <w:lang w:val="en-US"/>
        </w:rPr>
        <w:t xml:space="preserve">Fig. 6. Confirmed binders of EpiTox predicted peptides: </w:t>
      </w:r>
      <w:r w:rsidRPr="000E30DB">
        <w:rPr>
          <w:sz w:val="13"/>
          <w:lang w:val="en-US"/>
        </w:rPr>
        <w:t xml:space="preserve">Heatmap showing gene expression profiles across multiple tissues for relevant 37 peptides showing </w:t>
      </w:r>
      <w:del w:id="73" w:author="Jörg Birkenfeld" w:date="2025-12-06T11:40:00Z" w16du:dateUtc="2025-12-06T10:40:00Z">
        <w:r w:rsidRPr="000E30DB" w:rsidDel="008451D6">
          <w:rPr>
            <w:sz w:val="13"/>
            <w:lang w:val="en-US"/>
          </w:rPr>
          <w:delText>crossreactivity</w:delText>
        </w:r>
      </w:del>
      <w:ins w:id="74" w:author="Jörg Birkenfeld" w:date="2025-12-06T11:40:00Z" w16du:dateUtc="2025-12-06T10:40:00Z">
        <w:r w:rsidR="008451D6" w:rsidRPr="000E30DB">
          <w:rPr>
            <w:sz w:val="13"/>
            <w:lang w:val="en-US"/>
          </w:rPr>
          <w:t>cross</w:t>
        </w:r>
        <w:r w:rsidR="008451D6">
          <w:rPr>
            <w:sz w:val="13"/>
            <w:lang w:val="en-US"/>
          </w:rPr>
          <w:t>-</w:t>
        </w:r>
        <w:r w:rsidR="008451D6" w:rsidRPr="000E30DB">
          <w:rPr>
            <w:sz w:val="13"/>
            <w:lang w:val="en-US"/>
          </w:rPr>
          <w:t>reactivity</w:t>
        </w:r>
      </w:ins>
      <w:r w:rsidRPr="000E30DB">
        <w:rPr>
          <w:sz w:val="13"/>
          <w:lang w:val="en-US"/>
        </w:rPr>
        <w:t>. Gene expression values are displayed as log2 fold-change relative to target expression in the tissue. Top annotations from outermost to heatmap: known peptides in MAGE</w:t>
      </w:r>
      <w:ins w:id="75" w:author="Jörg Birkenfeld" w:date="2025-12-06T11:40:00Z" w16du:dateUtc="2025-12-06T10:40:00Z">
        <w:r w:rsidR="00471043">
          <w:rPr>
            <w:sz w:val="13"/>
            <w:lang w:val="en-US"/>
          </w:rPr>
          <w:t>-</w:t>
        </w:r>
      </w:ins>
      <w:r w:rsidRPr="000E30DB">
        <w:rPr>
          <w:sz w:val="13"/>
          <w:lang w:val="en-US"/>
        </w:rPr>
        <w:t>A3 studies &amp; patent versus other; Off-targets mismatch profile at anchor position compared to the target; wildtype (WT) versus SNP-derived peptides; log2-transformed KD fold-change relative to target; negative values indicate lower binding affinity compared to target and vice versa; bar plot showing total gene expression summed across tissues per peptide. Bottom annotations: Bi-feature rank, Multi-feature rank, and Experimental Evidence.</w:t>
      </w:r>
    </w:p>
    <w:p w14:paraId="6C89D69E" w14:textId="77777777" w:rsidR="00612B85" w:rsidRDefault="00EB15EF">
      <w:pPr>
        <w:spacing w:after="0" w:line="259" w:lineRule="auto"/>
        <w:ind w:left="0" w:right="90" w:firstLine="0"/>
        <w:jc w:val="right"/>
      </w:pPr>
      <w:r>
        <w:rPr>
          <w:sz w:val="16"/>
        </w:rPr>
        <w:t>Validation</w:t>
      </w:r>
    </w:p>
    <w:p w14:paraId="7EFB6D65" w14:textId="77777777" w:rsidR="00612B85" w:rsidRDefault="00EB15EF">
      <w:pPr>
        <w:spacing w:after="139" w:line="259" w:lineRule="auto"/>
        <w:ind w:left="8" w:firstLine="0"/>
        <w:jc w:val="left"/>
      </w:pPr>
      <w:r>
        <w:rPr>
          <w:noProof/>
          <w:sz w:val="22"/>
        </w:rPr>
        <w:lastRenderedPageBreak/>
        <mc:AlternateContent>
          <mc:Choice Requires="wpg">
            <w:drawing>
              <wp:inline distT="0" distB="0" distL="0" distR="0" wp14:anchorId="68CCA3FA" wp14:editId="0DBB9BD2">
                <wp:extent cx="6388603" cy="4294128"/>
                <wp:effectExtent l="0" t="0" r="0" b="0"/>
                <wp:docPr id="51691" name="Group 51691"/>
                <wp:cNvGraphicFramePr/>
                <a:graphic xmlns:a="http://schemas.openxmlformats.org/drawingml/2006/main">
                  <a:graphicData uri="http://schemas.microsoft.com/office/word/2010/wordprocessingGroup">
                    <wpg:wgp>
                      <wpg:cNvGrpSpPr/>
                      <wpg:grpSpPr>
                        <a:xfrm>
                          <a:off x="0" y="0"/>
                          <a:ext cx="6388603" cy="4294128"/>
                          <a:chOff x="0" y="0"/>
                          <a:chExt cx="6388603" cy="4294128"/>
                        </a:xfrm>
                      </wpg:grpSpPr>
                      <wps:wsp>
                        <wps:cNvPr id="6778" name="Rectangle 6778"/>
                        <wps:cNvSpPr/>
                        <wps:spPr>
                          <a:xfrm>
                            <a:off x="1667662" y="0"/>
                            <a:ext cx="406661" cy="105078"/>
                          </a:xfrm>
                          <a:prstGeom prst="rect">
                            <a:avLst/>
                          </a:prstGeom>
                          <a:ln>
                            <a:noFill/>
                          </a:ln>
                        </wps:spPr>
                        <wps:txbx>
                          <w:txbxContent>
                            <w:p w14:paraId="2C8C5FA4" w14:textId="77777777" w:rsidR="00612B85" w:rsidRDefault="00EB15EF">
                              <w:pPr>
                                <w:spacing w:after="160" w:line="259" w:lineRule="auto"/>
                                <w:ind w:left="0" w:firstLine="0"/>
                                <w:jc w:val="left"/>
                              </w:pPr>
                              <w:r>
                                <w:rPr>
                                  <w:b/>
                                  <w:w w:val="114"/>
                                  <w:sz w:val="13"/>
                                </w:rPr>
                                <w:t>Table</w:t>
                              </w:r>
                              <w:r>
                                <w:rPr>
                                  <w:b/>
                                  <w:spacing w:val="7"/>
                                  <w:w w:val="114"/>
                                  <w:sz w:val="13"/>
                                </w:rPr>
                                <w:t xml:space="preserve"> </w:t>
                              </w:r>
                              <w:r>
                                <w:rPr>
                                  <w:b/>
                                  <w:w w:val="114"/>
                                  <w:sz w:val="13"/>
                                </w:rPr>
                                <w:t>3.</w:t>
                              </w:r>
                            </w:p>
                          </w:txbxContent>
                        </wps:txbx>
                        <wps:bodyPr horzOverflow="overflow" vert="horz" lIns="0" tIns="0" rIns="0" bIns="0" rtlCol="0">
                          <a:noAutofit/>
                        </wps:bodyPr>
                      </wps:wsp>
                      <wps:wsp>
                        <wps:cNvPr id="6779" name="Rectangle 6779"/>
                        <wps:cNvSpPr/>
                        <wps:spPr>
                          <a:xfrm>
                            <a:off x="2002366" y="841"/>
                            <a:ext cx="3615748" cy="103512"/>
                          </a:xfrm>
                          <a:prstGeom prst="rect">
                            <a:avLst/>
                          </a:prstGeom>
                          <a:ln>
                            <a:noFill/>
                          </a:ln>
                        </wps:spPr>
                        <wps:txbx>
                          <w:txbxContent>
                            <w:p w14:paraId="01404170" w14:textId="77777777" w:rsidR="00612B85" w:rsidRPr="000E30DB" w:rsidRDefault="00EB15EF">
                              <w:pPr>
                                <w:spacing w:after="160" w:line="259" w:lineRule="auto"/>
                                <w:ind w:left="0" w:firstLine="0"/>
                                <w:jc w:val="left"/>
                                <w:rPr>
                                  <w:lang w:val="en-US"/>
                                </w:rPr>
                              </w:pPr>
                              <w:r w:rsidRPr="000E30DB">
                                <w:rPr>
                                  <w:w w:val="107"/>
                                  <w:sz w:val="13"/>
                                  <w:lang w:val="en-US"/>
                                </w:rPr>
                                <w:t>Overview</w:t>
                              </w:r>
                              <w:r w:rsidRPr="000E30DB">
                                <w:rPr>
                                  <w:spacing w:val="7"/>
                                  <w:w w:val="107"/>
                                  <w:sz w:val="13"/>
                                  <w:lang w:val="en-US"/>
                                </w:rPr>
                                <w:t xml:space="preserve"> </w:t>
                              </w:r>
                              <w:r w:rsidRPr="000E30DB">
                                <w:rPr>
                                  <w:w w:val="107"/>
                                  <w:sz w:val="13"/>
                                  <w:lang w:val="en-US"/>
                                </w:rPr>
                                <w:t>of</w:t>
                              </w:r>
                              <w:r w:rsidRPr="000E30DB">
                                <w:rPr>
                                  <w:spacing w:val="7"/>
                                  <w:w w:val="107"/>
                                  <w:sz w:val="13"/>
                                  <w:lang w:val="en-US"/>
                                </w:rPr>
                                <w:t xml:space="preserve"> </w:t>
                              </w:r>
                              <w:r w:rsidRPr="000E30DB">
                                <w:rPr>
                                  <w:w w:val="107"/>
                                  <w:sz w:val="13"/>
                                  <w:lang w:val="en-US"/>
                                </w:rPr>
                                <w:t>features</w:t>
                              </w:r>
                              <w:r w:rsidRPr="000E30DB">
                                <w:rPr>
                                  <w:spacing w:val="7"/>
                                  <w:w w:val="107"/>
                                  <w:sz w:val="13"/>
                                  <w:lang w:val="en-US"/>
                                </w:rPr>
                                <w:t xml:space="preserve"> </w:t>
                              </w:r>
                              <w:r w:rsidRPr="000E30DB">
                                <w:rPr>
                                  <w:w w:val="107"/>
                                  <w:sz w:val="13"/>
                                  <w:lang w:val="en-US"/>
                                </w:rPr>
                                <w:t>supported</w:t>
                              </w:r>
                              <w:r w:rsidRPr="000E30DB">
                                <w:rPr>
                                  <w:spacing w:val="7"/>
                                  <w:w w:val="107"/>
                                  <w:sz w:val="13"/>
                                  <w:lang w:val="en-US"/>
                                </w:rPr>
                                <w:t xml:space="preserve"> </w:t>
                              </w:r>
                              <w:r w:rsidRPr="000E30DB">
                                <w:rPr>
                                  <w:w w:val="107"/>
                                  <w:sz w:val="13"/>
                                  <w:lang w:val="en-US"/>
                                </w:rPr>
                                <w:t>by</w:t>
                              </w:r>
                              <w:r w:rsidRPr="000E30DB">
                                <w:rPr>
                                  <w:spacing w:val="7"/>
                                  <w:w w:val="107"/>
                                  <w:sz w:val="13"/>
                                  <w:lang w:val="en-US"/>
                                </w:rPr>
                                <w:t xml:space="preserve"> </w:t>
                              </w:r>
                              <w:r w:rsidRPr="000E30DB">
                                <w:rPr>
                                  <w:w w:val="107"/>
                                  <w:sz w:val="13"/>
                                  <w:lang w:val="en-US"/>
                                </w:rPr>
                                <w:t>EpiTox</w:t>
                              </w:r>
                              <w:r w:rsidRPr="000E30DB">
                                <w:rPr>
                                  <w:spacing w:val="7"/>
                                  <w:w w:val="107"/>
                                  <w:sz w:val="13"/>
                                  <w:lang w:val="en-US"/>
                                </w:rPr>
                                <w:t xml:space="preserve"> </w:t>
                              </w:r>
                              <w:r w:rsidRPr="000E30DB">
                                <w:rPr>
                                  <w:w w:val="107"/>
                                  <w:sz w:val="13"/>
                                  <w:lang w:val="en-US"/>
                                </w:rPr>
                                <w:t>and</w:t>
                              </w:r>
                              <w:r w:rsidRPr="000E30DB">
                                <w:rPr>
                                  <w:spacing w:val="7"/>
                                  <w:w w:val="107"/>
                                  <w:sz w:val="13"/>
                                  <w:lang w:val="en-US"/>
                                </w:rPr>
                                <w:t xml:space="preserve"> </w:t>
                              </w:r>
                              <w:r w:rsidRPr="000E30DB">
                                <w:rPr>
                                  <w:w w:val="107"/>
                                  <w:sz w:val="13"/>
                                  <w:lang w:val="en-US"/>
                                </w:rPr>
                                <w:t>other</w:t>
                              </w:r>
                              <w:r w:rsidRPr="000E30DB">
                                <w:rPr>
                                  <w:spacing w:val="7"/>
                                  <w:w w:val="107"/>
                                  <w:sz w:val="13"/>
                                  <w:lang w:val="en-US"/>
                                </w:rPr>
                                <w:t xml:space="preserve"> </w:t>
                              </w:r>
                              <w:r w:rsidRPr="000E30DB">
                                <w:rPr>
                                  <w:w w:val="107"/>
                                  <w:sz w:val="13"/>
                                  <w:lang w:val="en-US"/>
                                </w:rPr>
                                <w:t>state</w:t>
                              </w:r>
                              <w:r w:rsidRPr="000E30DB">
                                <w:rPr>
                                  <w:spacing w:val="7"/>
                                  <w:w w:val="107"/>
                                  <w:sz w:val="13"/>
                                  <w:lang w:val="en-US"/>
                                </w:rPr>
                                <w:t xml:space="preserve"> </w:t>
                              </w:r>
                              <w:r w:rsidRPr="000E30DB">
                                <w:rPr>
                                  <w:w w:val="107"/>
                                  <w:sz w:val="13"/>
                                  <w:lang w:val="en-US"/>
                                </w:rPr>
                                <w:t>of</w:t>
                              </w:r>
                              <w:r w:rsidRPr="000E30DB">
                                <w:rPr>
                                  <w:spacing w:val="7"/>
                                  <w:w w:val="107"/>
                                  <w:sz w:val="13"/>
                                  <w:lang w:val="en-US"/>
                                </w:rPr>
                                <w:t xml:space="preserve"> </w:t>
                              </w:r>
                              <w:r w:rsidRPr="000E30DB">
                                <w:rPr>
                                  <w:w w:val="107"/>
                                  <w:sz w:val="13"/>
                                  <w:lang w:val="en-US"/>
                                </w:rPr>
                                <w:t>the</w:t>
                              </w:r>
                              <w:r w:rsidRPr="000E30DB">
                                <w:rPr>
                                  <w:spacing w:val="7"/>
                                  <w:w w:val="107"/>
                                  <w:sz w:val="13"/>
                                  <w:lang w:val="en-US"/>
                                </w:rPr>
                                <w:t xml:space="preserve"> </w:t>
                              </w:r>
                              <w:r w:rsidRPr="000E30DB">
                                <w:rPr>
                                  <w:w w:val="107"/>
                                  <w:sz w:val="13"/>
                                  <w:lang w:val="en-US"/>
                                </w:rPr>
                                <w:t>art</w:t>
                              </w:r>
                              <w:r w:rsidRPr="000E30DB">
                                <w:rPr>
                                  <w:spacing w:val="7"/>
                                  <w:w w:val="107"/>
                                  <w:sz w:val="13"/>
                                  <w:lang w:val="en-US"/>
                                </w:rPr>
                                <w:t xml:space="preserve"> </w:t>
                              </w:r>
                              <w:r w:rsidRPr="000E30DB">
                                <w:rPr>
                                  <w:w w:val="107"/>
                                  <w:sz w:val="13"/>
                                  <w:lang w:val="en-US"/>
                                </w:rPr>
                                <w:t>tools.</w:t>
                              </w:r>
                            </w:p>
                          </w:txbxContent>
                        </wps:txbx>
                        <wps:bodyPr horzOverflow="overflow" vert="horz" lIns="0" tIns="0" rIns="0" bIns="0" rtlCol="0">
                          <a:noAutofit/>
                        </wps:bodyPr>
                      </wps:wsp>
                      <wps:wsp>
                        <wps:cNvPr id="6780" name="Shape 6780"/>
                        <wps:cNvSpPr/>
                        <wps:spPr>
                          <a:xfrm>
                            <a:off x="0" y="226495"/>
                            <a:ext cx="6388582" cy="0"/>
                          </a:xfrm>
                          <a:custGeom>
                            <a:avLst/>
                            <a:gdLst/>
                            <a:ahLst/>
                            <a:cxnLst/>
                            <a:rect l="0" t="0" r="0" b="0"/>
                            <a:pathLst>
                              <a:path w="6388582">
                                <a:moveTo>
                                  <a:pt x="0" y="0"/>
                                </a:moveTo>
                                <a:lnTo>
                                  <a:pt x="638858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781" name="Rectangle 6781"/>
                        <wps:cNvSpPr/>
                        <wps:spPr>
                          <a:xfrm>
                            <a:off x="0" y="287461"/>
                            <a:ext cx="1112319" cy="150441"/>
                          </a:xfrm>
                          <a:prstGeom prst="rect">
                            <a:avLst/>
                          </a:prstGeom>
                          <a:ln>
                            <a:noFill/>
                          </a:ln>
                        </wps:spPr>
                        <wps:txbx>
                          <w:txbxContent>
                            <w:p w14:paraId="3FA411CD" w14:textId="77777777" w:rsidR="00612B85" w:rsidRDefault="00EB15EF">
                              <w:pPr>
                                <w:spacing w:after="160" w:line="259" w:lineRule="auto"/>
                                <w:ind w:left="0" w:firstLine="0"/>
                                <w:jc w:val="left"/>
                              </w:pPr>
                              <w:r>
                                <w:rPr>
                                  <w:w w:val="97"/>
                                </w:rPr>
                                <w:t>Metric/Outcome</w:t>
                              </w:r>
                            </w:p>
                          </w:txbxContent>
                        </wps:txbx>
                        <wps:bodyPr horzOverflow="overflow" vert="horz" lIns="0" tIns="0" rIns="0" bIns="0" rtlCol="0">
                          <a:noAutofit/>
                        </wps:bodyPr>
                      </wps:wsp>
                      <wps:wsp>
                        <wps:cNvPr id="6782" name="Shape 6782"/>
                        <wps:cNvSpPr/>
                        <wps:spPr>
                          <a:xfrm>
                            <a:off x="1797025" y="26697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83" name="Rectangle 6783"/>
                        <wps:cNvSpPr/>
                        <wps:spPr>
                          <a:xfrm>
                            <a:off x="2186343" y="287461"/>
                            <a:ext cx="491373" cy="150441"/>
                          </a:xfrm>
                          <a:prstGeom prst="rect">
                            <a:avLst/>
                          </a:prstGeom>
                          <a:ln>
                            <a:noFill/>
                          </a:ln>
                        </wps:spPr>
                        <wps:txbx>
                          <w:txbxContent>
                            <w:p w14:paraId="3A0115BC" w14:textId="77777777" w:rsidR="00612B85" w:rsidRDefault="00EB15EF">
                              <w:pPr>
                                <w:spacing w:after="160" w:line="259" w:lineRule="auto"/>
                                <w:ind w:left="0" w:firstLine="0"/>
                                <w:jc w:val="left"/>
                              </w:pPr>
                              <w:r>
                                <w:rPr>
                                  <w:w w:val="110"/>
                                </w:rPr>
                                <w:t>EpiTox</w:t>
                              </w:r>
                            </w:p>
                          </w:txbxContent>
                        </wps:txbx>
                        <wps:bodyPr horzOverflow="overflow" vert="horz" lIns="0" tIns="0" rIns="0" bIns="0" rtlCol="0">
                          <a:noAutofit/>
                        </wps:bodyPr>
                      </wps:wsp>
                      <wps:wsp>
                        <wps:cNvPr id="6784" name="Shape 6784"/>
                        <wps:cNvSpPr/>
                        <wps:spPr>
                          <a:xfrm>
                            <a:off x="2945105" y="26697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85" name="Rectangle 6785"/>
                        <wps:cNvSpPr/>
                        <wps:spPr>
                          <a:xfrm>
                            <a:off x="3573107" y="287461"/>
                            <a:ext cx="954138" cy="150441"/>
                          </a:xfrm>
                          <a:prstGeom prst="rect">
                            <a:avLst/>
                          </a:prstGeom>
                          <a:ln>
                            <a:noFill/>
                          </a:ln>
                        </wps:spPr>
                        <wps:txbx>
                          <w:txbxContent>
                            <w:p w14:paraId="11FE3DFA" w14:textId="77777777" w:rsidR="00612B85" w:rsidRDefault="00EB15EF">
                              <w:pPr>
                                <w:spacing w:after="160" w:line="259" w:lineRule="auto"/>
                                <w:ind w:left="0" w:firstLine="0"/>
                                <w:jc w:val="left"/>
                              </w:pPr>
                              <w:r>
                                <w:rPr>
                                  <w:w w:val="103"/>
                                </w:rPr>
                                <w:t>Typical</w:t>
                              </w:r>
                              <w:r>
                                <w:rPr>
                                  <w:spacing w:val="5"/>
                                  <w:w w:val="103"/>
                                </w:rPr>
                                <w:t xml:space="preserve"> </w:t>
                              </w:r>
                              <w:r>
                                <w:rPr>
                                  <w:w w:val="103"/>
                                </w:rPr>
                                <w:t>tools*</w:t>
                              </w:r>
                            </w:p>
                          </w:txbxContent>
                        </wps:txbx>
                        <wps:bodyPr horzOverflow="overflow" vert="horz" lIns="0" tIns="0" rIns="0" bIns="0" rtlCol="0">
                          <a:noAutofit/>
                        </wps:bodyPr>
                      </wps:wsp>
                      <wps:wsp>
                        <wps:cNvPr id="6786" name="Shape 6786"/>
                        <wps:cNvSpPr/>
                        <wps:spPr>
                          <a:xfrm>
                            <a:off x="4918507" y="26697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87" name="Rectangle 6787"/>
                        <wps:cNvSpPr/>
                        <wps:spPr>
                          <a:xfrm>
                            <a:off x="4996955" y="287461"/>
                            <a:ext cx="327133" cy="150441"/>
                          </a:xfrm>
                          <a:prstGeom prst="rect">
                            <a:avLst/>
                          </a:prstGeom>
                          <a:ln>
                            <a:noFill/>
                          </a:ln>
                        </wps:spPr>
                        <wps:txbx>
                          <w:txbxContent>
                            <w:p w14:paraId="45FD933A" w14:textId="77777777" w:rsidR="00612B85" w:rsidRDefault="00EB15EF">
                              <w:pPr>
                                <w:spacing w:after="160" w:line="259" w:lineRule="auto"/>
                                <w:ind w:left="0" w:firstLine="0"/>
                                <w:jc w:val="left"/>
                              </w:pPr>
                              <w:r>
                                <w:rPr>
                                  <w:w w:val="98"/>
                                </w:rPr>
                                <w:t>Note</w:t>
                              </w:r>
                            </w:p>
                          </w:txbxContent>
                        </wps:txbx>
                        <wps:bodyPr horzOverflow="overflow" vert="horz" lIns="0" tIns="0" rIns="0" bIns="0" rtlCol="0">
                          <a:noAutofit/>
                        </wps:bodyPr>
                      </wps:wsp>
                      <wps:wsp>
                        <wps:cNvPr id="6788" name="Shape 6788"/>
                        <wps:cNvSpPr/>
                        <wps:spPr>
                          <a:xfrm>
                            <a:off x="0" y="443755"/>
                            <a:ext cx="6388582" cy="0"/>
                          </a:xfrm>
                          <a:custGeom>
                            <a:avLst/>
                            <a:gdLst/>
                            <a:ahLst/>
                            <a:cxnLst/>
                            <a:rect l="0" t="0" r="0" b="0"/>
                            <a:pathLst>
                              <a:path w="6388582">
                                <a:moveTo>
                                  <a:pt x="0" y="0"/>
                                </a:moveTo>
                                <a:lnTo>
                                  <a:pt x="638858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789" name="Rectangle 6789"/>
                        <wps:cNvSpPr/>
                        <wps:spPr>
                          <a:xfrm>
                            <a:off x="75921" y="502814"/>
                            <a:ext cx="1705500" cy="150441"/>
                          </a:xfrm>
                          <a:prstGeom prst="rect">
                            <a:avLst/>
                          </a:prstGeom>
                          <a:ln>
                            <a:noFill/>
                          </a:ln>
                        </wps:spPr>
                        <wps:txbx>
                          <w:txbxContent>
                            <w:p w14:paraId="7DD02A46" w14:textId="77777777" w:rsidR="00612B85" w:rsidRDefault="00EB15EF">
                              <w:pPr>
                                <w:spacing w:after="160" w:line="259" w:lineRule="auto"/>
                                <w:ind w:left="0" w:firstLine="0"/>
                                <w:jc w:val="left"/>
                              </w:pPr>
                              <w:r>
                                <w:rPr>
                                  <w:w w:val="102"/>
                                </w:rPr>
                                <w:t>Discovery</w:t>
                              </w:r>
                              <w:r>
                                <w:rPr>
                                  <w:spacing w:val="5"/>
                                  <w:w w:val="102"/>
                                </w:rPr>
                                <w:t xml:space="preserve"> </w:t>
                              </w:r>
                              <w:r>
                                <w:rPr>
                                  <w:w w:val="102"/>
                                </w:rPr>
                                <w:t>and</w:t>
                              </w:r>
                              <w:r>
                                <w:rPr>
                                  <w:spacing w:val="5"/>
                                  <w:w w:val="102"/>
                                </w:rPr>
                                <w:t xml:space="preserve"> </w:t>
                              </w:r>
                              <w:r>
                                <w:rPr>
                                  <w:w w:val="102"/>
                                </w:rPr>
                                <w:t>Validation</w:t>
                              </w:r>
                            </w:p>
                          </w:txbxContent>
                        </wps:txbx>
                        <wps:bodyPr horzOverflow="overflow" vert="horz" lIns="0" tIns="0" rIns="0" bIns="0" rtlCol="0">
                          <a:noAutofit/>
                        </wps:bodyPr>
                      </wps:wsp>
                      <wps:wsp>
                        <wps:cNvPr id="6790" name="Shape 6790"/>
                        <wps:cNvSpPr/>
                        <wps:spPr>
                          <a:xfrm>
                            <a:off x="0" y="659109"/>
                            <a:ext cx="6388582" cy="0"/>
                          </a:xfrm>
                          <a:custGeom>
                            <a:avLst/>
                            <a:gdLst/>
                            <a:ahLst/>
                            <a:cxnLst/>
                            <a:rect l="0" t="0" r="0" b="0"/>
                            <a:pathLst>
                              <a:path w="6388582">
                                <a:moveTo>
                                  <a:pt x="0" y="0"/>
                                </a:moveTo>
                                <a:lnTo>
                                  <a:pt x="638858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791" name="Rectangle 6791"/>
                        <wps:cNvSpPr/>
                        <wps:spPr>
                          <a:xfrm>
                            <a:off x="0" y="718169"/>
                            <a:ext cx="2054005" cy="150441"/>
                          </a:xfrm>
                          <a:prstGeom prst="rect">
                            <a:avLst/>
                          </a:prstGeom>
                          <a:ln>
                            <a:noFill/>
                          </a:ln>
                        </wps:spPr>
                        <wps:txbx>
                          <w:txbxContent>
                            <w:p w14:paraId="3DDF2DE4" w14:textId="77777777" w:rsidR="00612B85" w:rsidRDefault="00EB15EF">
                              <w:pPr>
                                <w:spacing w:after="160" w:line="259" w:lineRule="auto"/>
                                <w:ind w:left="0" w:firstLine="0"/>
                                <w:jc w:val="left"/>
                              </w:pPr>
                              <w:r>
                                <w:rPr>
                                  <w:w w:val="97"/>
                                </w:rPr>
                                <w:t>Peptides</w:t>
                              </w:r>
                              <w:r>
                                <w:rPr>
                                  <w:spacing w:val="5"/>
                                  <w:w w:val="97"/>
                                </w:rPr>
                                <w:t xml:space="preserve"> </w:t>
                              </w:r>
                              <w:r>
                                <w:rPr>
                                  <w:w w:val="97"/>
                                </w:rPr>
                                <w:t>experimentally</w:t>
                              </w:r>
                              <w:r>
                                <w:rPr>
                                  <w:spacing w:val="5"/>
                                  <w:w w:val="97"/>
                                </w:rPr>
                                <w:t xml:space="preserve"> </w:t>
                              </w:r>
                              <w:r>
                                <w:rPr>
                                  <w:w w:val="97"/>
                                </w:rPr>
                                <w:t>tested</w:t>
                              </w:r>
                            </w:p>
                          </w:txbxContent>
                        </wps:txbx>
                        <wps:bodyPr horzOverflow="overflow" vert="horz" lIns="0" tIns="0" rIns="0" bIns="0" rtlCol="0">
                          <a:noAutofit/>
                        </wps:bodyPr>
                      </wps:wsp>
                      <wps:wsp>
                        <wps:cNvPr id="6792" name="Shape 6792"/>
                        <wps:cNvSpPr/>
                        <wps:spPr>
                          <a:xfrm>
                            <a:off x="1797025" y="697679"/>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53" name="Rectangle 49453"/>
                        <wps:cNvSpPr/>
                        <wps:spPr>
                          <a:xfrm>
                            <a:off x="2217599" y="718169"/>
                            <a:ext cx="702730" cy="150441"/>
                          </a:xfrm>
                          <a:prstGeom prst="rect">
                            <a:avLst/>
                          </a:prstGeom>
                          <a:ln>
                            <a:noFill/>
                          </a:ln>
                        </wps:spPr>
                        <wps:txbx>
                          <w:txbxContent>
                            <w:p w14:paraId="60072925" w14:textId="77777777" w:rsidR="00612B85" w:rsidRDefault="00EB15EF">
                              <w:pPr>
                                <w:spacing w:after="160" w:line="259" w:lineRule="auto"/>
                                <w:ind w:left="0" w:firstLine="0"/>
                                <w:jc w:val="left"/>
                              </w:pPr>
                              <w:r>
                                <w:rPr>
                                  <w:w w:val="96"/>
                                </w:rPr>
                                <w:t>plus</w:t>
                              </w:r>
                              <w:r>
                                <w:rPr>
                                  <w:spacing w:val="5"/>
                                  <w:w w:val="96"/>
                                </w:rPr>
                                <w:t xml:space="preserve"> </w:t>
                              </w:r>
                              <w:r>
                                <w:rPr>
                                  <w:w w:val="96"/>
                                </w:rPr>
                                <w:t>target</w:t>
                              </w:r>
                            </w:p>
                          </w:txbxContent>
                        </wps:txbx>
                        <wps:bodyPr horzOverflow="overflow" vert="horz" lIns="0" tIns="0" rIns="0" bIns="0" rtlCol="0">
                          <a:noAutofit/>
                        </wps:bodyPr>
                      </wps:wsp>
                      <wps:wsp>
                        <wps:cNvPr id="49451" name="Rectangle 49451"/>
                        <wps:cNvSpPr/>
                        <wps:spPr>
                          <a:xfrm>
                            <a:off x="1954047" y="718169"/>
                            <a:ext cx="350524" cy="150441"/>
                          </a:xfrm>
                          <a:prstGeom prst="rect">
                            <a:avLst/>
                          </a:prstGeom>
                          <a:ln>
                            <a:noFill/>
                          </a:ln>
                        </wps:spPr>
                        <wps:txbx>
                          <w:txbxContent>
                            <w:p w14:paraId="76E6E16E" w14:textId="77777777" w:rsidR="00612B85" w:rsidRDefault="00EB15EF">
                              <w:pPr>
                                <w:spacing w:after="160" w:line="259" w:lineRule="auto"/>
                                <w:ind w:left="0" w:firstLine="0"/>
                                <w:jc w:val="left"/>
                              </w:pPr>
                              <w:r>
                                <w:t>538</w:t>
                              </w:r>
                              <w:r>
                                <w:rPr>
                                  <w:spacing w:val="5"/>
                                </w:rPr>
                                <w:t xml:space="preserve"> </w:t>
                              </w:r>
                              <w:r>
                                <w:t>(</w:t>
                              </w:r>
                            </w:p>
                          </w:txbxContent>
                        </wps:txbx>
                        <wps:bodyPr horzOverflow="overflow" vert="horz" lIns="0" tIns="0" rIns="0" bIns="0" rtlCol="0">
                          <a:noAutofit/>
                        </wps:bodyPr>
                      </wps:wsp>
                      <wps:wsp>
                        <wps:cNvPr id="49452" name="Rectangle 49452"/>
                        <wps:cNvSpPr/>
                        <wps:spPr>
                          <a:xfrm>
                            <a:off x="2745968" y="718169"/>
                            <a:ext cx="56036" cy="150441"/>
                          </a:xfrm>
                          <a:prstGeom prst="rect">
                            <a:avLst/>
                          </a:prstGeom>
                          <a:ln>
                            <a:noFill/>
                          </a:ln>
                        </wps:spPr>
                        <wps:txbx>
                          <w:txbxContent>
                            <w:p w14:paraId="028F3DB4"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6794" name="Shape 6794"/>
                        <wps:cNvSpPr/>
                        <wps:spPr>
                          <a:xfrm>
                            <a:off x="2945105" y="697679"/>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95" name="Rectangle 6795"/>
                        <wps:cNvSpPr/>
                        <wps:spPr>
                          <a:xfrm>
                            <a:off x="3784220" y="718169"/>
                            <a:ext cx="392593" cy="150441"/>
                          </a:xfrm>
                          <a:prstGeom prst="rect">
                            <a:avLst/>
                          </a:prstGeom>
                          <a:ln>
                            <a:noFill/>
                          </a:ln>
                        </wps:spPr>
                        <wps:txbx>
                          <w:txbxContent>
                            <w:p w14:paraId="2043A6F9" w14:textId="77777777" w:rsidR="00612B85" w:rsidRDefault="00EB15EF">
                              <w:pPr>
                                <w:spacing w:after="160" w:line="259" w:lineRule="auto"/>
                                <w:ind w:left="0" w:firstLine="0"/>
                                <w:jc w:val="left"/>
                              </w:pPr>
                              <w:r>
                                <w:rPr>
                                  <w:w w:val="99"/>
                                </w:rPr>
                                <w:t>20-50</w:t>
                              </w:r>
                            </w:p>
                          </w:txbxContent>
                        </wps:txbx>
                        <wps:bodyPr horzOverflow="overflow" vert="horz" lIns="0" tIns="0" rIns="0" bIns="0" rtlCol="0">
                          <a:noAutofit/>
                        </wps:bodyPr>
                      </wps:wsp>
                      <wps:wsp>
                        <wps:cNvPr id="6796" name="Shape 6796"/>
                        <wps:cNvSpPr/>
                        <wps:spPr>
                          <a:xfrm>
                            <a:off x="4918507" y="697679"/>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97" name="Rectangle 6797"/>
                        <wps:cNvSpPr/>
                        <wps:spPr>
                          <a:xfrm>
                            <a:off x="4996955" y="716776"/>
                            <a:ext cx="168278" cy="148590"/>
                          </a:xfrm>
                          <a:prstGeom prst="rect">
                            <a:avLst/>
                          </a:prstGeom>
                          <a:ln>
                            <a:noFill/>
                          </a:ln>
                        </wps:spPr>
                        <wps:txbx>
                          <w:txbxContent>
                            <w:p w14:paraId="0CD768B4" w14:textId="77777777" w:rsidR="00612B85" w:rsidRDefault="00EB15EF">
                              <w:pPr>
                                <w:spacing w:after="160" w:line="259" w:lineRule="auto"/>
                                <w:ind w:left="0" w:firstLine="0"/>
                                <w:jc w:val="left"/>
                              </w:pPr>
                              <w:r>
                                <w:rPr>
                                  <w:w w:val="98"/>
                                </w:rPr>
                                <w:t>10</w:t>
                              </w:r>
                            </w:p>
                          </w:txbxContent>
                        </wps:txbx>
                        <wps:bodyPr horzOverflow="overflow" vert="horz" lIns="0" tIns="0" rIns="0" bIns="0" rtlCol="0">
                          <a:noAutofit/>
                        </wps:bodyPr>
                      </wps:wsp>
                      <wps:wsp>
                        <wps:cNvPr id="6798" name="Rectangle 6798"/>
                        <wps:cNvSpPr/>
                        <wps:spPr>
                          <a:xfrm>
                            <a:off x="5141067" y="709059"/>
                            <a:ext cx="130887" cy="158854"/>
                          </a:xfrm>
                          <a:prstGeom prst="rect">
                            <a:avLst/>
                          </a:prstGeom>
                          <a:ln>
                            <a:noFill/>
                          </a:ln>
                        </wps:spPr>
                        <wps:txbx>
                          <w:txbxContent>
                            <w:p w14:paraId="0FA98A1A" w14:textId="77777777" w:rsidR="00612B85" w:rsidRDefault="00EB15EF">
                              <w:pPr>
                                <w:spacing w:after="160" w:line="259" w:lineRule="auto"/>
                                <w:ind w:left="0" w:firstLine="0"/>
                                <w:jc w:val="left"/>
                              </w:pPr>
                              <w:r>
                                <w:rPr>
                                  <w:i/>
                                  <w:w w:val="156"/>
                                </w:rPr>
                                <w:t>−</w:t>
                              </w:r>
                            </w:p>
                          </w:txbxContent>
                        </wps:txbx>
                        <wps:bodyPr horzOverflow="overflow" vert="horz" lIns="0" tIns="0" rIns="0" bIns="0" rtlCol="0">
                          <a:noAutofit/>
                        </wps:bodyPr>
                      </wps:wsp>
                      <wps:wsp>
                        <wps:cNvPr id="6799" name="Rectangle 6799"/>
                        <wps:cNvSpPr/>
                        <wps:spPr>
                          <a:xfrm>
                            <a:off x="5257065" y="716776"/>
                            <a:ext cx="168278" cy="148590"/>
                          </a:xfrm>
                          <a:prstGeom prst="rect">
                            <a:avLst/>
                          </a:prstGeom>
                          <a:ln>
                            <a:noFill/>
                          </a:ln>
                        </wps:spPr>
                        <wps:txbx>
                          <w:txbxContent>
                            <w:p w14:paraId="5450BB33" w14:textId="77777777" w:rsidR="00612B85" w:rsidRDefault="00EB15EF">
                              <w:pPr>
                                <w:spacing w:after="160" w:line="259" w:lineRule="auto"/>
                                <w:ind w:left="0" w:firstLine="0"/>
                                <w:jc w:val="left"/>
                              </w:pPr>
                              <w:r>
                                <w:rPr>
                                  <w:w w:val="98"/>
                                </w:rPr>
                                <w:t>25</w:t>
                              </w:r>
                            </w:p>
                          </w:txbxContent>
                        </wps:txbx>
                        <wps:bodyPr horzOverflow="overflow" vert="horz" lIns="0" tIns="0" rIns="0" bIns="0" rtlCol="0">
                          <a:noAutofit/>
                        </wps:bodyPr>
                      </wps:wsp>
                      <wps:wsp>
                        <wps:cNvPr id="6800" name="Rectangle 6800"/>
                        <wps:cNvSpPr/>
                        <wps:spPr>
                          <a:xfrm>
                            <a:off x="5383589" y="709059"/>
                            <a:ext cx="130887" cy="158854"/>
                          </a:xfrm>
                          <a:prstGeom prst="rect">
                            <a:avLst/>
                          </a:prstGeom>
                          <a:ln>
                            <a:noFill/>
                          </a:ln>
                        </wps:spPr>
                        <wps:txbx>
                          <w:txbxContent>
                            <w:p w14:paraId="4DC10BAF" w14:textId="77777777" w:rsidR="00612B85" w:rsidRDefault="00EB15EF">
                              <w:pPr>
                                <w:spacing w:after="160" w:line="259" w:lineRule="auto"/>
                                <w:ind w:left="0" w:firstLine="0"/>
                                <w:jc w:val="left"/>
                              </w:pPr>
                              <w:r>
                                <w:rPr>
                                  <w:i/>
                                  <w:w w:val="156"/>
                                </w:rPr>
                                <w:t>×</w:t>
                              </w:r>
                            </w:p>
                          </w:txbxContent>
                        </wps:txbx>
                        <wps:bodyPr horzOverflow="overflow" vert="horz" lIns="0" tIns="0" rIns="0" bIns="0" rtlCol="0">
                          <a:noAutofit/>
                        </wps:bodyPr>
                      </wps:wsp>
                      <wps:wsp>
                        <wps:cNvPr id="6801" name="Rectangle 6801"/>
                        <wps:cNvSpPr/>
                        <wps:spPr>
                          <a:xfrm>
                            <a:off x="5513632" y="718169"/>
                            <a:ext cx="336388" cy="150441"/>
                          </a:xfrm>
                          <a:prstGeom prst="rect">
                            <a:avLst/>
                          </a:prstGeom>
                          <a:ln>
                            <a:noFill/>
                          </a:ln>
                        </wps:spPr>
                        <wps:txbx>
                          <w:txbxContent>
                            <w:p w14:paraId="0BE27D68" w14:textId="77777777" w:rsidR="00612B85" w:rsidRDefault="00EB15EF">
                              <w:pPr>
                                <w:spacing w:after="160" w:line="259" w:lineRule="auto"/>
                                <w:ind w:left="0" w:firstLine="0"/>
                                <w:jc w:val="left"/>
                              </w:pPr>
                              <w:r>
                                <w:t>scale</w:t>
                              </w:r>
                            </w:p>
                          </w:txbxContent>
                        </wps:txbx>
                        <wps:bodyPr horzOverflow="overflow" vert="horz" lIns="0" tIns="0" rIns="0" bIns="0" rtlCol="0">
                          <a:noAutofit/>
                        </wps:bodyPr>
                      </wps:wsp>
                      <wps:wsp>
                        <wps:cNvPr id="6802" name="Rectangle 6802"/>
                        <wps:cNvSpPr/>
                        <wps:spPr>
                          <a:xfrm>
                            <a:off x="0" y="870010"/>
                            <a:ext cx="1927291" cy="150441"/>
                          </a:xfrm>
                          <a:prstGeom prst="rect">
                            <a:avLst/>
                          </a:prstGeom>
                          <a:ln>
                            <a:noFill/>
                          </a:ln>
                        </wps:spPr>
                        <wps:txbx>
                          <w:txbxContent>
                            <w:p w14:paraId="774A5FE1" w14:textId="77777777" w:rsidR="00612B85" w:rsidRDefault="00EB15EF">
                              <w:pPr>
                                <w:spacing w:after="160" w:line="259" w:lineRule="auto"/>
                                <w:ind w:left="0" w:firstLine="0"/>
                                <w:jc w:val="left"/>
                              </w:pPr>
                              <w:r>
                                <w:rPr>
                                  <w:w w:val="98"/>
                                </w:rPr>
                                <w:t>Known</w:t>
                              </w:r>
                              <w:r>
                                <w:rPr>
                                  <w:spacing w:val="5"/>
                                  <w:w w:val="98"/>
                                </w:rPr>
                                <w:t xml:space="preserve"> </w:t>
                              </w:r>
                              <w:r>
                                <w:rPr>
                                  <w:w w:val="98"/>
                                </w:rPr>
                                <w:t>off-targets</w:t>
                              </w:r>
                              <w:r>
                                <w:rPr>
                                  <w:spacing w:val="5"/>
                                  <w:w w:val="98"/>
                                </w:rPr>
                                <w:t xml:space="preserve"> </w:t>
                              </w:r>
                              <w:r>
                                <w:rPr>
                                  <w:w w:val="98"/>
                                </w:rPr>
                                <w:t>recovered</w:t>
                              </w:r>
                            </w:p>
                          </w:txbxContent>
                        </wps:txbx>
                        <wps:bodyPr horzOverflow="overflow" vert="horz" lIns="0" tIns="0" rIns="0" bIns="0" rtlCol="0">
                          <a:noAutofit/>
                        </wps:bodyPr>
                      </wps:wsp>
                      <wps:wsp>
                        <wps:cNvPr id="6803" name="Shape 6803"/>
                        <wps:cNvSpPr/>
                        <wps:spPr>
                          <a:xfrm>
                            <a:off x="1797025" y="849507"/>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56" name="Rectangle 49456"/>
                        <wps:cNvSpPr/>
                        <wps:spPr>
                          <a:xfrm>
                            <a:off x="2353483" y="870010"/>
                            <a:ext cx="46781" cy="150441"/>
                          </a:xfrm>
                          <a:prstGeom prst="rect">
                            <a:avLst/>
                          </a:prstGeom>
                          <a:ln>
                            <a:noFill/>
                          </a:ln>
                        </wps:spPr>
                        <wps:txbx>
                          <w:txbxContent>
                            <w:p w14:paraId="59AE99DB" w14:textId="77777777" w:rsidR="00612B85" w:rsidRDefault="00EB15EF">
                              <w:pPr>
                                <w:spacing w:after="160" w:line="259" w:lineRule="auto"/>
                                <w:ind w:left="0" w:firstLine="0"/>
                                <w:jc w:val="left"/>
                              </w:pPr>
                              <w:r>
                                <w:rPr>
                                  <w:w w:val="76"/>
                                </w:rPr>
                                <w:t>/</w:t>
                              </w:r>
                            </w:p>
                          </w:txbxContent>
                        </wps:txbx>
                        <wps:bodyPr horzOverflow="overflow" vert="horz" lIns="0" tIns="0" rIns="0" bIns="0" rtlCol="0">
                          <a:noAutofit/>
                        </wps:bodyPr>
                      </wps:wsp>
                      <wps:wsp>
                        <wps:cNvPr id="49455" name="Rectangle 49455"/>
                        <wps:cNvSpPr/>
                        <wps:spPr>
                          <a:xfrm>
                            <a:off x="2388657" y="870010"/>
                            <a:ext cx="168278" cy="150441"/>
                          </a:xfrm>
                          <a:prstGeom prst="rect">
                            <a:avLst/>
                          </a:prstGeom>
                          <a:ln>
                            <a:noFill/>
                          </a:ln>
                        </wps:spPr>
                        <wps:txbx>
                          <w:txbxContent>
                            <w:p w14:paraId="3D50B600" w14:textId="77777777" w:rsidR="00612B85" w:rsidRDefault="00EB15EF">
                              <w:pPr>
                                <w:spacing w:after="160" w:line="259" w:lineRule="auto"/>
                                <w:ind w:left="0" w:firstLine="0"/>
                                <w:jc w:val="left"/>
                              </w:pPr>
                              <w:r>
                                <w:rPr>
                                  <w:w w:val="98"/>
                                </w:rPr>
                                <w:t>19</w:t>
                              </w:r>
                            </w:p>
                          </w:txbxContent>
                        </wps:txbx>
                        <wps:bodyPr horzOverflow="overflow" vert="horz" lIns="0" tIns="0" rIns="0" bIns="0" rtlCol="0">
                          <a:noAutofit/>
                        </wps:bodyPr>
                      </wps:wsp>
                      <wps:wsp>
                        <wps:cNvPr id="49454" name="Rectangle 49454"/>
                        <wps:cNvSpPr/>
                        <wps:spPr>
                          <a:xfrm>
                            <a:off x="2226958" y="870010"/>
                            <a:ext cx="168278" cy="150441"/>
                          </a:xfrm>
                          <a:prstGeom prst="rect">
                            <a:avLst/>
                          </a:prstGeom>
                          <a:ln>
                            <a:noFill/>
                          </a:ln>
                        </wps:spPr>
                        <wps:txbx>
                          <w:txbxContent>
                            <w:p w14:paraId="58CE272D" w14:textId="77777777" w:rsidR="00612B85" w:rsidRDefault="00EB15EF">
                              <w:pPr>
                                <w:spacing w:after="160" w:line="259" w:lineRule="auto"/>
                                <w:ind w:left="0" w:firstLine="0"/>
                                <w:jc w:val="left"/>
                              </w:pPr>
                              <w:r>
                                <w:rPr>
                                  <w:w w:val="98"/>
                                </w:rPr>
                                <w:t>18</w:t>
                              </w:r>
                            </w:p>
                          </w:txbxContent>
                        </wps:txbx>
                        <wps:bodyPr horzOverflow="overflow" vert="horz" lIns="0" tIns="0" rIns="0" bIns="0" rtlCol="0">
                          <a:noAutofit/>
                        </wps:bodyPr>
                      </wps:wsp>
                      <wps:wsp>
                        <wps:cNvPr id="6805" name="Shape 6805"/>
                        <wps:cNvSpPr/>
                        <wps:spPr>
                          <a:xfrm>
                            <a:off x="2945105" y="849507"/>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06" name="Rectangle 6806"/>
                        <wps:cNvSpPr/>
                        <wps:spPr>
                          <a:xfrm>
                            <a:off x="3480943" y="870010"/>
                            <a:ext cx="1199319" cy="150441"/>
                          </a:xfrm>
                          <a:prstGeom prst="rect">
                            <a:avLst/>
                          </a:prstGeom>
                          <a:ln>
                            <a:noFill/>
                          </a:ln>
                        </wps:spPr>
                        <wps:txbx>
                          <w:txbxContent>
                            <w:p w14:paraId="62A5B4DD" w14:textId="77777777" w:rsidR="00612B85" w:rsidRDefault="00EB15EF">
                              <w:pPr>
                                <w:spacing w:after="160" w:line="259" w:lineRule="auto"/>
                                <w:ind w:left="0" w:firstLine="0"/>
                                <w:jc w:val="left"/>
                              </w:pPr>
                              <w:r>
                                <w:rPr>
                                  <w:w w:val="97"/>
                                </w:rPr>
                                <w:t>Not</w:t>
                              </w:r>
                              <w:r>
                                <w:rPr>
                                  <w:spacing w:val="5"/>
                                  <w:w w:val="97"/>
                                </w:rPr>
                                <w:t xml:space="preserve"> </w:t>
                              </w:r>
                              <w:r>
                                <w:rPr>
                                  <w:w w:val="97"/>
                                </w:rPr>
                                <w:t>benchmarked</w:t>
                              </w:r>
                            </w:p>
                          </w:txbxContent>
                        </wps:txbx>
                        <wps:bodyPr horzOverflow="overflow" vert="horz" lIns="0" tIns="0" rIns="0" bIns="0" rtlCol="0">
                          <a:noAutofit/>
                        </wps:bodyPr>
                      </wps:wsp>
                      <wps:wsp>
                        <wps:cNvPr id="6807" name="Shape 6807"/>
                        <wps:cNvSpPr/>
                        <wps:spPr>
                          <a:xfrm>
                            <a:off x="4918507" y="849507"/>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58" name="Rectangle 49458"/>
                        <wps:cNvSpPr/>
                        <wps:spPr>
                          <a:xfrm>
                            <a:off x="5123480" y="870010"/>
                            <a:ext cx="555992" cy="150441"/>
                          </a:xfrm>
                          <a:prstGeom prst="rect">
                            <a:avLst/>
                          </a:prstGeom>
                          <a:ln>
                            <a:noFill/>
                          </a:ln>
                        </wps:spPr>
                        <wps:txbx>
                          <w:txbxContent>
                            <w:p w14:paraId="63E385AD" w14:textId="77777777" w:rsidR="00612B85" w:rsidRDefault="00EB15EF">
                              <w:pPr>
                                <w:spacing w:after="160" w:line="259" w:lineRule="auto"/>
                                <w:ind w:left="0" w:firstLine="0"/>
                                <w:jc w:val="left"/>
                              </w:pPr>
                              <w:r>
                                <w:rPr>
                                  <w:w w:val="105"/>
                                </w:rPr>
                                <w:t>%</w:t>
                              </w:r>
                              <w:r>
                                <w:rPr>
                                  <w:spacing w:val="5"/>
                                  <w:w w:val="105"/>
                                </w:rPr>
                                <w:t xml:space="preserve"> </w:t>
                              </w:r>
                              <w:r>
                                <w:rPr>
                                  <w:w w:val="105"/>
                                </w:rPr>
                                <w:t>recall</w:t>
                              </w:r>
                            </w:p>
                          </w:txbxContent>
                        </wps:txbx>
                        <wps:bodyPr horzOverflow="overflow" vert="horz" lIns="0" tIns="0" rIns="0" bIns="0" rtlCol="0">
                          <a:noAutofit/>
                        </wps:bodyPr>
                      </wps:wsp>
                      <wps:wsp>
                        <wps:cNvPr id="49457" name="Rectangle 49457"/>
                        <wps:cNvSpPr/>
                        <wps:spPr>
                          <a:xfrm>
                            <a:off x="4996955" y="870010"/>
                            <a:ext cx="168278" cy="150441"/>
                          </a:xfrm>
                          <a:prstGeom prst="rect">
                            <a:avLst/>
                          </a:prstGeom>
                          <a:ln>
                            <a:noFill/>
                          </a:ln>
                        </wps:spPr>
                        <wps:txbx>
                          <w:txbxContent>
                            <w:p w14:paraId="5B58CDE7" w14:textId="77777777" w:rsidR="00612B85" w:rsidRDefault="00EB15EF">
                              <w:pPr>
                                <w:spacing w:after="160" w:line="259" w:lineRule="auto"/>
                                <w:ind w:left="0" w:firstLine="0"/>
                                <w:jc w:val="left"/>
                              </w:pPr>
                              <w:r>
                                <w:rPr>
                                  <w:w w:val="98"/>
                                </w:rPr>
                                <w:t>95</w:t>
                              </w:r>
                            </w:p>
                          </w:txbxContent>
                        </wps:txbx>
                        <wps:bodyPr horzOverflow="overflow" vert="horz" lIns="0" tIns="0" rIns="0" bIns="0" rtlCol="0">
                          <a:noAutofit/>
                        </wps:bodyPr>
                      </wps:wsp>
                      <wps:wsp>
                        <wps:cNvPr id="6809" name="Rectangle 6809"/>
                        <wps:cNvSpPr/>
                        <wps:spPr>
                          <a:xfrm>
                            <a:off x="0" y="1099016"/>
                            <a:ext cx="509378" cy="150441"/>
                          </a:xfrm>
                          <a:prstGeom prst="rect">
                            <a:avLst/>
                          </a:prstGeom>
                          <a:ln>
                            <a:noFill/>
                          </a:ln>
                        </wps:spPr>
                        <wps:txbx>
                          <w:txbxContent>
                            <w:p w14:paraId="42801003" w14:textId="77777777" w:rsidR="00612B85" w:rsidRDefault="00EB15EF">
                              <w:pPr>
                                <w:spacing w:after="160" w:line="259" w:lineRule="auto"/>
                                <w:ind w:left="0" w:firstLine="0"/>
                                <w:jc w:val="left"/>
                              </w:pPr>
                              <w:r>
                                <w:rPr>
                                  <w:w w:val="98"/>
                                </w:rPr>
                                <w:t>Hit</w:t>
                              </w:r>
                              <w:r>
                                <w:rPr>
                                  <w:spacing w:val="5"/>
                                  <w:w w:val="98"/>
                                </w:rPr>
                                <w:t xml:space="preserve"> </w:t>
                              </w:r>
                              <w:r>
                                <w:rPr>
                                  <w:w w:val="98"/>
                                </w:rPr>
                                <w:t>rate</w:t>
                              </w:r>
                            </w:p>
                          </w:txbxContent>
                        </wps:txbx>
                        <wps:bodyPr horzOverflow="overflow" vert="horz" lIns="0" tIns="0" rIns="0" bIns="0" rtlCol="0">
                          <a:noAutofit/>
                        </wps:bodyPr>
                      </wps:wsp>
                      <wps:wsp>
                        <wps:cNvPr id="6810" name="Shape 6810"/>
                        <wps:cNvSpPr/>
                        <wps:spPr>
                          <a:xfrm>
                            <a:off x="1797025" y="1001348"/>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60" name="Rectangle 49460"/>
                        <wps:cNvSpPr/>
                        <wps:spPr>
                          <a:xfrm>
                            <a:off x="2397446" y="1099016"/>
                            <a:ext cx="140176" cy="150441"/>
                          </a:xfrm>
                          <a:prstGeom prst="rect">
                            <a:avLst/>
                          </a:prstGeom>
                          <a:ln>
                            <a:noFill/>
                          </a:ln>
                        </wps:spPr>
                        <wps:txbx>
                          <w:txbxContent>
                            <w:p w14:paraId="181A459F"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49459" name="Rectangle 49459"/>
                        <wps:cNvSpPr/>
                        <wps:spPr>
                          <a:xfrm>
                            <a:off x="2239290" y="1099016"/>
                            <a:ext cx="210348" cy="150441"/>
                          </a:xfrm>
                          <a:prstGeom prst="rect">
                            <a:avLst/>
                          </a:prstGeom>
                          <a:ln>
                            <a:noFill/>
                          </a:ln>
                        </wps:spPr>
                        <wps:txbx>
                          <w:txbxContent>
                            <w:p w14:paraId="32B94E05" w14:textId="77777777" w:rsidR="00612B85" w:rsidRDefault="00EB15EF">
                              <w:pPr>
                                <w:spacing w:after="160" w:line="259" w:lineRule="auto"/>
                                <w:ind w:left="0" w:firstLine="0"/>
                                <w:jc w:val="left"/>
                              </w:pPr>
                              <w:r>
                                <w:rPr>
                                  <w:w w:val="99"/>
                                </w:rPr>
                                <w:t>9.9</w:t>
                              </w:r>
                            </w:p>
                          </w:txbxContent>
                        </wps:txbx>
                        <wps:bodyPr horzOverflow="overflow" vert="horz" lIns="0" tIns="0" rIns="0" bIns="0" rtlCol="0">
                          <a:noAutofit/>
                        </wps:bodyPr>
                      </wps:wsp>
                      <wps:wsp>
                        <wps:cNvPr id="6812" name="Shape 6812"/>
                        <wps:cNvSpPr/>
                        <wps:spPr>
                          <a:xfrm>
                            <a:off x="2945105" y="1001348"/>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13" name="Rectangle 6813"/>
                        <wps:cNvSpPr/>
                        <wps:spPr>
                          <a:xfrm>
                            <a:off x="3697922" y="1099016"/>
                            <a:ext cx="622125" cy="150441"/>
                          </a:xfrm>
                          <a:prstGeom prst="rect">
                            <a:avLst/>
                          </a:prstGeom>
                          <a:ln>
                            <a:noFill/>
                          </a:ln>
                        </wps:spPr>
                        <wps:txbx>
                          <w:txbxContent>
                            <w:p w14:paraId="455CEEAC" w14:textId="77777777" w:rsidR="00612B85" w:rsidRDefault="00EB15EF">
                              <w:pPr>
                                <w:spacing w:after="160" w:line="259" w:lineRule="auto"/>
                                <w:ind w:left="0" w:firstLine="0"/>
                                <w:jc w:val="left"/>
                              </w:pPr>
                              <w:r>
                                <w:rPr>
                                  <w:w w:val="98"/>
                                </w:rPr>
                                <w:t>unknown</w:t>
                              </w:r>
                            </w:p>
                          </w:txbxContent>
                        </wps:txbx>
                        <wps:bodyPr horzOverflow="overflow" vert="horz" lIns="0" tIns="0" rIns="0" bIns="0" rtlCol="0">
                          <a:noAutofit/>
                        </wps:bodyPr>
                      </wps:wsp>
                      <wps:wsp>
                        <wps:cNvPr id="6814" name="Shape 6814"/>
                        <wps:cNvSpPr/>
                        <wps:spPr>
                          <a:xfrm>
                            <a:off x="4918507" y="1001348"/>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15" name="Rectangle 6815"/>
                        <wps:cNvSpPr/>
                        <wps:spPr>
                          <a:xfrm>
                            <a:off x="4996955" y="1021838"/>
                            <a:ext cx="1798895" cy="150441"/>
                          </a:xfrm>
                          <a:prstGeom prst="rect">
                            <a:avLst/>
                          </a:prstGeom>
                          <a:ln>
                            <a:noFill/>
                          </a:ln>
                        </wps:spPr>
                        <wps:txbx>
                          <w:txbxContent>
                            <w:p w14:paraId="57D8FC76" w14:textId="77777777" w:rsidR="00612B85" w:rsidRDefault="00EB15EF">
                              <w:pPr>
                                <w:spacing w:after="160" w:line="259" w:lineRule="auto"/>
                                <w:ind w:left="0" w:firstLine="0"/>
                                <w:jc w:val="left"/>
                              </w:pPr>
                              <w:r>
                                <w:rPr>
                                  <w:w w:val="97"/>
                                </w:rPr>
                                <w:t>Enrichment</w:t>
                              </w:r>
                              <w:r>
                                <w:rPr>
                                  <w:spacing w:val="5"/>
                                  <w:w w:val="97"/>
                                </w:rPr>
                                <w:t xml:space="preserve"> </w:t>
                              </w:r>
                              <w:r>
                                <w:rPr>
                                  <w:w w:val="97"/>
                                </w:rPr>
                                <w:t>over</w:t>
                              </w:r>
                              <w:r>
                                <w:rPr>
                                  <w:spacing w:val="5"/>
                                  <w:w w:val="97"/>
                                </w:rPr>
                                <w:t xml:space="preserve"> </w:t>
                              </w:r>
                              <w:r>
                                <w:rPr>
                                  <w:w w:val="97"/>
                                </w:rPr>
                                <w:t>proteome</w:t>
                              </w:r>
                            </w:p>
                          </w:txbxContent>
                        </wps:txbx>
                        <wps:bodyPr horzOverflow="overflow" vert="horz" lIns="0" tIns="0" rIns="0" bIns="0" rtlCol="0">
                          <a:noAutofit/>
                        </wps:bodyPr>
                      </wps:wsp>
                      <wps:wsp>
                        <wps:cNvPr id="6816" name="Rectangle 6816"/>
                        <wps:cNvSpPr/>
                        <wps:spPr>
                          <a:xfrm>
                            <a:off x="4996955" y="1173666"/>
                            <a:ext cx="551448" cy="150441"/>
                          </a:xfrm>
                          <a:prstGeom prst="rect">
                            <a:avLst/>
                          </a:prstGeom>
                          <a:ln>
                            <a:noFill/>
                          </a:ln>
                        </wps:spPr>
                        <wps:txbx>
                          <w:txbxContent>
                            <w:p w14:paraId="2DF8A87F" w14:textId="77777777" w:rsidR="00612B85" w:rsidRDefault="00EB15EF">
                              <w:pPr>
                                <w:spacing w:after="160" w:line="259" w:lineRule="auto"/>
                                <w:ind w:left="0" w:firstLine="0"/>
                                <w:jc w:val="left"/>
                              </w:pPr>
                              <w:r>
                                <w:rPr>
                                  <w:w w:val="98"/>
                                </w:rPr>
                                <w:t>baseline</w:t>
                              </w:r>
                            </w:p>
                          </w:txbxContent>
                        </wps:txbx>
                        <wps:bodyPr horzOverflow="overflow" vert="horz" lIns="0" tIns="0" rIns="0" bIns="0" rtlCol="0">
                          <a:noAutofit/>
                        </wps:bodyPr>
                      </wps:wsp>
                      <wps:wsp>
                        <wps:cNvPr id="6817" name="Rectangle 6817"/>
                        <wps:cNvSpPr/>
                        <wps:spPr>
                          <a:xfrm>
                            <a:off x="0" y="1325495"/>
                            <a:ext cx="1345553" cy="150441"/>
                          </a:xfrm>
                          <a:prstGeom prst="rect">
                            <a:avLst/>
                          </a:prstGeom>
                          <a:ln>
                            <a:noFill/>
                          </a:ln>
                        </wps:spPr>
                        <wps:txbx>
                          <w:txbxContent>
                            <w:p w14:paraId="311B5F6A" w14:textId="77777777" w:rsidR="00612B85" w:rsidRDefault="00EB15EF">
                              <w:pPr>
                                <w:spacing w:after="160" w:line="259" w:lineRule="auto"/>
                                <w:ind w:left="0" w:firstLine="0"/>
                                <w:jc w:val="left"/>
                              </w:pPr>
                              <w:r>
                                <w:t>Novel</w:t>
                              </w:r>
                              <w:r>
                                <w:rPr>
                                  <w:spacing w:val="5"/>
                                </w:rPr>
                                <w:t xml:space="preserve"> </w:t>
                              </w:r>
                              <w:r>
                                <w:t>cross-binders</w:t>
                              </w:r>
                            </w:p>
                          </w:txbxContent>
                        </wps:txbx>
                        <wps:bodyPr horzOverflow="overflow" vert="horz" lIns="0" tIns="0" rIns="0" bIns="0" rtlCol="0">
                          <a:noAutofit/>
                        </wps:bodyPr>
                      </wps:wsp>
                      <wps:wsp>
                        <wps:cNvPr id="6818" name="Shape 6818"/>
                        <wps:cNvSpPr/>
                        <wps:spPr>
                          <a:xfrm>
                            <a:off x="1797025" y="130500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19" name="Rectangle 6819"/>
                        <wps:cNvSpPr/>
                        <wps:spPr>
                          <a:xfrm>
                            <a:off x="2307806" y="1325495"/>
                            <a:ext cx="168278" cy="150441"/>
                          </a:xfrm>
                          <a:prstGeom prst="rect">
                            <a:avLst/>
                          </a:prstGeom>
                          <a:ln>
                            <a:noFill/>
                          </a:ln>
                        </wps:spPr>
                        <wps:txbx>
                          <w:txbxContent>
                            <w:p w14:paraId="59EE2F37" w14:textId="77777777" w:rsidR="00612B85" w:rsidRDefault="00EB15EF">
                              <w:pPr>
                                <w:spacing w:after="160" w:line="259" w:lineRule="auto"/>
                                <w:ind w:left="0" w:firstLine="0"/>
                                <w:jc w:val="left"/>
                              </w:pPr>
                              <w:r>
                                <w:rPr>
                                  <w:w w:val="98"/>
                                </w:rPr>
                                <w:t>26</w:t>
                              </w:r>
                            </w:p>
                          </w:txbxContent>
                        </wps:txbx>
                        <wps:bodyPr horzOverflow="overflow" vert="horz" lIns="0" tIns="0" rIns="0" bIns="0" rtlCol="0">
                          <a:noAutofit/>
                        </wps:bodyPr>
                      </wps:wsp>
                      <wps:wsp>
                        <wps:cNvPr id="6820" name="Shape 6820"/>
                        <wps:cNvSpPr/>
                        <wps:spPr>
                          <a:xfrm>
                            <a:off x="2945105" y="130500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21" name="Rectangle 6821"/>
                        <wps:cNvSpPr/>
                        <wps:spPr>
                          <a:xfrm>
                            <a:off x="3536544" y="1325495"/>
                            <a:ext cx="1051403" cy="150441"/>
                          </a:xfrm>
                          <a:prstGeom prst="rect">
                            <a:avLst/>
                          </a:prstGeom>
                          <a:ln>
                            <a:noFill/>
                          </a:ln>
                        </wps:spPr>
                        <wps:txbx>
                          <w:txbxContent>
                            <w:p w14:paraId="19575E92" w14:textId="77777777" w:rsidR="00612B85" w:rsidRDefault="00EB15EF">
                              <w:pPr>
                                <w:spacing w:after="160" w:line="259" w:lineRule="auto"/>
                                <w:ind w:left="0" w:firstLine="0"/>
                                <w:jc w:val="left"/>
                              </w:pPr>
                              <w:r>
                                <w:rPr>
                                  <w:w w:val="98"/>
                                </w:rPr>
                                <w:t>Rarely</w:t>
                              </w:r>
                              <w:r>
                                <w:rPr>
                                  <w:spacing w:val="5"/>
                                  <w:w w:val="98"/>
                                </w:rPr>
                                <w:t xml:space="preserve"> </w:t>
                              </w:r>
                              <w:r>
                                <w:rPr>
                                  <w:w w:val="98"/>
                                </w:rPr>
                                <w:t>reported</w:t>
                              </w:r>
                            </w:p>
                          </w:txbxContent>
                        </wps:txbx>
                        <wps:bodyPr horzOverflow="overflow" vert="horz" lIns="0" tIns="0" rIns="0" bIns="0" rtlCol="0">
                          <a:noAutofit/>
                        </wps:bodyPr>
                      </wps:wsp>
                      <wps:wsp>
                        <wps:cNvPr id="6822" name="Shape 6822"/>
                        <wps:cNvSpPr/>
                        <wps:spPr>
                          <a:xfrm>
                            <a:off x="4918507" y="130500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23" name="Rectangle 6823"/>
                        <wps:cNvSpPr/>
                        <wps:spPr>
                          <a:xfrm>
                            <a:off x="4996955" y="1325495"/>
                            <a:ext cx="1093136" cy="150441"/>
                          </a:xfrm>
                          <a:prstGeom prst="rect">
                            <a:avLst/>
                          </a:prstGeom>
                          <a:ln>
                            <a:noFill/>
                          </a:ln>
                        </wps:spPr>
                        <wps:txbx>
                          <w:txbxContent>
                            <w:p w14:paraId="2139C508" w14:textId="77777777" w:rsidR="00612B85" w:rsidRDefault="00EB15EF">
                              <w:pPr>
                                <w:spacing w:after="160" w:line="259" w:lineRule="auto"/>
                                <w:ind w:left="0" w:firstLine="0"/>
                                <w:jc w:val="left"/>
                              </w:pPr>
                              <w:r>
                                <w:rPr>
                                  <w:w w:val="103"/>
                                </w:rPr>
                                <w:t>Discovery</w:t>
                              </w:r>
                              <w:r>
                                <w:rPr>
                                  <w:spacing w:val="5"/>
                                  <w:w w:val="103"/>
                                </w:rPr>
                                <w:t xml:space="preserve"> </w:t>
                              </w:r>
                              <w:r>
                                <w:rPr>
                                  <w:w w:val="103"/>
                                </w:rPr>
                                <w:t>focus</w:t>
                              </w:r>
                            </w:p>
                          </w:txbxContent>
                        </wps:txbx>
                        <wps:bodyPr horzOverflow="overflow" vert="horz" lIns="0" tIns="0" rIns="0" bIns="0" rtlCol="0">
                          <a:noAutofit/>
                        </wps:bodyPr>
                      </wps:wsp>
                      <wps:wsp>
                        <wps:cNvPr id="6824" name="Rectangle 6824"/>
                        <wps:cNvSpPr/>
                        <wps:spPr>
                          <a:xfrm>
                            <a:off x="0" y="1477324"/>
                            <a:ext cx="2054846" cy="150441"/>
                          </a:xfrm>
                          <a:prstGeom prst="rect">
                            <a:avLst/>
                          </a:prstGeom>
                          <a:ln>
                            <a:noFill/>
                          </a:ln>
                        </wps:spPr>
                        <wps:txbx>
                          <w:txbxContent>
                            <w:p w14:paraId="3A06FA85" w14:textId="77777777" w:rsidR="00612B85" w:rsidRDefault="00EB15EF">
                              <w:pPr>
                                <w:spacing w:after="160" w:line="259" w:lineRule="auto"/>
                                <w:ind w:left="0" w:firstLine="0"/>
                                <w:jc w:val="left"/>
                              </w:pPr>
                              <w:r>
                                <w:t>SNP-derived</w:t>
                              </w:r>
                              <w:r>
                                <w:rPr>
                                  <w:spacing w:val="5"/>
                                </w:rPr>
                                <w:t xml:space="preserve"> </w:t>
                              </w:r>
                              <w:r>
                                <w:t>binders</w:t>
                              </w:r>
                              <w:r>
                                <w:rPr>
                                  <w:spacing w:val="5"/>
                                </w:rPr>
                                <w:t xml:space="preserve"> </w:t>
                              </w:r>
                              <w:r>
                                <w:t>validated</w:t>
                              </w:r>
                            </w:p>
                          </w:txbxContent>
                        </wps:txbx>
                        <wps:bodyPr horzOverflow="overflow" vert="horz" lIns="0" tIns="0" rIns="0" bIns="0" rtlCol="0">
                          <a:noAutofit/>
                        </wps:bodyPr>
                      </wps:wsp>
                      <wps:wsp>
                        <wps:cNvPr id="6825" name="Shape 6825"/>
                        <wps:cNvSpPr/>
                        <wps:spPr>
                          <a:xfrm>
                            <a:off x="1797025" y="1456834"/>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26" name="Rectangle 6826"/>
                        <wps:cNvSpPr/>
                        <wps:spPr>
                          <a:xfrm>
                            <a:off x="2339442" y="1477323"/>
                            <a:ext cx="84139" cy="150441"/>
                          </a:xfrm>
                          <a:prstGeom prst="rect">
                            <a:avLst/>
                          </a:prstGeom>
                          <a:ln>
                            <a:noFill/>
                          </a:ln>
                        </wps:spPr>
                        <wps:txbx>
                          <w:txbxContent>
                            <w:p w14:paraId="0F6FE571" w14:textId="77777777" w:rsidR="00612B85" w:rsidRDefault="00EB15EF">
                              <w:pPr>
                                <w:spacing w:after="160" w:line="259" w:lineRule="auto"/>
                                <w:ind w:left="0" w:firstLine="0"/>
                                <w:jc w:val="left"/>
                              </w:pPr>
                              <w:r>
                                <w:rPr>
                                  <w:w w:val="98"/>
                                </w:rPr>
                                <w:t>3</w:t>
                              </w:r>
                            </w:p>
                          </w:txbxContent>
                        </wps:txbx>
                        <wps:bodyPr horzOverflow="overflow" vert="horz" lIns="0" tIns="0" rIns="0" bIns="0" rtlCol="0">
                          <a:noAutofit/>
                        </wps:bodyPr>
                      </wps:wsp>
                      <wps:wsp>
                        <wps:cNvPr id="6827" name="Shape 6827"/>
                        <wps:cNvSpPr/>
                        <wps:spPr>
                          <a:xfrm>
                            <a:off x="2945105" y="1456834"/>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28" name="Rectangle 6828"/>
                        <wps:cNvSpPr/>
                        <wps:spPr>
                          <a:xfrm>
                            <a:off x="3571659" y="1477323"/>
                            <a:ext cx="958008" cy="150441"/>
                          </a:xfrm>
                          <a:prstGeom prst="rect">
                            <a:avLst/>
                          </a:prstGeom>
                          <a:ln>
                            <a:noFill/>
                          </a:ln>
                        </wps:spPr>
                        <wps:txbx>
                          <w:txbxContent>
                            <w:p w14:paraId="6EFCA94F" w14:textId="77777777" w:rsidR="00612B85" w:rsidRDefault="00EB15EF">
                              <w:pPr>
                                <w:spacing w:after="160" w:line="259" w:lineRule="auto"/>
                                <w:ind w:left="0" w:firstLine="0"/>
                                <w:jc w:val="left"/>
                              </w:pPr>
                              <w:r>
                                <w:rPr>
                                  <w:w w:val="96"/>
                                </w:rPr>
                                <w:t>Not</w:t>
                              </w:r>
                              <w:r>
                                <w:rPr>
                                  <w:spacing w:val="5"/>
                                  <w:w w:val="96"/>
                                </w:rPr>
                                <w:t xml:space="preserve"> </w:t>
                              </w:r>
                              <w:r>
                                <w:rPr>
                                  <w:w w:val="96"/>
                                </w:rPr>
                                <w:t>addressed</w:t>
                              </w:r>
                            </w:p>
                          </w:txbxContent>
                        </wps:txbx>
                        <wps:bodyPr horzOverflow="overflow" vert="horz" lIns="0" tIns="0" rIns="0" bIns="0" rtlCol="0">
                          <a:noAutofit/>
                        </wps:bodyPr>
                      </wps:wsp>
                      <wps:wsp>
                        <wps:cNvPr id="6829" name="Shape 6829"/>
                        <wps:cNvSpPr/>
                        <wps:spPr>
                          <a:xfrm>
                            <a:off x="4918507" y="1456834"/>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30" name="Rectangle 6830"/>
                        <wps:cNvSpPr/>
                        <wps:spPr>
                          <a:xfrm>
                            <a:off x="4996955" y="1477323"/>
                            <a:ext cx="1089265" cy="150441"/>
                          </a:xfrm>
                          <a:prstGeom prst="rect">
                            <a:avLst/>
                          </a:prstGeom>
                          <a:ln>
                            <a:noFill/>
                          </a:ln>
                        </wps:spPr>
                        <wps:txbx>
                          <w:txbxContent>
                            <w:p w14:paraId="66B48386" w14:textId="77777777" w:rsidR="00612B85" w:rsidRDefault="00EB15EF">
                              <w:pPr>
                                <w:spacing w:after="160" w:line="259" w:lineRule="auto"/>
                                <w:ind w:left="0" w:firstLine="0"/>
                                <w:jc w:val="left"/>
                              </w:pPr>
                              <w:r>
                                <w:rPr>
                                  <w:w w:val="101"/>
                                </w:rPr>
                                <w:t>Population</w:t>
                              </w:r>
                              <w:r>
                                <w:rPr>
                                  <w:spacing w:val="5"/>
                                  <w:w w:val="101"/>
                                </w:rPr>
                                <w:t xml:space="preserve"> </w:t>
                              </w:r>
                              <w:r>
                                <w:rPr>
                                  <w:w w:val="101"/>
                                </w:rPr>
                                <w:t>risks</w:t>
                              </w:r>
                            </w:p>
                          </w:txbxContent>
                        </wps:txbx>
                        <wps:bodyPr horzOverflow="overflow" vert="horz" lIns="0" tIns="0" rIns="0" bIns="0" rtlCol="0">
                          <a:noAutofit/>
                        </wps:bodyPr>
                      </wps:wsp>
                      <wps:wsp>
                        <wps:cNvPr id="6831" name="Shape 6831"/>
                        <wps:cNvSpPr/>
                        <wps:spPr>
                          <a:xfrm>
                            <a:off x="0" y="1633617"/>
                            <a:ext cx="6388582" cy="0"/>
                          </a:xfrm>
                          <a:custGeom>
                            <a:avLst/>
                            <a:gdLst/>
                            <a:ahLst/>
                            <a:cxnLst/>
                            <a:rect l="0" t="0" r="0" b="0"/>
                            <a:pathLst>
                              <a:path w="6388582">
                                <a:moveTo>
                                  <a:pt x="0" y="0"/>
                                </a:moveTo>
                                <a:lnTo>
                                  <a:pt x="638858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832" name="Rectangle 6832"/>
                        <wps:cNvSpPr/>
                        <wps:spPr>
                          <a:xfrm>
                            <a:off x="75921" y="1692677"/>
                            <a:ext cx="1023637" cy="150441"/>
                          </a:xfrm>
                          <a:prstGeom prst="rect">
                            <a:avLst/>
                          </a:prstGeom>
                          <a:ln>
                            <a:noFill/>
                          </a:ln>
                        </wps:spPr>
                        <wps:txbx>
                          <w:txbxContent>
                            <w:p w14:paraId="00BFFB44" w14:textId="77777777" w:rsidR="00612B85" w:rsidRDefault="00EB15EF">
                              <w:pPr>
                                <w:spacing w:after="160" w:line="259" w:lineRule="auto"/>
                                <w:ind w:left="0" w:firstLine="0"/>
                                <w:jc w:val="left"/>
                              </w:pPr>
                              <w:r>
                                <w:rPr>
                                  <w:w w:val="99"/>
                                </w:rPr>
                                <w:t>Candidate</w:t>
                              </w:r>
                              <w:r>
                                <w:rPr>
                                  <w:spacing w:val="5"/>
                                  <w:w w:val="99"/>
                                </w:rPr>
                                <w:t xml:space="preserve"> </w:t>
                              </w:r>
                              <w:r>
                                <w:rPr>
                                  <w:w w:val="99"/>
                                </w:rPr>
                                <w:t>pool</w:t>
                              </w:r>
                            </w:p>
                          </w:txbxContent>
                        </wps:txbx>
                        <wps:bodyPr horzOverflow="overflow" vert="horz" lIns="0" tIns="0" rIns="0" bIns="0" rtlCol="0">
                          <a:noAutofit/>
                        </wps:bodyPr>
                      </wps:wsp>
                      <wps:wsp>
                        <wps:cNvPr id="6833" name="Shape 6833"/>
                        <wps:cNvSpPr/>
                        <wps:spPr>
                          <a:xfrm>
                            <a:off x="0" y="1848972"/>
                            <a:ext cx="6388582" cy="0"/>
                          </a:xfrm>
                          <a:custGeom>
                            <a:avLst/>
                            <a:gdLst/>
                            <a:ahLst/>
                            <a:cxnLst/>
                            <a:rect l="0" t="0" r="0" b="0"/>
                            <a:pathLst>
                              <a:path w="6388582">
                                <a:moveTo>
                                  <a:pt x="0" y="0"/>
                                </a:moveTo>
                                <a:lnTo>
                                  <a:pt x="638858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834" name="Rectangle 6834"/>
                        <wps:cNvSpPr/>
                        <wps:spPr>
                          <a:xfrm>
                            <a:off x="0" y="1908044"/>
                            <a:ext cx="2095738" cy="150441"/>
                          </a:xfrm>
                          <a:prstGeom prst="rect">
                            <a:avLst/>
                          </a:prstGeom>
                          <a:ln>
                            <a:noFill/>
                          </a:ln>
                        </wps:spPr>
                        <wps:txbx>
                          <w:txbxContent>
                            <w:p w14:paraId="6FF16143" w14:textId="77777777" w:rsidR="00612B85" w:rsidRDefault="00EB15EF">
                              <w:pPr>
                                <w:spacing w:after="160" w:line="259" w:lineRule="auto"/>
                                <w:ind w:left="0" w:firstLine="0"/>
                                <w:jc w:val="left"/>
                              </w:pPr>
                              <w:r>
                                <w:rPr>
                                  <w:w w:val="98"/>
                                </w:rPr>
                                <w:t>Off-target</w:t>
                              </w:r>
                              <w:r>
                                <w:rPr>
                                  <w:spacing w:val="5"/>
                                  <w:w w:val="98"/>
                                </w:rPr>
                                <w:t xml:space="preserve"> </w:t>
                              </w:r>
                              <w:r>
                                <w:rPr>
                                  <w:w w:val="98"/>
                                </w:rPr>
                                <w:t>candidates</w:t>
                              </w:r>
                              <w:r>
                                <w:rPr>
                                  <w:spacing w:val="5"/>
                                  <w:w w:val="98"/>
                                </w:rPr>
                                <w:t xml:space="preserve"> </w:t>
                              </w:r>
                              <w:r>
                                <w:rPr>
                                  <w:w w:val="98"/>
                                </w:rPr>
                                <w:t>identified</w:t>
                              </w:r>
                            </w:p>
                          </w:txbxContent>
                        </wps:txbx>
                        <wps:bodyPr horzOverflow="overflow" vert="horz" lIns="0" tIns="0" rIns="0" bIns="0" rtlCol="0">
                          <a:noAutofit/>
                        </wps:bodyPr>
                      </wps:wsp>
                      <wps:wsp>
                        <wps:cNvPr id="49461" name="Rectangle 49461"/>
                        <wps:cNvSpPr/>
                        <wps:spPr>
                          <a:xfrm>
                            <a:off x="0" y="2059873"/>
                            <a:ext cx="56037" cy="150441"/>
                          </a:xfrm>
                          <a:prstGeom prst="rect">
                            <a:avLst/>
                          </a:prstGeom>
                          <a:ln>
                            <a:noFill/>
                          </a:ln>
                        </wps:spPr>
                        <wps:txbx>
                          <w:txbxContent>
                            <w:p w14:paraId="534CF1A1"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463" name="Rectangle 49463"/>
                        <wps:cNvSpPr/>
                        <wps:spPr>
                          <a:xfrm>
                            <a:off x="42133" y="2059873"/>
                            <a:ext cx="610177" cy="150441"/>
                          </a:xfrm>
                          <a:prstGeom prst="rect">
                            <a:avLst/>
                          </a:prstGeom>
                          <a:ln>
                            <a:noFill/>
                          </a:ln>
                        </wps:spPr>
                        <wps:txbx>
                          <w:txbxContent>
                            <w:p w14:paraId="78B2966B" w14:textId="77777777" w:rsidR="00612B85" w:rsidRDefault="00EB15EF">
                              <w:pPr>
                                <w:spacing w:after="160" w:line="259" w:lineRule="auto"/>
                                <w:ind w:left="0" w:firstLine="0"/>
                                <w:jc w:val="left"/>
                              </w:pPr>
                              <w:r>
                                <w:rPr>
                                  <w:w w:val="117"/>
                                </w:rPr>
                                <w:t>MAGEA</w:t>
                              </w:r>
                            </w:p>
                          </w:txbxContent>
                        </wps:txbx>
                        <wps:bodyPr horzOverflow="overflow" vert="horz" lIns="0" tIns="0" rIns="0" bIns="0" rtlCol="0">
                          <a:noAutofit/>
                        </wps:bodyPr>
                      </wps:wsp>
                      <wps:wsp>
                        <wps:cNvPr id="49462" name="Rectangle 49462"/>
                        <wps:cNvSpPr/>
                        <wps:spPr>
                          <a:xfrm>
                            <a:off x="500913" y="2059873"/>
                            <a:ext cx="140176" cy="150441"/>
                          </a:xfrm>
                          <a:prstGeom prst="rect">
                            <a:avLst/>
                          </a:prstGeom>
                          <a:ln>
                            <a:noFill/>
                          </a:ln>
                        </wps:spPr>
                        <wps:txbx>
                          <w:txbxContent>
                            <w:p w14:paraId="4907AB2C" w14:textId="77777777" w:rsidR="00612B85" w:rsidRDefault="00EB15EF">
                              <w:pPr>
                                <w:spacing w:after="160" w:line="259" w:lineRule="auto"/>
                                <w:ind w:left="0" w:firstLine="0"/>
                                <w:jc w:val="left"/>
                              </w:pPr>
                              <w:r>
                                <w:rPr>
                                  <w:w w:val="103"/>
                                </w:rPr>
                                <w:t>3)</w:t>
                              </w:r>
                            </w:p>
                          </w:txbxContent>
                        </wps:txbx>
                        <wps:bodyPr horzOverflow="overflow" vert="horz" lIns="0" tIns="0" rIns="0" bIns="0" rtlCol="0">
                          <a:noAutofit/>
                        </wps:bodyPr>
                      </wps:wsp>
                      <wps:wsp>
                        <wps:cNvPr id="6836" name="Shape 6836"/>
                        <wps:cNvSpPr/>
                        <wps:spPr>
                          <a:xfrm>
                            <a:off x="1797025" y="1887542"/>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37" name="Rectangle 6837"/>
                        <wps:cNvSpPr/>
                        <wps:spPr>
                          <a:xfrm>
                            <a:off x="2244547" y="1985222"/>
                            <a:ext cx="336557" cy="150441"/>
                          </a:xfrm>
                          <a:prstGeom prst="rect">
                            <a:avLst/>
                          </a:prstGeom>
                          <a:ln>
                            <a:noFill/>
                          </a:ln>
                        </wps:spPr>
                        <wps:txbx>
                          <w:txbxContent>
                            <w:p w14:paraId="68DF44FA" w14:textId="77777777" w:rsidR="00612B85" w:rsidRDefault="00EB15EF">
                              <w:pPr>
                                <w:spacing w:after="160" w:line="259" w:lineRule="auto"/>
                                <w:ind w:left="0" w:firstLine="0"/>
                                <w:jc w:val="left"/>
                              </w:pPr>
                              <w:r>
                                <w:rPr>
                                  <w:w w:val="98"/>
                                </w:rPr>
                                <w:t>1454</w:t>
                              </w:r>
                            </w:p>
                          </w:txbxContent>
                        </wps:txbx>
                        <wps:bodyPr horzOverflow="overflow" vert="horz" lIns="0" tIns="0" rIns="0" bIns="0" rtlCol="0">
                          <a:noAutofit/>
                        </wps:bodyPr>
                      </wps:wsp>
                      <wps:wsp>
                        <wps:cNvPr id="6838" name="Shape 6838"/>
                        <wps:cNvSpPr/>
                        <wps:spPr>
                          <a:xfrm>
                            <a:off x="2945105" y="1887542"/>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39" name="Rectangle 6839"/>
                        <wps:cNvSpPr/>
                        <wps:spPr>
                          <a:xfrm>
                            <a:off x="3773716" y="1985222"/>
                            <a:ext cx="420528" cy="150441"/>
                          </a:xfrm>
                          <a:prstGeom prst="rect">
                            <a:avLst/>
                          </a:prstGeom>
                          <a:ln>
                            <a:noFill/>
                          </a:ln>
                        </wps:spPr>
                        <wps:txbx>
                          <w:txbxContent>
                            <w:p w14:paraId="61B8A06B" w14:textId="77777777" w:rsidR="00612B85" w:rsidRDefault="00EB15EF">
                              <w:pPr>
                                <w:spacing w:after="160" w:line="259" w:lineRule="auto"/>
                                <w:ind w:left="0" w:firstLine="0"/>
                                <w:jc w:val="left"/>
                              </w:pPr>
                              <w:r>
                                <w:rPr>
                                  <w:w w:val="101"/>
                                </w:rPr>
                                <w:t>Varies</w:t>
                              </w:r>
                            </w:p>
                          </w:txbxContent>
                        </wps:txbx>
                        <wps:bodyPr horzOverflow="overflow" vert="horz" lIns="0" tIns="0" rIns="0" bIns="0" rtlCol="0">
                          <a:noAutofit/>
                        </wps:bodyPr>
                      </wps:wsp>
                      <wps:wsp>
                        <wps:cNvPr id="6840" name="Shape 6840"/>
                        <wps:cNvSpPr/>
                        <wps:spPr>
                          <a:xfrm>
                            <a:off x="4918507" y="1887542"/>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41" name="Rectangle 6841"/>
                        <wps:cNvSpPr/>
                        <wps:spPr>
                          <a:xfrm>
                            <a:off x="4996955" y="1985222"/>
                            <a:ext cx="1049551" cy="150441"/>
                          </a:xfrm>
                          <a:prstGeom prst="rect">
                            <a:avLst/>
                          </a:prstGeom>
                          <a:ln>
                            <a:noFill/>
                          </a:ln>
                        </wps:spPr>
                        <wps:txbx>
                          <w:txbxContent>
                            <w:p w14:paraId="2BAB93B7" w14:textId="77777777" w:rsidR="00612B85" w:rsidRDefault="00EB15EF">
                              <w:pPr>
                                <w:spacing w:after="160" w:line="259" w:lineRule="auto"/>
                                <w:ind w:left="0" w:firstLine="0"/>
                                <w:jc w:val="left"/>
                              </w:pPr>
                              <w:r>
                                <w:rPr>
                                  <w:w w:val="99"/>
                                </w:rPr>
                                <w:t>Comprehensive</w:t>
                              </w:r>
                            </w:p>
                          </w:txbxContent>
                        </wps:txbx>
                        <wps:bodyPr horzOverflow="overflow" vert="horz" lIns="0" tIns="0" rIns="0" bIns="0" rtlCol="0">
                          <a:noAutofit/>
                        </wps:bodyPr>
                      </wps:wsp>
                      <wps:wsp>
                        <wps:cNvPr id="6842" name="Rectangle 6842"/>
                        <wps:cNvSpPr/>
                        <wps:spPr>
                          <a:xfrm>
                            <a:off x="0" y="2211701"/>
                            <a:ext cx="1278578" cy="150441"/>
                          </a:xfrm>
                          <a:prstGeom prst="rect">
                            <a:avLst/>
                          </a:prstGeom>
                          <a:ln>
                            <a:noFill/>
                          </a:ln>
                        </wps:spPr>
                        <wps:txbx>
                          <w:txbxContent>
                            <w:p w14:paraId="120EF17D" w14:textId="77777777" w:rsidR="00612B85" w:rsidRDefault="00EB15EF">
                              <w:pPr>
                                <w:spacing w:after="160" w:line="259" w:lineRule="auto"/>
                                <w:ind w:left="0" w:firstLine="0"/>
                                <w:jc w:val="left"/>
                              </w:pPr>
                              <w:r>
                                <w:rPr>
                                  <w:w w:val="99"/>
                                </w:rPr>
                                <w:t>Wild-type</w:t>
                              </w:r>
                              <w:r>
                                <w:rPr>
                                  <w:spacing w:val="5"/>
                                  <w:w w:val="99"/>
                                </w:rPr>
                                <w:t xml:space="preserve"> </w:t>
                              </w:r>
                              <w:r>
                                <w:rPr>
                                  <w:w w:val="99"/>
                                </w:rPr>
                                <w:t>peptides</w:t>
                              </w:r>
                            </w:p>
                          </w:txbxContent>
                        </wps:txbx>
                        <wps:bodyPr horzOverflow="overflow" vert="horz" lIns="0" tIns="0" rIns="0" bIns="0" rtlCol="0">
                          <a:noAutofit/>
                        </wps:bodyPr>
                      </wps:wsp>
                      <wps:wsp>
                        <wps:cNvPr id="6843" name="Shape 6843"/>
                        <wps:cNvSpPr/>
                        <wps:spPr>
                          <a:xfrm>
                            <a:off x="1797025" y="219121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44" name="Rectangle 6844"/>
                        <wps:cNvSpPr/>
                        <wps:spPr>
                          <a:xfrm>
                            <a:off x="2244547" y="2211701"/>
                            <a:ext cx="336557" cy="150441"/>
                          </a:xfrm>
                          <a:prstGeom prst="rect">
                            <a:avLst/>
                          </a:prstGeom>
                          <a:ln>
                            <a:noFill/>
                          </a:ln>
                        </wps:spPr>
                        <wps:txbx>
                          <w:txbxContent>
                            <w:p w14:paraId="26846EE5" w14:textId="77777777" w:rsidR="00612B85" w:rsidRDefault="00EB15EF">
                              <w:pPr>
                                <w:spacing w:after="160" w:line="259" w:lineRule="auto"/>
                                <w:ind w:left="0" w:firstLine="0"/>
                                <w:jc w:val="left"/>
                              </w:pPr>
                              <w:r>
                                <w:rPr>
                                  <w:w w:val="98"/>
                                </w:rPr>
                                <w:t>1304</w:t>
                              </w:r>
                            </w:p>
                          </w:txbxContent>
                        </wps:txbx>
                        <wps:bodyPr horzOverflow="overflow" vert="horz" lIns="0" tIns="0" rIns="0" bIns="0" rtlCol="0">
                          <a:noAutofit/>
                        </wps:bodyPr>
                      </wps:wsp>
                      <wps:wsp>
                        <wps:cNvPr id="6845" name="Shape 6845"/>
                        <wps:cNvSpPr/>
                        <wps:spPr>
                          <a:xfrm>
                            <a:off x="2945105" y="219121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46" name="Rectangle 6846"/>
                        <wps:cNvSpPr/>
                        <wps:spPr>
                          <a:xfrm>
                            <a:off x="3743604" y="2211701"/>
                            <a:ext cx="500628" cy="150441"/>
                          </a:xfrm>
                          <a:prstGeom prst="rect">
                            <a:avLst/>
                          </a:prstGeom>
                          <a:ln>
                            <a:noFill/>
                          </a:ln>
                        </wps:spPr>
                        <wps:txbx>
                          <w:txbxContent>
                            <w:p w14:paraId="0DF461EA" w14:textId="77777777" w:rsidR="00612B85" w:rsidRDefault="00EB15EF">
                              <w:pPr>
                                <w:spacing w:after="160" w:line="259" w:lineRule="auto"/>
                                <w:ind w:left="0" w:firstLine="0"/>
                                <w:jc w:val="left"/>
                              </w:pPr>
                              <w:r>
                                <w:rPr>
                                  <w:w w:val="106"/>
                                </w:rPr>
                                <w:t>Typical</w:t>
                              </w:r>
                            </w:p>
                          </w:txbxContent>
                        </wps:txbx>
                        <wps:bodyPr horzOverflow="overflow" vert="horz" lIns="0" tIns="0" rIns="0" bIns="0" rtlCol="0">
                          <a:noAutofit/>
                        </wps:bodyPr>
                      </wps:wsp>
                      <wps:wsp>
                        <wps:cNvPr id="6847" name="Shape 6847"/>
                        <wps:cNvSpPr/>
                        <wps:spPr>
                          <a:xfrm>
                            <a:off x="4918507" y="219121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48" name="Rectangle 6848"/>
                        <wps:cNvSpPr/>
                        <wps:spPr>
                          <a:xfrm>
                            <a:off x="4996955" y="2211701"/>
                            <a:ext cx="598230" cy="150441"/>
                          </a:xfrm>
                          <a:prstGeom prst="rect">
                            <a:avLst/>
                          </a:prstGeom>
                          <a:ln>
                            <a:noFill/>
                          </a:ln>
                        </wps:spPr>
                        <wps:txbx>
                          <w:txbxContent>
                            <w:p w14:paraId="5128CE10" w14:textId="77777777" w:rsidR="00612B85" w:rsidRDefault="00EB15EF">
                              <w:pPr>
                                <w:spacing w:after="160" w:line="259" w:lineRule="auto"/>
                                <w:ind w:left="0" w:firstLine="0"/>
                                <w:jc w:val="left"/>
                              </w:pPr>
                              <w:r>
                                <w:rPr>
                                  <w:w w:val="98"/>
                                </w:rPr>
                                <w:t>Standard</w:t>
                              </w:r>
                            </w:p>
                          </w:txbxContent>
                        </wps:txbx>
                        <wps:bodyPr horzOverflow="overflow" vert="horz" lIns="0" tIns="0" rIns="0" bIns="0" rtlCol="0">
                          <a:noAutofit/>
                        </wps:bodyPr>
                      </wps:wsp>
                      <wps:wsp>
                        <wps:cNvPr id="6849" name="Rectangle 6849"/>
                        <wps:cNvSpPr/>
                        <wps:spPr>
                          <a:xfrm>
                            <a:off x="0" y="2363530"/>
                            <a:ext cx="1465536" cy="150441"/>
                          </a:xfrm>
                          <a:prstGeom prst="rect">
                            <a:avLst/>
                          </a:prstGeom>
                          <a:ln>
                            <a:noFill/>
                          </a:ln>
                        </wps:spPr>
                        <wps:txbx>
                          <w:txbxContent>
                            <w:p w14:paraId="4187D28B" w14:textId="77777777" w:rsidR="00612B85" w:rsidRDefault="00EB15EF">
                              <w:pPr>
                                <w:spacing w:after="160" w:line="259" w:lineRule="auto"/>
                                <w:ind w:left="0" w:firstLine="0"/>
                                <w:jc w:val="left"/>
                              </w:pPr>
                              <w:r>
                                <w:t>SNP-derived</w:t>
                              </w:r>
                              <w:r>
                                <w:rPr>
                                  <w:spacing w:val="5"/>
                                </w:rPr>
                                <w:t xml:space="preserve"> </w:t>
                              </w:r>
                              <w:r>
                                <w:t>peptides</w:t>
                              </w:r>
                            </w:p>
                          </w:txbxContent>
                        </wps:txbx>
                        <wps:bodyPr horzOverflow="overflow" vert="horz" lIns="0" tIns="0" rIns="0" bIns="0" rtlCol="0">
                          <a:noAutofit/>
                        </wps:bodyPr>
                      </wps:wsp>
                      <wps:wsp>
                        <wps:cNvPr id="49464" name="Rectangle 49464"/>
                        <wps:cNvSpPr/>
                        <wps:spPr>
                          <a:xfrm>
                            <a:off x="0" y="2515358"/>
                            <a:ext cx="56037" cy="150441"/>
                          </a:xfrm>
                          <a:prstGeom prst="rect">
                            <a:avLst/>
                          </a:prstGeom>
                          <a:ln>
                            <a:noFill/>
                          </a:ln>
                        </wps:spPr>
                        <wps:txbx>
                          <w:txbxContent>
                            <w:p w14:paraId="5C791CB1"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465" name="Rectangle 49465"/>
                        <wps:cNvSpPr/>
                        <wps:spPr>
                          <a:xfrm>
                            <a:off x="1001572" y="2515358"/>
                            <a:ext cx="56037" cy="150441"/>
                          </a:xfrm>
                          <a:prstGeom prst="rect">
                            <a:avLst/>
                          </a:prstGeom>
                          <a:ln>
                            <a:noFill/>
                          </a:ln>
                        </wps:spPr>
                        <wps:txbx>
                          <w:txbxContent>
                            <w:p w14:paraId="39ED0C8B" w14:textId="77777777" w:rsidR="00612B85" w:rsidRDefault="00EB15EF">
                              <w:pPr>
                                <w:spacing w:after="160" w:line="259" w:lineRule="auto"/>
                                <w:ind w:left="0" w:firstLine="0"/>
                                <w:jc w:val="left"/>
                              </w:pPr>
                              <w:r>
                                <w:rPr>
                                  <w:w w:val="111"/>
                                </w:rPr>
                                <w:t>)</w:t>
                              </w:r>
                            </w:p>
                          </w:txbxContent>
                        </wps:txbx>
                        <wps:bodyPr horzOverflow="overflow" vert="horz" lIns="0" tIns="0" rIns="0" bIns="0" rtlCol="0">
                          <a:noAutofit/>
                        </wps:bodyPr>
                      </wps:wsp>
                      <wps:wsp>
                        <wps:cNvPr id="49466" name="Rectangle 49466"/>
                        <wps:cNvSpPr/>
                        <wps:spPr>
                          <a:xfrm>
                            <a:off x="42133" y="2515358"/>
                            <a:ext cx="1276054" cy="150441"/>
                          </a:xfrm>
                          <a:prstGeom prst="rect">
                            <a:avLst/>
                          </a:prstGeom>
                          <a:ln>
                            <a:noFill/>
                          </a:ln>
                        </wps:spPr>
                        <wps:txbx>
                          <w:txbxContent>
                            <w:p w14:paraId="662D2209" w14:textId="77777777" w:rsidR="00612B85" w:rsidRDefault="00EB15EF">
                              <w:pPr>
                                <w:spacing w:after="160" w:line="259" w:lineRule="auto"/>
                                <w:ind w:left="0" w:firstLine="0"/>
                                <w:jc w:val="left"/>
                              </w:pPr>
                              <w:r>
                                <w:rPr>
                                  <w:w w:val="99"/>
                                </w:rPr>
                                <w:t>population</w:t>
                              </w:r>
                              <w:r>
                                <w:rPr>
                                  <w:spacing w:val="5"/>
                                  <w:w w:val="99"/>
                                </w:rPr>
                                <w:t xml:space="preserve"> </w:t>
                              </w:r>
                              <w:r>
                                <w:rPr>
                                  <w:w w:val="99"/>
                                </w:rPr>
                                <w:t>specific</w:t>
                              </w:r>
                            </w:p>
                          </w:txbxContent>
                        </wps:txbx>
                        <wps:bodyPr horzOverflow="overflow" vert="horz" lIns="0" tIns="0" rIns="0" bIns="0" rtlCol="0">
                          <a:noAutofit/>
                        </wps:bodyPr>
                      </wps:wsp>
                      <wps:wsp>
                        <wps:cNvPr id="6851" name="Shape 6851"/>
                        <wps:cNvSpPr/>
                        <wps:spPr>
                          <a:xfrm>
                            <a:off x="1797025" y="2343040"/>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52" name="Rectangle 6852"/>
                        <wps:cNvSpPr/>
                        <wps:spPr>
                          <a:xfrm>
                            <a:off x="2276170" y="2440708"/>
                            <a:ext cx="252417" cy="150441"/>
                          </a:xfrm>
                          <a:prstGeom prst="rect">
                            <a:avLst/>
                          </a:prstGeom>
                          <a:ln>
                            <a:noFill/>
                          </a:ln>
                        </wps:spPr>
                        <wps:txbx>
                          <w:txbxContent>
                            <w:p w14:paraId="75A2ADD7" w14:textId="77777777" w:rsidR="00612B85" w:rsidRDefault="00EB15EF">
                              <w:pPr>
                                <w:spacing w:after="160" w:line="259" w:lineRule="auto"/>
                                <w:ind w:left="0" w:firstLine="0"/>
                                <w:jc w:val="left"/>
                              </w:pPr>
                              <w:r>
                                <w:rPr>
                                  <w:w w:val="98"/>
                                </w:rPr>
                                <w:t>150</w:t>
                              </w:r>
                            </w:p>
                          </w:txbxContent>
                        </wps:txbx>
                        <wps:bodyPr horzOverflow="overflow" vert="horz" lIns="0" tIns="0" rIns="0" bIns="0" rtlCol="0">
                          <a:noAutofit/>
                        </wps:bodyPr>
                      </wps:wsp>
                      <wps:wsp>
                        <wps:cNvPr id="6853" name="Shape 6853"/>
                        <wps:cNvSpPr/>
                        <wps:spPr>
                          <a:xfrm>
                            <a:off x="2945105" y="2343040"/>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54" name="Rectangle 6854"/>
                        <wps:cNvSpPr/>
                        <wps:spPr>
                          <a:xfrm>
                            <a:off x="3900170" y="2440708"/>
                            <a:ext cx="84139" cy="150441"/>
                          </a:xfrm>
                          <a:prstGeom prst="rect">
                            <a:avLst/>
                          </a:prstGeom>
                          <a:ln>
                            <a:noFill/>
                          </a:ln>
                        </wps:spPr>
                        <wps:txbx>
                          <w:txbxContent>
                            <w:p w14:paraId="3796F47C" w14:textId="77777777" w:rsidR="00612B85" w:rsidRDefault="00EB15EF">
                              <w:pPr>
                                <w:spacing w:after="160" w:line="259" w:lineRule="auto"/>
                                <w:ind w:left="0" w:firstLine="0"/>
                                <w:jc w:val="left"/>
                              </w:pPr>
                              <w:r>
                                <w:rPr>
                                  <w:w w:val="98"/>
                                </w:rPr>
                                <w:t>0</w:t>
                              </w:r>
                            </w:p>
                          </w:txbxContent>
                        </wps:txbx>
                        <wps:bodyPr horzOverflow="overflow" vert="horz" lIns="0" tIns="0" rIns="0" bIns="0" rtlCol="0">
                          <a:noAutofit/>
                        </wps:bodyPr>
                      </wps:wsp>
                      <wps:wsp>
                        <wps:cNvPr id="6855" name="Shape 6855"/>
                        <wps:cNvSpPr/>
                        <wps:spPr>
                          <a:xfrm>
                            <a:off x="4918507" y="2343040"/>
                            <a:ext cx="0" cy="303657"/>
                          </a:xfrm>
                          <a:custGeom>
                            <a:avLst/>
                            <a:gdLst/>
                            <a:ahLst/>
                            <a:cxnLst/>
                            <a:rect l="0" t="0" r="0" b="0"/>
                            <a:pathLst>
                              <a:path h="303657">
                                <a:moveTo>
                                  <a:pt x="0" y="30365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56" name="Rectangle 6856"/>
                        <wps:cNvSpPr/>
                        <wps:spPr>
                          <a:xfrm>
                            <a:off x="4996955" y="2440708"/>
                            <a:ext cx="495411" cy="150441"/>
                          </a:xfrm>
                          <a:prstGeom prst="rect">
                            <a:avLst/>
                          </a:prstGeom>
                          <a:ln>
                            <a:noFill/>
                          </a:ln>
                        </wps:spPr>
                        <wps:txbx>
                          <w:txbxContent>
                            <w:p w14:paraId="4352633E" w14:textId="77777777" w:rsidR="00612B85" w:rsidRDefault="00EB15EF">
                              <w:pPr>
                                <w:spacing w:after="160" w:line="259" w:lineRule="auto"/>
                                <w:ind w:left="0" w:firstLine="0"/>
                                <w:jc w:val="left"/>
                              </w:pPr>
                              <w:r>
                                <w:rPr>
                                  <w:w w:val="101"/>
                                </w:rPr>
                                <w:t>Unique</w:t>
                              </w:r>
                            </w:p>
                          </w:txbxContent>
                        </wps:txbx>
                        <wps:bodyPr horzOverflow="overflow" vert="horz" lIns="0" tIns="0" rIns="0" bIns="0" rtlCol="0">
                          <a:noAutofit/>
                        </wps:bodyPr>
                      </wps:wsp>
                      <wps:wsp>
                        <wps:cNvPr id="6857" name="Shape 6857"/>
                        <wps:cNvSpPr/>
                        <wps:spPr>
                          <a:xfrm>
                            <a:off x="0" y="2671653"/>
                            <a:ext cx="6388582" cy="0"/>
                          </a:xfrm>
                          <a:custGeom>
                            <a:avLst/>
                            <a:gdLst/>
                            <a:ahLst/>
                            <a:cxnLst/>
                            <a:rect l="0" t="0" r="0" b="0"/>
                            <a:pathLst>
                              <a:path w="6388582">
                                <a:moveTo>
                                  <a:pt x="0" y="0"/>
                                </a:moveTo>
                                <a:lnTo>
                                  <a:pt x="638858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858" name="Rectangle 6858"/>
                        <wps:cNvSpPr/>
                        <wps:spPr>
                          <a:xfrm>
                            <a:off x="75921" y="2730712"/>
                            <a:ext cx="1394859" cy="150441"/>
                          </a:xfrm>
                          <a:prstGeom prst="rect">
                            <a:avLst/>
                          </a:prstGeom>
                          <a:ln>
                            <a:noFill/>
                          </a:ln>
                        </wps:spPr>
                        <wps:txbx>
                          <w:txbxContent>
                            <w:p w14:paraId="44C66D2B" w14:textId="77777777" w:rsidR="00612B85" w:rsidRDefault="00EB15EF">
                              <w:pPr>
                                <w:spacing w:after="160" w:line="259" w:lineRule="auto"/>
                                <w:ind w:left="0" w:firstLine="0"/>
                                <w:jc w:val="left"/>
                              </w:pPr>
                              <w:r>
                                <w:rPr>
                                  <w:w w:val="99"/>
                                </w:rPr>
                                <w:t>Evidence</w:t>
                              </w:r>
                              <w:r>
                                <w:rPr>
                                  <w:spacing w:val="5"/>
                                  <w:w w:val="99"/>
                                </w:rPr>
                                <w:t xml:space="preserve"> </w:t>
                              </w:r>
                              <w:r>
                                <w:rPr>
                                  <w:w w:val="99"/>
                                </w:rPr>
                                <w:t>integration</w:t>
                              </w:r>
                            </w:p>
                          </w:txbxContent>
                        </wps:txbx>
                        <wps:bodyPr horzOverflow="overflow" vert="horz" lIns="0" tIns="0" rIns="0" bIns="0" rtlCol="0">
                          <a:noAutofit/>
                        </wps:bodyPr>
                      </wps:wsp>
                      <wps:wsp>
                        <wps:cNvPr id="6859" name="Shape 6859"/>
                        <wps:cNvSpPr/>
                        <wps:spPr>
                          <a:xfrm>
                            <a:off x="0" y="2887006"/>
                            <a:ext cx="6388582" cy="0"/>
                          </a:xfrm>
                          <a:custGeom>
                            <a:avLst/>
                            <a:gdLst/>
                            <a:ahLst/>
                            <a:cxnLst/>
                            <a:rect l="0" t="0" r="0" b="0"/>
                            <a:pathLst>
                              <a:path w="6388582">
                                <a:moveTo>
                                  <a:pt x="0" y="0"/>
                                </a:moveTo>
                                <a:lnTo>
                                  <a:pt x="638858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860" name="Rectangle 6860"/>
                        <wps:cNvSpPr/>
                        <wps:spPr>
                          <a:xfrm>
                            <a:off x="0" y="2946078"/>
                            <a:ext cx="1810506" cy="150441"/>
                          </a:xfrm>
                          <a:prstGeom prst="rect">
                            <a:avLst/>
                          </a:prstGeom>
                          <a:ln>
                            <a:noFill/>
                          </a:ln>
                        </wps:spPr>
                        <wps:txbx>
                          <w:txbxContent>
                            <w:p w14:paraId="1E95DF68" w14:textId="77777777" w:rsidR="00612B85" w:rsidRDefault="00EB15EF">
                              <w:pPr>
                                <w:spacing w:after="160" w:line="259" w:lineRule="auto"/>
                                <w:ind w:left="0" w:firstLine="0"/>
                                <w:jc w:val="left"/>
                              </w:pPr>
                              <w:r>
                                <w:rPr>
                                  <w:w w:val="96"/>
                                </w:rPr>
                                <w:t>Database</w:t>
                              </w:r>
                              <w:r>
                                <w:rPr>
                                  <w:spacing w:val="5"/>
                                  <w:w w:val="96"/>
                                </w:rPr>
                                <w:t xml:space="preserve"> </w:t>
                              </w:r>
                              <w:r>
                                <w:rPr>
                                  <w:w w:val="96"/>
                                </w:rPr>
                                <w:t>source</w:t>
                              </w:r>
                              <w:r>
                                <w:rPr>
                                  <w:spacing w:val="5"/>
                                  <w:w w:val="96"/>
                                </w:rPr>
                                <w:t xml:space="preserve"> </w:t>
                              </w:r>
                              <w:r>
                                <w:rPr>
                                  <w:w w:val="96"/>
                                </w:rPr>
                                <w:t>integrated</w:t>
                              </w:r>
                            </w:p>
                          </w:txbxContent>
                        </wps:txbx>
                        <wps:bodyPr horzOverflow="overflow" vert="horz" lIns="0" tIns="0" rIns="0" bIns="0" rtlCol="0">
                          <a:noAutofit/>
                        </wps:bodyPr>
                      </wps:wsp>
                      <wps:wsp>
                        <wps:cNvPr id="6861" name="Shape 6861"/>
                        <wps:cNvSpPr/>
                        <wps:spPr>
                          <a:xfrm>
                            <a:off x="1797025" y="2925576"/>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62" name="Rectangle 6862"/>
                        <wps:cNvSpPr/>
                        <wps:spPr>
                          <a:xfrm>
                            <a:off x="1966824" y="2946078"/>
                            <a:ext cx="1075298" cy="150441"/>
                          </a:xfrm>
                          <a:prstGeom prst="rect">
                            <a:avLst/>
                          </a:prstGeom>
                          <a:ln>
                            <a:noFill/>
                          </a:ln>
                        </wps:spPr>
                        <wps:txbx>
                          <w:txbxContent>
                            <w:p w14:paraId="319390E0" w14:textId="77777777" w:rsidR="00612B85" w:rsidRDefault="00EB15EF">
                              <w:pPr>
                                <w:spacing w:after="160" w:line="259" w:lineRule="auto"/>
                                <w:ind w:left="0" w:firstLine="0"/>
                                <w:jc w:val="left"/>
                              </w:pPr>
                              <w:r>
                                <w:rPr>
                                  <w:w w:val="119"/>
                                </w:rPr>
                                <w:t>IEDB,</w:t>
                              </w:r>
                              <w:r>
                                <w:rPr>
                                  <w:spacing w:val="5"/>
                                  <w:w w:val="119"/>
                                </w:rPr>
                                <w:t xml:space="preserve"> </w:t>
                              </w:r>
                              <w:r>
                                <w:rPr>
                                  <w:w w:val="119"/>
                                </w:rPr>
                                <w:t>PEPREP</w:t>
                              </w:r>
                            </w:p>
                          </w:txbxContent>
                        </wps:txbx>
                        <wps:bodyPr horzOverflow="overflow" vert="horz" lIns="0" tIns="0" rIns="0" bIns="0" rtlCol="0">
                          <a:noAutofit/>
                        </wps:bodyPr>
                      </wps:wsp>
                      <wps:wsp>
                        <wps:cNvPr id="6863" name="Shape 6863"/>
                        <wps:cNvSpPr/>
                        <wps:spPr>
                          <a:xfrm>
                            <a:off x="2945105" y="2925576"/>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64" name="Rectangle 6864"/>
                        <wps:cNvSpPr/>
                        <wps:spPr>
                          <a:xfrm>
                            <a:off x="3423997" y="2946078"/>
                            <a:ext cx="1350770" cy="150441"/>
                          </a:xfrm>
                          <a:prstGeom prst="rect">
                            <a:avLst/>
                          </a:prstGeom>
                          <a:ln>
                            <a:noFill/>
                          </a:ln>
                        </wps:spPr>
                        <wps:txbx>
                          <w:txbxContent>
                            <w:p w14:paraId="293A2A1C" w14:textId="77777777" w:rsidR="00612B85" w:rsidRDefault="00EB15EF">
                              <w:pPr>
                                <w:spacing w:after="160" w:line="259" w:lineRule="auto"/>
                                <w:ind w:left="0" w:firstLine="0"/>
                                <w:jc w:val="left"/>
                              </w:pPr>
                              <w:r>
                                <w:rPr>
                                  <w:w w:val="106"/>
                                </w:rPr>
                                <w:t>IEDB</w:t>
                              </w:r>
                              <w:r>
                                <w:rPr>
                                  <w:spacing w:val="5"/>
                                  <w:w w:val="106"/>
                                </w:rPr>
                                <w:t xml:space="preserve"> </w:t>
                              </w:r>
                              <w:r>
                                <w:rPr>
                                  <w:w w:val="106"/>
                                </w:rPr>
                                <w:t>or</w:t>
                              </w:r>
                              <w:r>
                                <w:rPr>
                                  <w:spacing w:val="5"/>
                                  <w:w w:val="106"/>
                                </w:rPr>
                                <w:t xml:space="preserve"> </w:t>
                              </w:r>
                              <w:r>
                                <w:rPr>
                                  <w:w w:val="106"/>
                                </w:rPr>
                                <w:t>MS</w:t>
                              </w:r>
                              <w:r>
                                <w:rPr>
                                  <w:spacing w:val="5"/>
                                  <w:w w:val="106"/>
                                </w:rPr>
                                <w:t xml:space="preserve"> </w:t>
                              </w:r>
                              <w:r>
                                <w:rPr>
                                  <w:w w:val="106"/>
                                </w:rPr>
                                <w:t>data**</w:t>
                              </w:r>
                            </w:p>
                          </w:txbxContent>
                        </wps:txbx>
                        <wps:bodyPr horzOverflow="overflow" vert="horz" lIns="0" tIns="0" rIns="0" bIns="0" rtlCol="0">
                          <a:noAutofit/>
                        </wps:bodyPr>
                      </wps:wsp>
                      <wps:wsp>
                        <wps:cNvPr id="6865" name="Shape 6865"/>
                        <wps:cNvSpPr/>
                        <wps:spPr>
                          <a:xfrm>
                            <a:off x="4918507" y="2925576"/>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66" name="Rectangle 6866"/>
                        <wps:cNvSpPr/>
                        <wps:spPr>
                          <a:xfrm>
                            <a:off x="4996955" y="2946078"/>
                            <a:ext cx="1521404" cy="150441"/>
                          </a:xfrm>
                          <a:prstGeom prst="rect">
                            <a:avLst/>
                          </a:prstGeom>
                          <a:ln>
                            <a:noFill/>
                          </a:ln>
                        </wps:spPr>
                        <wps:txbx>
                          <w:txbxContent>
                            <w:p w14:paraId="186C978C" w14:textId="77777777" w:rsidR="00612B85" w:rsidRDefault="00EB15EF">
                              <w:pPr>
                                <w:spacing w:after="160" w:line="259" w:lineRule="auto"/>
                                <w:ind w:left="0" w:firstLine="0"/>
                                <w:jc w:val="left"/>
                              </w:pPr>
                              <w:r>
                                <w:rPr>
                                  <w:w w:val="98"/>
                                </w:rPr>
                                <w:t>Comprehensive</w:t>
                              </w:r>
                              <w:r>
                                <w:rPr>
                                  <w:spacing w:val="5"/>
                                  <w:w w:val="98"/>
                                </w:rPr>
                                <w:t xml:space="preserve"> </w:t>
                              </w:r>
                              <w:r>
                                <w:rPr>
                                  <w:w w:val="98"/>
                                </w:rPr>
                                <w:t>search</w:t>
                              </w:r>
                            </w:p>
                          </w:txbxContent>
                        </wps:txbx>
                        <wps:bodyPr horzOverflow="overflow" vert="horz" lIns="0" tIns="0" rIns="0" bIns="0" rtlCol="0">
                          <a:noAutofit/>
                        </wps:bodyPr>
                      </wps:wsp>
                      <wps:wsp>
                        <wps:cNvPr id="6867" name="Rectangle 6867"/>
                        <wps:cNvSpPr/>
                        <wps:spPr>
                          <a:xfrm>
                            <a:off x="0" y="3097907"/>
                            <a:ext cx="2201080" cy="150441"/>
                          </a:xfrm>
                          <a:prstGeom prst="rect">
                            <a:avLst/>
                          </a:prstGeom>
                          <a:ln>
                            <a:noFill/>
                          </a:ln>
                        </wps:spPr>
                        <wps:txbx>
                          <w:txbxContent>
                            <w:p w14:paraId="7AA4DA5B" w14:textId="77777777" w:rsidR="00612B85" w:rsidRDefault="00EB15EF">
                              <w:pPr>
                                <w:spacing w:after="160" w:line="259" w:lineRule="auto"/>
                                <w:ind w:left="0" w:firstLine="0"/>
                                <w:jc w:val="left"/>
                              </w:pPr>
                              <w:r>
                                <w:rPr>
                                  <w:w w:val="98"/>
                                </w:rPr>
                                <w:t>MS</w:t>
                              </w:r>
                              <w:r>
                                <w:rPr>
                                  <w:spacing w:val="5"/>
                                  <w:w w:val="98"/>
                                </w:rPr>
                                <w:t xml:space="preserve"> </w:t>
                              </w:r>
                              <w:r>
                                <w:rPr>
                                  <w:w w:val="98"/>
                                </w:rPr>
                                <w:t>immunopeptidome</w:t>
                              </w:r>
                              <w:r>
                                <w:rPr>
                                  <w:spacing w:val="5"/>
                                  <w:w w:val="98"/>
                                </w:rPr>
                                <w:t xml:space="preserve"> </w:t>
                              </w:r>
                              <w:r>
                                <w:rPr>
                                  <w:w w:val="98"/>
                                </w:rPr>
                                <w:t>coverage</w:t>
                              </w:r>
                            </w:p>
                          </w:txbxContent>
                        </wps:txbx>
                        <wps:bodyPr horzOverflow="overflow" vert="horz" lIns="0" tIns="0" rIns="0" bIns="0" rtlCol="0">
                          <a:noAutofit/>
                        </wps:bodyPr>
                      </wps:wsp>
                      <wps:wsp>
                        <wps:cNvPr id="6868" name="Shape 6868"/>
                        <wps:cNvSpPr/>
                        <wps:spPr>
                          <a:xfrm>
                            <a:off x="1797025" y="3077405"/>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69" name="Rectangle 6869"/>
                        <wps:cNvSpPr/>
                        <wps:spPr>
                          <a:xfrm>
                            <a:off x="1875473" y="3097907"/>
                            <a:ext cx="1318292" cy="150441"/>
                          </a:xfrm>
                          <a:prstGeom prst="rect">
                            <a:avLst/>
                          </a:prstGeom>
                          <a:ln>
                            <a:noFill/>
                          </a:ln>
                        </wps:spPr>
                        <wps:txbx>
                          <w:txbxContent>
                            <w:p w14:paraId="0D0F8BD5" w14:textId="77777777" w:rsidR="00612B85" w:rsidRDefault="00EB15EF">
                              <w:pPr>
                                <w:spacing w:after="160" w:line="259" w:lineRule="auto"/>
                                <w:ind w:left="0" w:firstLine="0"/>
                                <w:jc w:val="left"/>
                              </w:pPr>
                              <w:r>
                                <w:rPr>
                                  <w:w w:val="114"/>
                                </w:rPr>
                                <w:t>IEDB</w:t>
                              </w:r>
                              <w:r>
                                <w:rPr>
                                  <w:spacing w:val="5"/>
                                  <w:w w:val="114"/>
                                </w:rPr>
                                <w:t xml:space="preserve"> </w:t>
                              </w:r>
                              <w:r>
                                <w:rPr>
                                  <w:w w:val="114"/>
                                </w:rPr>
                                <w:t>and</w:t>
                              </w:r>
                              <w:r>
                                <w:rPr>
                                  <w:spacing w:val="5"/>
                                  <w:w w:val="114"/>
                                </w:rPr>
                                <w:t xml:space="preserve"> </w:t>
                              </w:r>
                              <w:r>
                                <w:rPr>
                                  <w:w w:val="114"/>
                                </w:rPr>
                                <w:t>PEPREP</w:t>
                              </w:r>
                            </w:p>
                          </w:txbxContent>
                        </wps:txbx>
                        <wps:bodyPr horzOverflow="overflow" vert="horz" lIns="0" tIns="0" rIns="0" bIns="0" rtlCol="0">
                          <a:noAutofit/>
                        </wps:bodyPr>
                      </wps:wsp>
                      <wps:wsp>
                        <wps:cNvPr id="6870" name="Shape 6870"/>
                        <wps:cNvSpPr/>
                        <wps:spPr>
                          <a:xfrm>
                            <a:off x="2945105" y="3077405"/>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71" name="Rectangle 6871"/>
                        <wps:cNvSpPr/>
                        <wps:spPr>
                          <a:xfrm>
                            <a:off x="3443300" y="3097907"/>
                            <a:ext cx="1299445" cy="150441"/>
                          </a:xfrm>
                          <a:prstGeom prst="rect">
                            <a:avLst/>
                          </a:prstGeom>
                          <a:ln>
                            <a:noFill/>
                          </a:ln>
                        </wps:spPr>
                        <wps:txbx>
                          <w:txbxContent>
                            <w:p w14:paraId="0C0E70B0" w14:textId="77777777" w:rsidR="00612B85" w:rsidRDefault="00EB15EF">
                              <w:pPr>
                                <w:spacing w:after="160" w:line="259" w:lineRule="auto"/>
                                <w:ind w:left="0" w:firstLine="0"/>
                                <w:jc w:val="left"/>
                              </w:pPr>
                              <w:r>
                                <w:rPr>
                                  <w:w w:val="103"/>
                                </w:rPr>
                                <w:t>Direct</w:t>
                              </w:r>
                              <w:r>
                                <w:rPr>
                                  <w:spacing w:val="5"/>
                                  <w:w w:val="103"/>
                                </w:rPr>
                                <w:t xml:space="preserve"> </w:t>
                              </w:r>
                              <w:r>
                                <w:rPr>
                                  <w:w w:val="103"/>
                                </w:rPr>
                                <w:t>MS</w:t>
                              </w:r>
                              <w:r>
                                <w:rPr>
                                  <w:spacing w:val="5"/>
                                  <w:w w:val="103"/>
                                </w:rPr>
                                <w:t xml:space="preserve"> </w:t>
                              </w:r>
                              <w:r>
                                <w:rPr>
                                  <w:w w:val="103"/>
                                </w:rPr>
                                <w:t>pool***</w:t>
                              </w:r>
                            </w:p>
                          </w:txbxContent>
                        </wps:txbx>
                        <wps:bodyPr horzOverflow="overflow" vert="horz" lIns="0" tIns="0" rIns="0" bIns="0" rtlCol="0">
                          <a:noAutofit/>
                        </wps:bodyPr>
                      </wps:wsp>
                      <wps:wsp>
                        <wps:cNvPr id="6872" name="Shape 6872"/>
                        <wps:cNvSpPr/>
                        <wps:spPr>
                          <a:xfrm>
                            <a:off x="4918507" y="3077405"/>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73" name="Rectangle 6873"/>
                        <wps:cNvSpPr/>
                        <wps:spPr>
                          <a:xfrm>
                            <a:off x="4996955" y="3097907"/>
                            <a:ext cx="1850893" cy="150441"/>
                          </a:xfrm>
                          <a:prstGeom prst="rect">
                            <a:avLst/>
                          </a:prstGeom>
                          <a:ln>
                            <a:noFill/>
                          </a:ln>
                        </wps:spPr>
                        <wps:txbx>
                          <w:txbxContent>
                            <w:p w14:paraId="75C4A410" w14:textId="77777777" w:rsidR="00612B85" w:rsidRDefault="00EB15EF">
                              <w:pPr>
                                <w:spacing w:after="160" w:line="259" w:lineRule="auto"/>
                                <w:ind w:left="0" w:firstLine="0"/>
                                <w:jc w:val="left"/>
                              </w:pPr>
                              <w:r>
                                <w:rPr>
                                  <w:w w:val="99"/>
                                </w:rPr>
                                <w:t>Some</w:t>
                              </w:r>
                              <w:r>
                                <w:rPr>
                                  <w:spacing w:val="5"/>
                                  <w:w w:val="99"/>
                                </w:rPr>
                                <w:t xml:space="preserve"> </w:t>
                              </w:r>
                              <w:r>
                                <w:rPr>
                                  <w:w w:val="99"/>
                                </w:rPr>
                                <w:t>tools</w:t>
                              </w:r>
                              <w:r>
                                <w:rPr>
                                  <w:spacing w:val="5"/>
                                  <w:w w:val="99"/>
                                </w:rPr>
                                <w:t xml:space="preserve"> </w:t>
                              </w:r>
                              <w:r>
                                <w:rPr>
                                  <w:w w:val="99"/>
                                </w:rPr>
                                <w:t>are</w:t>
                              </w:r>
                              <w:r>
                                <w:rPr>
                                  <w:spacing w:val="5"/>
                                  <w:w w:val="99"/>
                                </w:rPr>
                                <w:t xml:space="preserve"> </w:t>
                              </w:r>
                              <w:r>
                                <w:rPr>
                                  <w:w w:val="99"/>
                                </w:rPr>
                                <w:t>MS</w:t>
                              </w:r>
                              <w:r>
                                <w:rPr>
                                  <w:spacing w:val="5"/>
                                  <w:w w:val="99"/>
                                </w:rPr>
                                <w:t xml:space="preserve"> </w:t>
                              </w:r>
                              <w:r>
                                <w:rPr>
                                  <w:w w:val="99"/>
                                </w:rPr>
                                <w:t>focused</w:t>
                              </w:r>
                            </w:p>
                          </w:txbxContent>
                        </wps:txbx>
                        <wps:bodyPr horzOverflow="overflow" vert="horz" lIns="0" tIns="0" rIns="0" bIns="0" rtlCol="0">
                          <a:noAutofit/>
                        </wps:bodyPr>
                      </wps:wsp>
                      <wps:wsp>
                        <wps:cNvPr id="6874" name="Rectangle 6874"/>
                        <wps:cNvSpPr/>
                        <wps:spPr>
                          <a:xfrm>
                            <a:off x="0" y="3249735"/>
                            <a:ext cx="2285724" cy="150441"/>
                          </a:xfrm>
                          <a:prstGeom prst="rect">
                            <a:avLst/>
                          </a:prstGeom>
                          <a:ln>
                            <a:noFill/>
                          </a:ln>
                        </wps:spPr>
                        <wps:txbx>
                          <w:txbxContent>
                            <w:p w14:paraId="39B817D3" w14:textId="77777777" w:rsidR="00612B85" w:rsidRDefault="00EB15EF">
                              <w:pPr>
                                <w:spacing w:after="160" w:line="259" w:lineRule="auto"/>
                                <w:ind w:left="0" w:firstLine="0"/>
                                <w:jc w:val="left"/>
                              </w:pPr>
                              <w:r>
                                <w:t>Protein-specific</w:t>
                              </w:r>
                              <w:r>
                                <w:rPr>
                                  <w:spacing w:val="5"/>
                                </w:rPr>
                                <w:t xml:space="preserve"> </w:t>
                              </w:r>
                              <w:r>
                                <w:t>evidence</w:t>
                              </w:r>
                              <w:r>
                                <w:rPr>
                                  <w:spacing w:val="5"/>
                                </w:rPr>
                                <w:t xml:space="preserve"> </w:t>
                              </w:r>
                              <w:r>
                                <w:t>tracking</w:t>
                              </w:r>
                            </w:p>
                          </w:txbxContent>
                        </wps:txbx>
                        <wps:bodyPr horzOverflow="overflow" vert="horz" lIns="0" tIns="0" rIns="0" bIns="0" rtlCol="0">
                          <a:noAutofit/>
                        </wps:bodyPr>
                      </wps:wsp>
                      <wps:wsp>
                        <wps:cNvPr id="6875" name="Shape 6875"/>
                        <wps:cNvSpPr/>
                        <wps:spPr>
                          <a:xfrm>
                            <a:off x="1797025" y="3229246"/>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76" name="Rectangle 6876"/>
                        <wps:cNvSpPr/>
                        <wps:spPr>
                          <a:xfrm>
                            <a:off x="2279028" y="3249735"/>
                            <a:ext cx="244845" cy="150441"/>
                          </a:xfrm>
                          <a:prstGeom prst="rect">
                            <a:avLst/>
                          </a:prstGeom>
                          <a:ln>
                            <a:noFill/>
                          </a:ln>
                        </wps:spPr>
                        <wps:txbx>
                          <w:txbxContent>
                            <w:p w14:paraId="753815FD" w14:textId="77777777" w:rsidR="00612B85" w:rsidRDefault="00EB15EF">
                              <w:pPr>
                                <w:spacing w:after="160" w:line="259" w:lineRule="auto"/>
                                <w:ind w:left="0" w:firstLine="0"/>
                                <w:jc w:val="left"/>
                              </w:pPr>
                              <w:r>
                                <w:rPr>
                                  <w:w w:val="107"/>
                                </w:rPr>
                                <w:t>Yes</w:t>
                              </w:r>
                            </w:p>
                          </w:txbxContent>
                        </wps:txbx>
                        <wps:bodyPr horzOverflow="overflow" vert="horz" lIns="0" tIns="0" rIns="0" bIns="0" rtlCol="0">
                          <a:noAutofit/>
                        </wps:bodyPr>
                      </wps:wsp>
                      <wps:wsp>
                        <wps:cNvPr id="6877" name="Shape 6877"/>
                        <wps:cNvSpPr/>
                        <wps:spPr>
                          <a:xfrm>
                            <a:off x="2945105" y="3229246"/>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78" name="Rectangle 6878"/>
                        <wps:cNvSpPr/>
                        <wps:spPr>
                          <a:xfrm>
                            <a:off x="3854501" y="3249735"/>
                            <a:ext cx="205636" cy="150441"/>
                          </a:xfrm>
                          <a:prstGeom prst="rect">
                            <a:avLst/>
                          </a:prstGeom>
                          <a:ln>
                            <a:noFill/>
                          </a:ln>
                        </wps:spPr>
                        <wps:txbx>
                          <w:txbxContent>
                            <w:p w14:paraId="261511E0" w14:textId="77777777" w:rsidR="00612B85" w:rsidRDefault="00EB15EF">
                              <w:pPr>
                                <w:spacing w:after="160" w:line="259" w:lineRule="auto"/>
                                <w:ind w:left="0" w:firstLine="0"/>
                                <w:jc w:val="left"/>
                              </w:pPr>
                              <w:r>
                                <w:rPr>
                                  <w:w w:val="105"/>
                                </w:rPr>
                                <w:t>No</w:t>
                              </w:r>
                            </w:p>
                          </w:txbxContent>
                        </wps:txbx>
                        <wps:bodyPr horzOverflow="overflow" vert="horz" lIns="0" tIns="0" rIns="0" bIns="0" rtlCol="0">
                          <a:noAutofit/>
                        </wps:bodyPr>
                      </wps:wsp>
                      <wps:wsp>
                        <wps:cNvPr id="6879" name="Shape 6879"/>
                        <wps:cNvSpPr/>
                        <wps:spPr>
                          <a:xfrm>
                            <a:off x="4918507" y="3229246"/>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80" name="Rectangle 6880"/>
                        <wps:cNvSpPr/>
                        <wps:spPr>
                          <a:xfrm>
                            <a:off x="4996955" y="3249735"/>
                            <a:ext cx="983923" cy="150441"/>
                          </a:xfrm>
                          <a:prstGeom prst="rect">
                            <a:avLst/>
                          </a:prstGeom>
                          <a:ln>
                            <a:noFill/>
                          </a:ln>
                        </wps:spPr>
                        <wps:txbx>
                          <w:txbxContent>
                            <w:p w14:paraId="7D3C9D94" w14:textId="77777777" w:rsidR="00612B85" w:rsidRDefault="00EB15EF">
                              <w:pPr>
                                <w:spacing w:after="160" w:line="259" w:lineRule="auto"/>
                                <w:ind w:left="0" w:firstLine="0"/>
                                <w:jc w:val="left"/>
                              </w:pPr>
                              <w:r>
                                <w:rPr>
                                  <w:w w:val="98"/>
                                </w:rPr>
                                <w:t>Context-aware</w:t>
                              </w:r>
                            </w:p>
                          </w:txbxContent>
                        </wps:txbx>
                        <wps:bodyPr horzOverflow="overflow" vert="horz" lIns="0" tIns="0" rIns="0" bIns="0" rtlCol="0">
                          <a:noAutofit/>
                        </wps:bodyPr>
                      </wps:wsp>
                      <wps:wsp>
                        <wps:cNvPr id="6881" name="Rectangle 6881"/>
                        <wps:cNvSpPr/>
                        <wps:spPr>
                          <a:xfrm>
                            <a:off x="0" y="3401564"/>
                            <a:ext cx="2193676" cy="150441"/>
                          </a:xfrm>
                          <a:prstGeom prst="rect">
                            <a:avLst/>
                          </a:prstGeom>
                          <a:ln>
                            <a:noFill/>
                          </a:ln>
                        </wps:spPr>
                        <wps:txbx>
                          <w:txbxContent>
                            <w:p w14:paraId="65E8881E" w14:textId="77777777" w:rsidR="00612B85" w:rsidRDefault="00EB15EF">
                              <w:pPr>
                                <w:spacing w:after="160" w:line="259" w:lineRule="auto"/>
                                <w:ind w:left="0" w:firstLine="0"/>
                                <w:jc w:val="left"/>
                              </w:pPr>
                              <w:r>
                                <w:rPr>
                                  <w:w w:val="97"/>
                                </w:rPr>
                                <w:t>Graduated</w:t>
                              </w:r>
                              <w:r>
                                <w:rPr>
                                  <w:spacing w:val="5"/>
                                  <w:w w:val="97"/>
                                </w:rPr>
                                <w:t xml:space="preserve"> </w:t>
                              </w:r>
                              <w:r>
                                <w:rPr>
                                  <w:w w:val="97"/>
                                </w:rPr>
                                <w:t>confidence</w:t>
                              </w:r>
                              <w:r>
                                <w:rPr>
                                  <w:spacing w:val="5"/>
                                  <w:w w:val="97"/>
                                </w:rPr>
                                <w:t xml:space="preserve"> </w:t>
                              </w:r>
                              <w:r>
                                <w:rPr>
                                  <w:w w:val="97"/>
                                </w:rPr>
                                <w:t>categories</w:t>
                              </w:r>
                            </w:p>
                          </w:txbxContent>
                        </wps:txbx>
                        <wps:bodyPr horzOverflow="overflow" vert="horz" lIns="0" tIns="0" rIns="0" bIns="0" rtlCol="0">
                          <a:noAutofit/>
                        </wps:bodyPr>
                      </wps:wsp>
                      <wps:wsp>
                        <wps:cNvPr id="6882" name="Shape 6882"/>
                        <wps:cNvSpPr/>
                        <wps:spPr>
                          <a:xfrm>
                            <a:off x="1797025" y="3381074"/>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67" name="Rectangle 49467"/>
                        <wps:cNvSpPr/>
                        <wps:spPr>
                          <a:xfrm>
                            <a:off x="2214690" y="3401564"/>
                            <a:ext cx="84139" cy="150441"/>
                          </a:xfrm>
                          <a:prstGeom prst="rect">
                            <a:avLst/>
                          </a:prstGeom>
                          <a:ln>
                            <a:noFill/>
                          </a:ln>
                        </wps:spPr>
                        <wps:txbx>
                          <w:txbxContent>
                            <w:p w14:paraId="30BF47F0" w14:textId="77777777" w:rsidR="00612B85" w:rsidRDefault="00EB15EF">
                              <w:pPr>
                                <w:spacing w:after="160" w:line="259" w:lineRule="auto"/>
                                <w:ind w:left="0" w:firstLine="0"/>
                                <w:jc w:val="left"/>
                              </w:pPr>
                              <w:r>
                                <w:rPr>
                                  <w:w w:val="98"/>
                                </w:rPr>
                                <w:t>4</w:t>
                              </w:r>
                            </w:p>
                          </w:txbxContent>
                        </wps:txbx>
                        <wps:bodyPr horzOverflow="overflow" vert="horz" lIns="0" tIns="0" rIns="0" bIns="0" rtlCol="0">
                          <a:noAutofit/>
                        </wps:bodyPr>
                      </wps:wsp>
                      <wps:wsp>
                        <wps:cNvPr id="49468" name="Rectangle 49468"/>
                        <wps:cNvSpPr/>
                        <wps:spPr>
                          <a:xfrm>
                            <a:off x="2309583" y="3401564"/>
                            <a:ext cx="289775" cy="150441"/>
                          </a:xfrm>
                          <a:prstGeom prst="rect">
                            <a:avLst/>
                          </a:prstGeom>
                          <a:ln>
                            <a:noFill/>
                          </a:ln>
                        </wps:spPr>
                        <wps:txbx>
                          <w:txbxContent>
                            <w:p w14:paraId="3063F5FC" w14:textId="77777777" w:rsidR="00612B85" w:rsidRDefault="00EB15EF">
                              <w:pPr>
                                <w:spacing w:after="160" w:line="259" w:lineRule="auto"/>
                                <w:ind w:left="0" w:firstLine="0"/>
                                <w:jc w:val="left"/>
                              </w:pPr>
                              <w:r>
                                <w:rPr>
                                  <w:w w:val="97"/>
                                </w:rPr>
                                <w:t>tiers</w:t>
                              </w:r>
                            </w:p>
                          </w:txbxContent>
                        </wps:txbx>
                        <wps:bodyPr horzOverflow="overflow" vert="horz" lIns="0" tIns="0" rIns="0" bIns="0" rtlCol="0">
                          <a:noAutofit/>
                        </wps:bodyPr>
                      </wps:wsp>
                      <wps:wsp>
                        <wps:cNvPr id="6884" name="Shape 6884"/>
                        <wps:cNvSpPr/>
                        <wps:spPr>
                          <a:xfrm>
                            <a:off x="2945105" y="3381074"/>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85" name="Rectangle 6885"/>
                        <wps:cNvSpPr/>
                        <wps:spPr>
                          <a:xfrm>
                            <a:off x="3541802" y="3401564"/>
                            <a:ext cx="1037436" cy="150441"/>
                          </a:xfrm>
                          <a:prstGeom prst="rect">
                            <a:avLst/>
                          </a:prstGeom>
                          <a:ln>
                            <a:noFill/>
                          </a:ln>
                        </wps:spPr>
                        <wps:txbx>
                          <w:txbxContent>
                            <w:p w14:paraId="13CD3D4A" w14:textId="77777777" w:rsidR="00612B85" w:rsidRDefault="00EB15EF">
                              <w:pPr>
                                <w:spacing w:after="160" w:line="259" w:lineRule="auto"/>
                                <w:ind w:left="0" w:firstLine="0"/>
                                <w:jc w:val="left"/>
                              </w:pPr>
                              <w:r>
                                <w:rPr>
                                  <w:w w:val="101"/>
                                </w:rPr>
                                <w:t>Binary</w:t>
                              </w:r>
                              <w:r>
                                <w:rPr>
                                  <w:spacing w:val="5"/>
                                  <w:w w:val="101"/>
                                </w:rPr>
                                <w:t xml:space="preserve"> </w:t>
                              </w:r>
                              <w:r>
                                <w:rPr>
                                  <w:w w:val="101"/>
                                </w:rPr>
                                <w:t>or</w:t>
                              </w:r>
                              <w:r>
                                <w:rPr>
                                  <w:spacing w:val="5"/>
                                  <w:w w:val="101"/>
                                </w:rPr>
                                <w:t xml:space="preserve"> </w:t>
                              </w:r>
                              <w:r>
                                <w:rPr>
                                  <w:w w:val="101"/>
                                </w:rPr>
                                <w:t>score</w:t>
                              </w:r>
                            </w:p>
                          </w:txbxContent>
                        </wps:txbx>
                        <wps:bodyPr horzOverflow="overflow" vert="horz" lIns="0" tIns="0" rIns="0" bIns="0" rtlCol="0">
                          <a:noAutofit/>
                        </wps:bodyPr>
                      </wps:wsp>
                      <wps:wsp>
                        <wps:cNvPr id="6886" name="Shape 6886"/>
                        <wps:cNvSpPr/>
                        <wps:spPr>
                          <a:xfrm>
                            <a:off x="4918507" y="3381074"/>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87" name="Rectangle 6887"/>
                        <wps:cNvSpPr/>
                        <wps:spPr>
                          <a:xfrm>
                            <a:off x="4996955" y="3401564"/>
                            <a:ext cx="869494" cy="150441"/>
                          </a:xfrm>
                          <a:prstGeom prst="rect">
                            <a:avLst/>
                          </a:prstGeom>
                          <a:ln>
                            <a:noFill/>
                          </a:ln>
                        </wps:spPr>
                        <wps:txbx>
                          <w:txbxContent>
                            <w:p w14:paraId="0FD4C301" w14:textId="77777777" w:rsidR="00612B85" w:rsidRDefault="00EB15EF">
                              <w:pPr>
                                <w:spacing w:after="160" w:line="259" w:lineRule="auto"/>
                                <w:ind w:left="0" w:firstLine="0"/>
                                <w:jc w:val="left"/>
                              </w:pPr>
                              <w:r>
                                <w:t>Stratification</w:t>
                              </w:r>
                            </w:p>
                          </w:txbxContent>
                        </wps:txbx>
                        <wps:bodyPr horzOverflow="overflow" vert="horz" lIns="0" tIns="0" rIns="0" bIns="0" rtlCol="0">
                          <a:noAutofit/>
                        </wps:bodyPr>
                      </wps:wsp>
                      <wps:wsp>
                        <wps:cNvPr id="6888" name="Shape 6888"/>
                        <wps:cNvSpPr/>
                        <wps:spPr>
                          <a:xfrm>
                            <a:off x="0" y="3557846"/>
                            <a:ext cx="6388582" cy="0"/>
                          </a:xfrm>
                          <a:custGeom>
                            <a:avLst/>
                            <a:gdLst/>
                            <a:ahLst/>
                            <a:cxnLst/>
                            <a:rect l="0" t="0" r="0" b="0"/>
                            <a:pathLst>
                              <a:path w="6388582">
                                <a:moveTo>
                                  <a:pt x="0" y="0"/>
                                </a:moveTo>
                                <a:lnTo>
                                  <a:pt x="638858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889" name="Rectangle 6889"/>
                        <wps:cNvSpPr/>
                        <wps:spPr>
                          <a:xfrm>
                            <a:off x="75921" y="3616918"/>
                            <a:ext cx="2042730" cy="150441"/>
                          </a:xfrm>
                          <a:prstGeom prst="rect">
                            <a:avLst/>
                          </a:prstGeom>
                          <a:ln>
                            <a:noFill/>
                          </a:ln>
                        </wps:spPr>
                        <wps:txbx>
                          <w:txbxContent>
                            <w:p w14:paraId="5493AAFA" w14:textId="77777777" w:rsidR="00612B85" w:rsidRDefault="00EB15EF">
                              <w:pPr>
                                <w:spacing w:after="160" w:line="259" w:lineRule="auto"/>
                                <w:ind w:left="0" w:firstLine="0"/>
                                <w:jc w:val="left"/>
                              </w:pPr>
                              <w:r>
                                <w:rPr>
                                  <w:w w:val="99"/>
                                </w:rPr>
                                <w:t>Multi-dimensional</w:t>
                              </w:r>
                              <w:r>
                                <w:rPr>
                                  <w:spacing w:val="5"/>
                                  <w:w w:val="99"/>
                                </w:rPr>
                                <w:t xml:space="preserve"> </w:t>
                              </w:r>
                              <w:r>
                                <w:rPr>
                                  <w:w w:val="99"/>
                                </w:rPr>
                                <w:t>assessment</w:t>
                              </w:r>
                            </w:p>
                          </w:txbxContent>
                        </wps:txbx>
                        <wps:bodyPr horzOverflow="overflow" vert="horz" lIns="0" tIns="0" rIns="0" bIns="0" rtlCol="0">
                          <a:noAutofit/>
                        </wps:bodyPr>
                      </wps:wsp>
                      <wps:wsp>
                        <wps:cNvPr id="6890" name="Shape 6890"/>
                        <wps:cNvSpPr/>
                        <wps:spPr>
                          <a:xfrm>
                            <a:off x="0" y="3773212"/>
                            <a:ext cx="6388582" cy="0"/>
                          </a:xfrm>
                          <a:custGeom>
                            <a:avLst/>
                            <a:gdLst/>
                            <a:ahLst/>
                            <a:cxnLst/>
                            <a:rect l="0" t="0" r="0" b="0"/>
                            <a:pathLst>
                              <a:path w="6388582">
                                <a:moveTo>
                                  <a:pt x="0" y="0"/>
                                </a:moveTo>
                                <a:lnTo>
                                  <a:pt x="638858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891" name="Rectangle 6891"/>
                        <wps:cNvSpPr/>
                        <wps:spPr>
                          <a:xfrm>
                            <a:off x="0" y="3832272"/>
                            <a:ext cx="2234231" cy="150441"/>
                          </a:xfrm>
                          <a:prstGeom prst="rect">
                            <a:avLst/>
                          </a:prstGeom>
                          <a:ln>
                            <a:noFill/>
                          </a:ln>
                        </wps:spPr>
                        <wps:txbx>
                          <w:txbxContent>
                            <w:p w14:paraId="3857DCB4" w14:textId="77777777" w:rsidR="00612B85" w:rsidRDefault="00EB15EF">
                              <w:pPr>
                                <w:spacing w:after="160" w:line="259" w:lineRule="auto"/>
                                <w:ind w:left="0" w:firstLine="0"/>
                                <w:jc w:val="left"/>
                              </w:pPr>
                              <w:r>
                                <w:rPr>
                                  <w:w w:val="98"/>
                                </w:rPr>
                                <w:t>Complementary</w:t>
                              </w:r>
                              <w:r>
                                <w:rPr>
                                  <w:spacing w:val="5"/>
                                  <w:w w:val="98"/>
                                </w:rPr>
                                <w:t xml:space="preserve"> </w:t>
                              </w:r>
                              <w:r>
                                <w:rPr>
                                  <w:w w:val="98"/>
                                </w:rPr>
                                <w:t>scoring</w:t>
                              </w:r>
                              <w:r>
                                <w:rPr>
                                  <w:spacing w:val="5"/>
                                  <w:w w:val="98"/>
                                </w:rPr>
                                <w:t xml:space="preserve"> </w:t>
                              </w:r>
                              <w:r>
                                <w:rPr>
                                  <w:w w:val="98"/>
                                </w:rPr>
                                <w:t>methods</w:t>
                              </w:r>
                            </w:p>
                          </w:txbxContent>
                        </wps:txbx>
                        <wps:bodyPr horzOverflow="overflow" vert="horz" lIns="0" tIns="0" rIns="0" bIns="0" rtlCol="0">
                          <a:noAutofit/>
                        </wps:bodyPr>
                      </wps:wsp>
                      <wps:wsp>
                        <wps:cNvPr id="6892" name="Shape 6892"/>
                        <wps:cNvSpPr/>
                        <wps:spPr>
                          <a:xfrm>
                            <a:off x="1797025" y="3811782"/>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93" name="Rectangle 6893"/>
                        <wps:cNvSpPr/>
                        <wps:spPr>
                          <a:xfrm>
                            <a:off x="2339442" y="3832272"/>
                            <a:ext cx="84139" cy="150441"/>
                          </a:xfrm>
                          <a:prstGeom prst="rect">
                            <a:avLst/>
                          </a:prstGeom>
                          <a:ln>
                            <a:noFill/>
                          </a:ln>
                        </wps:spPr>
                        <wps:txbx>
                          <w:txbxContent>
                            <w:p w14:paraId="1EC01DB2" w14:textId="77777777" w:rsidR="00612B85" w:rsidRDefault="00EB15EF">
                              <w:pPr>
                                <w:spacing w:after="160" w:line="259" w:lineRule="auto"/>
                                <w:ind w:left="0" w:firstLine="0"/>
                                <w:jc w:val="left"/>
                              </w:pPr>
                              <w:r>
                                <w:rPr>
                                  <w:w w:val="98"/>
                                </w:rPr>
                                <w:t>3</w:t>
                              </w:r>
                            </w:p>
                          </w:txbxContent>
                        </wps:txbx>
                        <wps:bodyPr horzOverflow="overflow" vert="horz" lIns="0" tIns="0" rIns="0" bIns="0" rtlCol="0">
                          <a:noAutofit/>
                        </wps:bodyPr>
                      </wps:wsp>
                      <wps:wsp>
                        <wps:cNvPr id="6894" name="Shape 6894"/>
                        <wps:cNvSpPr/>
                        <wps:spPr>
                          <a:xfrm>
                            <a:off x="2945105" y="3811782"/>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95" name="Rectangle 6895"/>
                        <wps:cNvSpPr/>
                        <wps:spPr>
                          <a:xfrm>
                            <a:off x="3847478" y="3832272"/>
                            <a:ext cx="224315" cy="150441"/>
                          </a:xfrm>
                          <a:prstGeom prst="rect">
                            <a:avLst/>
                          </a:prstGeom>
                          <a:ln>
                            <a:noFill/>
                          </a:ln>
                        </wps:spPr>
                        <wps:txbx>
                          <w:txbxContent>
                            <w:p w14:paraId="714F742C" w14:textId="77777777" w:rsidR="00612B85" w:rsidRDefault="00EB15EF">
                              <w:pPr>
                                <w:spacing w:after="160" w:line="259" w:lineRule="auto"/>
                                <w:ind w:left="0" w:firstLine="0"/>
                                <w:jc w:val="left"/>
                              </w:pPr>
                              <w:r>
                                <w:t>1-2</w:t>
                              </w:r>
                            </w:p>
                          </w:txbxContent>
                        </wps:txbx>
                        <wps:bodyPr horzOverflow="overflow" vert="horz" lIns="0" tIns="0" rIns="0" bIns="0" rtlCol="0">
                          <a:noAutofit/>
                        </wps:bodyPr>
                      </wps:wsp>
                      <wps:wsp>
                        <wps:cNvPr id="6896" name="Shape 6896"/>
                        <wps:cNvSpPr/>
                        <wps:spPr>
                          <a:xfrm>
                            <a:off x="4918507" y="3811782"/>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97" name="Rectangle 6897"/>
                        <wps:cNvSpPr/>
                        <wps:spPr>
                          <a:xfrm>
                            <a:off x="4996955" y="3832272"/>
                            <a:ext cx="1049551" cy="150441"/>
                          </a:xfrm>
                          <a:prstGeom prst="rect">
                            <a:avLst/>
                          </a:prstGeom>
                          <a:ln>
                            <a:noFill/>
                          </a:ln>
                        </wps:spPr>
                        <wps:txbx>
                          <w:txbxContent>
                            <w:p w14:paraId="0674C76E" w14:textId="77777777" w:rsidR="00612B85" w:rsidRDefault="00EB15EF">
                              <w:pPr>
                                <w:spacing w:after="160" w:line="259" w:lineRule="auto"/>
                                <w:ind w:left="0" w:firstLine="0"/>
                                <w:jc w:val="left"/>
                              </w:pPr>
                              <w:r>
                                <w:rPr>
                                  <w:w w:val="99"/>
                                </w:rPr>
                                <w:t>Comprehensive</w:t>
                              </w:r>
                            </w:p>
                          </w:txbxContent>
                        </wps:txbx>
                        <wps:bodyPr horzOverflow="overflow" vert="horz" lIns="0" tIns="0" rIns="0" bIns="0" rtlCol="0">
                          <a:noAutofit/>
                        </wps:bodyPr>
                      </wps:wsp>
                      <wps:wsp>
                        <wps:cNvPr id="6898" name="Rectangle 6898"/>
                        <wps:cNvSpPr/>
                        <wps:spPr>
                          <a:xfrm>
                            <a:off x="0" y="3984113"/>
                            <a:ext cx="1102391" cy="150441"/>
                          </a:xfrm>
                          <a:prstGeom prst="rect">
                            <a:avLst/>
                          </a:prstGeom>
                          <a:ln>
                            <a:noFill/>
                          </a:ln>
                        </wps:spPr>
                        <wps:txbx>
                          <w:txbxContent>
                            <w:p w14:paraId="09B79E99" w14:textId="77777777" w:rsidR="00612B85" w:rsidRDefault="00EB15EF">
                              <w:pPr>
                                <w:spacing w:after="160" w:line="259" w:lineRule="auto"/>
                                <w:ind w:left="0" w:firstLine="0"/>
                                <w:jc w:val="left"/>
                              </w:pPr>
                              <w:r>
                                <w:t>Binder</w:t>
                              </w:r>
                              <w:r>
                                <w:rPr>
                                  <w:spacing w:val="5"/>
                                </w:rPr>
                                <w:t xml:space="preserve"> </w:t>
                              </w:r>
                              <w:r>
                                <w:t>coverage</w:t>
                              </w:r>
                            </w:p>
                          </w:txbxContent>
                        </wps:txbx>
                        <wps:bodyPr horzOverflow="overflow" vert="horz" lIns="0" tIns="0" rIns="0" bIns="0" rtlCol="0">
                          <a:noAutofit/>
                        </wps:bodyPr>
                      </wps:wsp>
                      <wps:wsp>
                        <wps:cNvPr id="6899" name="Shape 6899"/>
                        <wps:cNvSpPr/>
                        <wps:spPr>
                          <a:xfrm>
                            <a:off x="1797025" y="3963611"/>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69" name="Rectangle 49469"/>
                        <wps:cNvSpPr/>
                        <wps:spPr>
                          <a:xfrm>
                            <a:off x="2226958" y="3984113"/>
                            <a:ext cx="168278" cy="150441"/>
                          </a:xfrm>
                          <a:prstGeom prst="rect">
                            <a:avLst/>
                          </a:prstGeom>
                          <a:ln>
                            <a:noFill/>
                          </a:ln>
                        </wps:spPr>
                        <wps:txbx>
                          <w:txbxContent>
                            <w:p w14:paraId="547DF332" w14:textId="77777777" w:rsidR="00612B85" w:rsidRDefault="00EB15EF">
                              <w:pPr>
                                <w:spacing w:after="160" w:line="259" w:lineRule="auto"/>
                                <w:ind w:left="0" w:firstLine="0"/>
                                <w:jc w:val="left"/>
                              </w:pPr>
                              <w:r>
                                <w:rPr>
                                  <w:w w:val="98"/>
                                </w:rPr>
                                <w:t>37</w:t>
                              </w:r>
                            </w:p>
                          </w:txbxContent>
                        </wps:txbx>
                        <wps:bodyPr horzOverflow="overflow" vert="horz" lIns="0" tIns="0" rIns="0" bIns="0" rtlCol="0">
                          <a:noAutofit/>
                        </wps:bodyPr>
                      </wps:wsp>
                      <wps:wsp>
                        <wps:cNvPr id="49471" name="Rectangle 49471"/>
                        <wps:cNvSpPr/>
                        <wps:spPr>
                          <a:xfrm>
                            <a:off x="2353483" y="3984113"/>
                            <a:ext cx="46781" cy="150441"/>
                          </a:xfrm>
                          <a:prstGeom prst="rect">
                            <a:avLst/>
                          </a:prstGeom>
                          <a:ln>
                            <a:noFill/>
                          </a:ln>
                        </wps:spPr>
                        <wps:txbx>
                          <w:txbxContent>
                            <w:p w14:paraId="1A1BB4E3" w14:textId="77777777" w:rsidR="00612B85" w:rsidRDefault="00EB15EF">
                              <w:pPr>
                                <w:spacing w:after="160" w:line="259" w:lineRule="auto"/>
                                <w:ind w:left="0" w:firstLine="0"/>
                                <w:jc w:val="left"/>
                              </w:pPr>
                              <w:r>
                                <w:rPr>
                                  <w:w w:val="76"/>
                                </w:rPr>
                                <w:t>/</w:t>
                              </w:r>
                            </w:p>
                          </w:txbxContent>
                        </wps:txbx>
                        <wps:bodyPr horzOverflow="overflow" vert="horz" lIns="0" tIns="0" rIns="0" bIns="0" rtlCol="0">
                          <a:noAutofit/>
                        </wps:bodyPr>
                      </wps:wsp>
                      <wps:wsp>
                        <wps:cNvPr id="49470" name="Rectangle 49470"/>
                        <wps:cNvSpPr/>
                        <wps:spPr>
                          <a:xfrm>
                            <a:off x="2388657" y="3984113"/>
                            <a:ext cx="168278" cy="150441"/>
                          </a:xfrm>
                          <a:prstGeom prst="rect">
                            <a:avLst/>
                          </a:prstGeom>
                          <a:ln>
                            <a:noFill/>
                          </a:ln>
                        </wps:spPr>
                        <wps:txbx>
                          <w:txbxContent>
                            <w:p w14:paraId="2BB26A4F" w14:textId="77777777" w:rsidR="00612B85" w:rsidRDefault="00EB15EF">
                              <w:pPr>
                                <w:spacing w:after="160" w:line="259" w:lineRule="auto"/>
                                <w:ind w:left="0" w:firstLine="0"/>
                                <w:jc w:val="left"/>
                              </w:pPr>
                              <w:r>
                                <w:rPr>
                                  <w:w w:val="98"/>
                                </w:rPr>
                                <w:t>37</w:t>
                              </w:r>
                            </w:p>
                          </w:txbxContent>
                        </wps:txbx>
                        <wps:bodyPr horzOverflow="overflow" vert="horz" lIns="0" tIns="0" rIns="0" bIns="0" rtlCol="0">
                          <a:noAutofit/>
                        </wps:bodyPr>
                      </wps:wsp>
                      <wps:wsp>
                        <wps:cNvPr id="6901" name="Shape 6901"/>
                        <wps:cNvSpPr/>
                        <wps:spPr>
                          <a:xfrm>
                            <a:off x="2945105" y="3963611"/>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02" name="Rectangle 6902"/>
                        <wps:cNvSpPr/>
                        <wps:spPr>
                          <a:xfrm>
                            <a:off x="3023553" y="3984113"/>
                            <a:ext cx="2415971" cy="150441"/>
                          </a:xfrm>
                          <a:prstGeom prst="rect">
                            <a:avLst/>
                          </a:prstGeom>
                          <a:ln>
                            <a:noFill/>
                          </a:ln>
                        </wps:spPr>
                        <wps:txbx>
                          <w:txbxContent>
                            <w:p w14:paraId="37604E89" w14:textId="77777777" w:rsidR="00612B85" w:rsidRDefault="00EB15EF">
                              <w:pPr>
                                <w:spacing w:after="160" w:line="259" w:lineRule="auto"/>
                                <w:ind w:left="0" w:firstLine="0"/>
                                <w:jc w:val="left"/>
                              </w:pPr>
                              <w:r>
                                <w:rPr>
                                  <w:w w:val="97"/>
                                </w:rPr>
                                <w:t>Partial</w:t>
                              </w:r>
                              <w:r>
                                <w:rPr>
                                  <w:spacing w:val="5"/>
                                  <w:w w:val="97"/>
                                </w:rPr>
                                <w:t xml:space="preserve"> </w:t>
                              </w:r>
                              <w:r>
                                <w:rPr>
                                  <w:w w:val="97"/>
                                </w:rPr>
                                <w:t>to</w:t>
                              </w:r>
                              <w:r>
                                <w:rPr>
                                  <w:spacing w:val="5"/>
                                  <w:w w:val="97"/>
                                </w:rPr>
                                <w:t xml:space="preserve"> </w:t>
                              </w:r>
                              <w:r>
                                <w:rPr>
                                  <w:w w:val="97"/>
                                </w:rPr>
                                <w:t>the</w:t>
                              </w:r>
                              <w:r>
                                <w:rPr>
                                  <w:spacing w:val="5"/>
                                  <w:w w:val="97"/>
                                </w:rPr>
                                <w:t xml:space="preserve"> </w:t>
                              </w:r>
                              <w:r>
                                <w:rPr>
                                  <w:w w:val="97"/>
                                </w:rPr>
                                <w:t>experimental</w:t>
                              </w:r>
                              <w:r>
                                <w:rPr>
                                  <w:spacing w:val="5"/>
                                  <w:w w:val="97"/>
                                </w:rPr>
                                <w:t xml:space="preserve"> </w:t>
                              </w:r>
                              <w:r>
                                <w:rPr>
                                  <w:w w:val="97"/>
                                </w:rPr>
                                <w:t>selection</w:t>
                              </w:r>
                            </w:p>
                          </w:txbxContent>
                        </wps:txbx>
                        <wps:bodyPr horzOverflow="overflow" vert="horz" lIns="0" tIns="0" rIns="0" bIns="0" rtlCol="0">
                          <a:noAutofit/>
                        </wps:bodyPr>
                      </wps:wsp>
                      <wps:wsp>
                        <wps:cNvPr id="6903" name="Shape 6903"/>
                        <wps:cNvSpPr/>
                        <wps:spPr>
                          <a:xfrm>
                            <a:off x="4918507" y="3963611"/>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73" name="Rectangle 49473"/>
                        <wps:cNvSpPr/>
                        <wps:spPr>
                          <a:xfrm>
                            <a:off x="5186743" y="3984113"/>
                            <a:ext cx="784513" cy="150441"/>
                          </a:xfrm>
                          <a:prstGeom prst="rect">
                            <a:avLst/>
                          </a:prstGeom>
                          <a:ln>
                            <a:noFill/>
                          </a:ln>
                        </wps:spPr>
                        <wps:txbx>
                          <w:txbxContent>
                            <w:p w14:paraId="2DFDCE74" w14:textId="77777777" w:rsidR="00612B85" w:rsidRDefault="00EB15EF">
                              <w:pPr>
                                <w:spacing w:after="160" w:line="259" w:lineRule="auto"/>
                                <w:ind w:left="0" w:firstLine="0"/>
                                <w:jc w:val="left"/>
                              </w:pPr>
                              <w:r>
                                <w:rPr>
                                  <w:w w:val="101"/>
                                </w:rPr>
                                <w:t>%</w:t>
                              </w:r>
                              <w:r>
                                <w:rPr>
                                  <w:spacing w:val="5"/>
                                  <w:w w:val="101"/>
                                </w:rPr>
                                <w:t xml:space="preserve"> </w:t>
                              </w:r>
                              <w:r>
                                <w:rPr>
                                  <w:w w:val="101"/>
                                </w:rPr>
                                <w:t>coverage</w:t>
                              </w:r>
                            </w:p>
                          </w:txbxContent>
                        </wps:txbx>
                        <wps:bodyPr horzOverflow="overflow" vert="horz" lIns="0" tIns="0" rIns="0" bIns="0" rtlCol="0">
                          <a:noAutofit/>
                        </wps:bodyPr>
                      </wps:wsp>
                      <wps:wsp>
                        <wps:cNvPr id="49472" name="Rectangle 49472"/>
                        <wps:cNvSpPr/>
                        <wps:spPr>
                          <a:xfrm>
                            <a:off x="4996955" y="3984113"/>
                            <a:ext cx="252418" cy="150441"/>
                          </a:xfrm>
                          <a:prstGeom prst="rect">
                            <a:avLst/>
                          </a:prstGeom>
                          <a:ln>
                            <a:noFill/>
                          </a:ln>
                        </wps:spPr>
                        <wps:txbx>
                          <w:txbxContent>
                            <w:p w14:paraId="1E5B7DBE" w14:textId="77777777" w:rsidR="00612B85" w:rsidRDefault="00EB15EF">
                              <w:pPr>
                                <w:spacing w:after="160" w:line="259" w:lineRule="auto"/>
                                <w:ind w:left="0" w:firstLine="0"/>
                                <w:jc w:val="left"/>
                              </w:pPr>
                              <w:r>
                                <w:rPr>
                                  <w:w w:val="98"/>
                                </w:rPr>
                                <w:t>100</w:t>
                              </w:r>
                            </w:p>
                          </w:txbxContent>
                        </wps:txbx>
                        <wps:bodyPr horzOverflow="overflow" vert="horz" lIns="0" tIns="0" rIns="0" bIns="0" rtlCol="0">
                          <a:noAutofit/>
                        </wps:bodyPr>
                      </wps:wsp>
                      <wps:wsp>
                        <wps:cNvPr id="6905" name="Rectangle 6905"/>
                        <wps:cNvSpPr/>
                        <wps:spPr>
                          <a:xfrm>
                            <a:off x="0" y="4135941"/>
                            <a:ext cx="2037177" cy="150441"/>
                          </a:xfrm>
                          <a:prstGeom prst="rect">
                            <a:avLst/>
                          </a:prstGeom>
                          <a:ln>
                            <a:noFill/>
                          </a:ln>
                        </wps:spPr>
                        <wps:txbx>
                          <w:txbxContent>
                            <w:p w14:paraId="3A7E9861" w14:textId="77777777" w:rsidR="00612B85" w:rsidRDefault="00EB15EF">
                              <w:pPr>
                                <w:spacing w:after="160" w:line="259" w:lineRule="auto"/>
                                <w:ind w:left="0" w:firstLine="0"/>
                                <w:jc w:val="left"/>
                              </w:pPr>
                              <w:r>
                                <w:rPr>
                                  <w:w w:val="98"/>
                                </w:rPr>
                                <w:t>Single</w:t>
                              </w:r>
                              <w:r>
                                <w:rPr>
                                  <w:spacing w:val="5"/>
                                  <w:w w:val="98"/>
                                </w:rPr>
                                <w:t xml:space="preserve"> </w:t>
                              </w:r>
                              <w:r>
                                <w:rPr>
                                  <w:w w:val="98"/>
                                </w:rPr>
                                <w:t>method</w:t>
                              </w:r>
                              <w:r>
                                <w:rPr>
                                  <w:spacing w:val="5"/>
                                  <w:w w:val="98"/>
                                </w:rPr>
                                <w:t xml:space="preserve"> </w:t>
                              </w:r>
                              <w:r>
                                <w:rPr>
                                  <w:w w:val="98"/>
                                </w:rPr>
                                <w:t>coverage</w:t>
                              </w:r>
                              <w:r>
                                <w:rPr>
                                  <w:spacing w:val="5"/>
                                  <w:w w:val="98"/>
                                </w:rPr>
                                <w:t xml:space="preserve"> </w:t>
                              </w:r>
                              <w:r>
                                <w:rPr>
                                  <w:w w:val="98"/>
                                </w:rPr>
                                <w:t>range</w:t>
                              </w:r>
                            </w:p>
                          </w:txbxContent>
                        </wps:txbx>
                        <wps:bodyPr horzOverflow="overflow" vert="horz" lIns="0" tIns="0" rIns="0" bIns="0" rtlCol="0">
                          <a:noAutofit/>
                        </wps:bodyPr>
                      </wps:wsp>
                      <wps:wsp>
                        <wps:cNvPr id="6906" name="Shape 6906"/>
                        <wps:cNvSpPr/>
                        <wps:spPr>
                          <a:xfrm>
                            <a:off x="1797025" y="4115439"/>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74" name="Rectangle 49474"/>
                        <wps:cNvSpPr/>
                        <wps:spPr>
                          <a:xfrm>
                            <a:off x="2170773" y="4135941"/>
                            <a:ext cx="392593" cy="150441"/>
                          </a:xfrm>
                          <a:prstGeom prst="rect">
                            <a:avLst/>
                          </a:prstGeom>
                          <a:ln>
                            <a:noFill/>
                          </a:ln>
                        </wps:spPr>
                        <wps:txbx>
                          <w:txbxContent>
                            <w:p w14:paraId="4E8074E3" w14:textId="77777777" w:rsidR="00612B85" w:rsidRDefault="00EB15EF">
                              <w:pPr>
                                <w:spacing w:after="160" w:line="259" w:lineRule="auto"/>
                                <w:ind w:left="0" w:firstLine="0"/>
                                <w:jc w:val="left"/>
                              </w:pPr>
                              <w:r>
                                <w:rPr>
                                  <w:w w:val="99"/>
                                </w:rPr>
                                <w:t>51-95</w:t>
                              </w:r>
                            </w:p>
                          </w:txbxContent>
                        </wps:txbx>
                        <wps:bodyPr horzOverflow="overflow" vert="horz" lIns="0" tIns="0" rIns="0" bIns="0" rtlCol="0">
                          <a:noAutofit/>
                        </wps:bodyPr>
                      </wps:wsp>
                      <wps:wsp>
                        <wps:cNvPr id="49475" name="Rectangle 49475"/>
                        <wps:cNvSpPr/>
                        <wps:spPr>
                          <a:xfrm>
                            <a:off x="2465956" y="4135941"/>
                            <a:ext cx="140176" cy="150441"/>
                          </a:xfrm>
                          <a:prstGeom prst="rect">
                            <a:avLst/>
                          </a:prstGeom>
                          <a:ln>
                            <a:noFill/>
                          </a:ln>
                        </wps:spPr>
                        <wps:txbx>
                          <w:txbxContent>
                            <w:p w14:paraId="76D12224" w14:textId="77777777" w:rsidR="00612B85" w:rsidRDefault="00EB15EF">
                              <w:pPr>
                                <w:spacing w:after="160" w:line="259" w:lineRule="auto"/>
                                <w:ind w:left="0" w:firstLine="0"/>
                                <w:jc w:val="left"/>
                              </w:pPr>
                              <w:r>
                                <w:rPr>
                                  <w:w w:val="117"/>
                                </w:rPr>
                                <w:t>%</w:t>
                              </w:r>
                            </w:p>
                          </w:txbxContent>
                        </wps:txbx>
                        <wps:bodyPr horzOverflow="overflow" vert="horz" lIns="0" tIns="0" rIns="0" bIns="0" rtlCol="0">
                          <a:noAutofit/>
                        </wps:bodyPr>
                      </wps:wsp>
                      <wps:wsp>
                        <wps:cNvPr id="6908" name="Shape 6908"/>
                        <wps:cNvSpPr/>
                        <wps:spPr>
                          <a:xfrm>
                            <a:off x="2945105" y="4115439"/>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09" name="Rectangle 6909"/>
                        <wps:cNvSpPr/>
                        <wps:spPr>
                          <a:xfrm>
                            <a:off x="3610305" y="4135941"/>
                            <a:ext cx="855190" cy="150441"/>
                          </a:xfrm>
                          <a:prstGeom prst="rect">
                            <a:avLst/>
                          </a:prstGeom>
                          <a:ln>
                            <a:noFill/>
                          </a:ln>
                        </wps:spPr>
                        <wps:txbx>
                          <w:txbxContent>
                            <w:p w14:paraId="3737DFC1" w14:textId="77777777" w:rsidR="00612B85" w:rsidRDefault="00EB15EF">
                              <w:pPr>
                                <w:spacing w:after="160" w:line="259" w:lineRule="auto"/>
                                <w:ind w:left="0" w:firstLine="0"/>
                                <w:jc w:val="left"/>
                              </w:pPr>
                              <w:r>
                                <w:rPr>
                                  <w:w w:val="95"/>
                                </w:rPr>
                                <w:t>Not</w:t>
                              </w:r>
                              <w:r>
                                <w:rPr>
                                  <w:spacing w:val="5"/>
                                  <w:w w:val="95"/>
                                </w:rPr>
                                <w:t xml:space="preserve"> </w:t>
                              </w:r>
                              <w:r>
                                <w:rPr>
                                  <w:w w:val="95"/>
                                </w:rPr>
                                <w:t>reported</w:t>
                              </w:r>
                            </w:p>
                          </w:txbxContent>
                        </wps:txbx>
                        <wps:bodyPr horzOverflow="overflow" vert="horz" lIns="0" tIns="0" rIns="0" bIns="0" rtlCol="0">
                          <a:noAutofit/>
                        </wps:bodyPr>
                      </wps:wsp>
                      <wps:wsp>
                        <wps:cNvPr id="6910" name="Shape 6910"/>
                        <wps:cNvSpPr/>
                        <wps:spPr>
                          <a:xfrm>
                            <a:off x="4918507" y="4115439"/>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11" name="Rectangle 6911"/>
                        <wps:cNvSpPr/>
                        <wps:spPr>
                          <a:xfrm>
                            <a:off x="4996955" y="4135941"/>
                            <a:ext cx="1084386" cy="150441"/>
                          </a:xfrm>
                          <a:prstGeom prst="rect">
                            <a:avLst/>
                          </a:prstGeom>
                          <a:ln>
                            <a:noFill/>
                          </a:ln>
                        </wps:spPr>
                        <wps:txbx>
                          <w:txbxContent>
                            <w:p w14:paraId="24FB0E65" w14:textId="77777777" w:rsidR="00612B85" w:rsidRDefault="00EB15EF">
                              <w:pPr>
                                <w:spacing w:after="160" w:line="259" w:lineRule="auto"/>
                                <w:ind w:left="0" w:firstLine="0"/>
                                <w:jc w:val="left"/>
                              </w:pPr>
                              <w:r>
                                <w:rPr>
                                  <w:w w:val="99"/>
                                </w:rPr>
                                <w:t>Complementary</w:t>
                              </w:r>
                            </w:p>
                          </w:txbxContent>
                        </wps:txbx>
                        <wps:bodyPr horzOverflow="overflow" vert="horz" lIns="0" tIns="0" rIns="0" bIns="0" rtlCol="0">
                          <a:noAutofit/>
                        </wps:bodyPr>
                      </wps:wsp>
                      <wps:wsp>
                        <wps:cNvPr id="6912" name="Shape 6912"/>
                        <wps:cNvSpPr/>
                        <wps:spPr>
                          <a:xfrm>
                            <a:off x="0" y="4294128"/>
                            <a:ext cx="6388582" cy="0"/>
                          </a:xfrm>
                          <a:custGeom>
                            <a:avLst/>
                            <a:gdLst/>
                            <a:ahLst/>
                            <a:cxnLst/>
                            <a:rect l="0" t="0" r="0" b="0"/>
                            <a:pathLst>
                              <a:path w="6388582">
                                <a:moveTo>
                                  <a:pt x="0" y="0"/>
                                </a:moveTo>
                                <a:lnTo>
                                  <a:pt x="638858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pic="http://schemas.openxmlformats.org/drawingml/2006/picture" xmlns:a="http://schemas.openxmlformats.org/drawingml/2006/main">
            <w:pict w14:anchorId="3EB055D9">
              <v:group id="Group 51691" style="width:503.05pt;height:338.1pt;mso-position-horizontal-relative:char;mso-position-vertical-relative:line" coordsize="63886,42941" o:spid="_x0000_s1335" w14:anchorId="68CCA3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">
                <v:rect id="Rectangle 6778" style="position:absolute;left:16676;width:4067;height:1050;visibility:visible;mso-wrap-style:square;v-text-anchor:top" o:spid="_x0000_s13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">
                  <v:textbox inset="0,0,0,0">
                    <w:txbxContent>
                      <w:p w:rsidR="00612B85" w:rsidRDefault="00EB15EF" w14:paraId="5D4F4C51" w14:textId="77777777">
                        <w:pPr>
                          <w:spacing w:after="160" w:line="259" w:lineRule="auto"/>
                          <w:ind w:left="0" w:firstLine="0"/>
                          <w:jc w:val="left"/>
                        </w:pPr>
                        <w:r>
                          <w:rPr>
                            <w:b/>
                            <w:w w:val="114"/>
                            <w:sz w:val="13"/>
                          </w:rPr>
                          <w:t>Table</w:t>
                        </w:r>
                        <w:r>
                          <w:rPr>
                            <w:b/>
                            <w:spacing w:val="7"/>
                            <w:w w:val="114"/>
                            <w:sz w:val="13"/>
                          </w:rPr>
                          <w:t xml:space="preserve"> </w:t>
                        </w:r>
                        <w:r>
                          <w:rPr>
                            <w:b/>
                            <w:w w:val="114"/>
                            <w:sz w:val="13"/>
                          </w:rPr>
                          <w:t>3.</w:t>
                        </w:r>
                      </w:p>
                    </w:txbxContent>
                  </v:textbox>
                </v:rect>
                <v:rect id="Rectangle 6779" style="position:absolute;left:20023;top:8;width:36158;height:1035;visibility:visible;mso-wrap-style:square;v-text-anchor:top" o:spid="_x0000_s13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">
                  <v:textbox inset="0,0,0,0">
                    <w:txbxContent>
                      <w:p w:rsidRPr="000E30DB" w:rsidR="00612B85" w:rsidRDefault="00EB15EF" w14:paraId="217C0D2D" w14:textId="77777777">
                        <w:pPr>
                          <w:spacing w:after="160" w:line="259" w:lineRule="auto"/>
                          <w:ind w:left="0" w:firstLine="0"/>
                          <w:jc w:val="left"/>
                          <w:rPr>
                            <w:lang w:val="en-US"/>
                          </w:rPr>
                        </w:pPr>
                        <w:r w:rsidRPr="000E30DB">
                          <w:rPr>
                            <w:w w:val="107"/>
                            <w:sz w:val="13"/>
                            <w:lang w:val="en-US"/>
                          </w:rPr>
                          <w:t>Overview</w:t>
                        </w:r>
                        <w:r w:rsidRPr="000E30DB">
                          <w:rPr>
                            <w:spacing w:val="7"/>
                            <w:w w:val="107"/>
                            <w:sz w:val="13"/>
                            <w:lang w:val="en-US"/>
                          </w:rPr>
                          <w:t xml:space="preserve"> </w:t>
                        </w:r>
                        <w:r w:rsidRPr="000E30DB">
                          <w:rPr>
                            <w:w w:val="107"/>
                            <w:sz w:val="13"/>
                            <w:lang w:val="en-US"/>
                          </w:rPr>
                          <w:t>of</w:t>
                        </w:r>
                        <w:r w:rsidRPr="000E30DB">
                          <w:rPr>
                            <w:spacing w:val="7"/>
                            <w:w w:val="107"/>
                            <w:sz w:val="13"/>
                            <w:lang w:val="en-US"/>
                          </w:rPr>
                          <w:t xml:space="preserve"> </w:t>
                        </w:r>
                        <w:r w:rsidRPr="000E30DB">
                          <w:rPr>
                            <w:w w:val="107"/>
                            <w:sz w:val="13"/>
                            <w:lang w:val="en-US"/>
                          </w:rPr>
                          <w:t>features</w:t>
                        </w:r>
                        <w:r w:rsidRPr="000E30DB">
                          <w:rPr>
                            <w:spacing w:val="7"/>
                            <w:w w:val="107"/>
                            <w:sz w:val="13"/>
                            <w:lang w:val="en-US"/>
                          </w:rPr>
                          <w:t xml:space="preserve"> </w:t>
                        </w:r>
                        <w:r w:rsidRPr="000E30DB">
                          <w:rPr>
                            <w:w w:val="107"/>
                            <w:sz w:val="13"/>
                            <w:lang w:val="en-US"/>
                          </w:rPr>
                          <w:t>supported</w:t>
                        </w:r>
                        <w:r w:rsidRPr="000E30DB">
                          <w:rPr>
                            <w:spacing w:val="7"/>
                            <w:w w:val="107"/>
                            <w:sz w:val="13"/>
                            <w:lang w:val="en-US"/>
                          </w:rPr>
                          <w:t xml:space="preserve"> </w:t>
                        </w:r>
                        <w:r w:rsidRPr="000E30DB">
                          <w:rPr>
                            <w:w w:val="107"/>
                            <w:sz w:val="13"/>
                            <w:lang w:val="en-US"/>
                          </w:rPr>
                          <w:t>by</w:t>
                        </w:r>
                        <w:r w:rsidRPr="000E30DB">
                          <w:rPr>
                            <w:spacing w:val="7"/>
                            <w:w w:val="107"/>
                            <w:sz w:val="13"/>
                            <w:lang w:val="en-US"/>
                          </w:rPr>
                          <w:t xml:space="preserve"> </w:t>
                        </w:r>
                        <w:r w:rsidRPr="000E30DB">
                          <w:rPr>
                            <w:w w:val="107"/>
                            <w:sz w:val="13"/>
                            <w:lang w:val="en-US"/>
                          </w:rPr>
                          <w:t>EpiTox</w:t>
                        </w:r>
                        <w:r w:rsidRPr="000E30DB">
                          <w:rPr>
                            <w:spacing w:val="7"/>
                            <w:w w:val="107"/>
                            <w:sz w:val="13"/>
                            <w:lang w:val="en-US"/>
                          </w:rPr>
                          <w:t xml:space="preserve"> </w:t>
                        </w:r>
                        <w:r w:rsidRPr="000E30DB">
                          <w:rPr>
                            <w:w w:val="107"/>
                            <w:sz w:val="13"/>
                            <w:lang w:val="en-US"/>
                          </w:rPr>
                          <w:t>and</w:t>
                        </w:r>
                        <w:r w:rsidRPr="000E30DB">
                          <w:rPr>
                            <w:spacing w:val="7"/>
                            <w:w w:val="107"/>
                            <w:sz w:val="13"/>
                            <w:lang w:val="en-US"/>
                          </w:rPr>
                          <w:t xml:space="preserve"> </w:t>
                        </w:r>
                        <w:r w:rsidRPr="000E30DB">
                          <w:rPr>
                            <w:w w:val="107"/>
                            <w:sz w:val="13"/>
                            <w:lang w:val="en-US"/>
                          </w:rPr>
                          <w:t>other</w:t>
                        </w:r>
                        <w:r w:rsidRPr="000E30DB">
                          <w:rPr>
                            <w:spacing w:val="7"/>
                            <w:w w:val="107"/>
                            <w:sz w:val="13"/>
                            <w:lang w:val="en-US"/>
                          </w:rPr>
                          <w:t xml:space="preserve"> </w:t>
                        </w:r>
                        <w:r w:rsidRPr="000E30DB">
                          <w:rPr>
                            <w:w w:val="107"/>
                            <w:sz w:val="13"/>
                            <w:lang w:val="en-US"/>
                          </w:rPr>
                          <w:t>state</w:t>
                        </w:r>
                        <w:r w:rsidRPr="000E30DB">
                          <w:rPr>
                            <w:spacing w:val="7"/>
                            <w:w w:val="107"/>
                            <w:sz w:val="13"/>
                            <w:lang w:val="en-US"/>
                          </w:rPr>
                          <w:t xml:space="preserve"> </w:t>
                        </w:r>
                        <w:r w:rsidRPr="000E30DB">
                          <w:rPr>
                            <w:w w:val="107"/>
                            <w:sz w:val="13"/>
                            <w:lang w:val="en-US"/>
                          </w:rPr>
                          <w:t>of</w:t>
                        </w:r>
                        <w:r w:rsidRPr="000E30DB">
                          <w:rPr>
                            <w:spacing w:val="7"/>
                            <w:w w:val="107"/>
                            <w:sz w:val="13"/>
                            <w:lang w:val="en-US"/>
                          </w:rPr>
                          <w:t xml:space="preserve"> </w:t>
                        </w:r>
                        <w:r w:rsidRPr="000E30DB">
                          <w:rPr>
                            <w:w w:val="107"/>
                            <w:sz w:val="13"/>
                            <w:lang w:val="en-US"/>
                          </w:rPr>
                          <w:t>the</w:t>
                        </w:r>
                        <w:r w:rsidRPr="000E30DB">
                          <w:rPr>
                            <w:spacing w:val="7"/>
                            <w:w w:val="107"/>
                            <w:sz w:val="13"/>
                            <w:lang w:val="en-US"/>
                          </w:rPr>
                          <w:t xml:space="preserve"> </w:t>
                        </w:r>
                        <w:r w:rsidRPr="000E30DB">
                          <w:rPr>
                            <w:w w:val="107"/>
                            <w:sz w:val="13"/>
                            <w:lang w:val="en-US"/>
                          </w:rPr>
                          <w:t>art</w:t>
                        </w:r>
                        <w:r w:rsidRPr="000E30DB">
                          <w:rPr>
                            <w:spacing w:val="7"/>
                            <w:w w:val="107"/>
                            <w:sz w:val="13"/>
                            <w:lang w:val="en-US"/>
                          </w:rPr>
                          <w:t xml:space="preserve"> </w:t>
                        </w:r>
                        <w:r w:rsidRPr="000E30DB">
                          <w:rPr>
                            <w:w w:val="107"/>
                            <w:sz w:val="13"/>
                            <w:lang w:val="en-US"/>
                          </w:rPr>
                          <w:t>tools.</w:t>
                        </w:r>
                      </w:p>
                    </w:txbxContent>
                  </v:textbox>
                </v:rect>
                <v:shape id="Shape 6780" style="position:absolute;top:2264;width:63885;height:0;visibility:visible;mso-wrap-style:square;v-text-anchor:top" coordsize="6388582,0" o:spid="_x0000_s1338" filled="f" strokeweight=".28117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">
                  <v:stroke miterlimit="83231f" joinstyle="miter"/>
                  <v:path textboxrect="0,0,6388582,0" arrowok="t"/>
                </v:shape>
                <v:rect id="Rectangle 6781" style="position:absolute;top:2874;width:11123;height:1505;visibility:visible;mso-wrap-style:square;v-text-anchor:top" o:spid="_x0000_s13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">
                  <v:textbox inset="0,0,0,0">
                    <w:txbxContent>
                      <w:p w:rsidR="00612B85" w:rsidRDefault="00EB15EF" w14:paraId="5C896D7F" w14:textId="77777777">
                        <w:pPr>
                          <w:spacing w:after="160" w:line="259" w:lineRule="auto"/>
                          <w:ind w:left="0" w:firstLine="0"/>
                          <w:jc w:val="left"/>
                        </w:pPr>
                        <w:r>
                          <w:rPr>
                            <w:w w:val="97"/>
                          </w:rPr>
                          <w:t>Metric/Outcome</w:t>
                        </w:r>
                      </w:p>
                    </w:txbxContent>
                  </v:textbox>
                </v:rect>
                <v:shape id="Shape 6782" style="position:absolute;left:17970;top:2669;width:0;height:1519;visibility:visible;mso-wrap-style:square;v-text-anchor:top" coordsize="0,151829" o:spid="_x0000_s1340"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">
                  <v:stroke miterlimit="83231f" joinstyle="miter"/>
                  <v:path textboxrect="0,0,0,151829" arrowok="t"/>
                </v:shape>
                <v:rect id="Rectangle 6783" style="position:absolute;left:21863;top:2874;width:4914;height:1505;visibility:visible;mso-wrap-style:square;v-text-anchor:top" o:spid="_x0000_s13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">
                  <v:textbox inset="0,0,0,0">
                    <w:txbxContent>
                      <w:p w:rsidR="00612B85" w:rsidRDefault="00EB15EF" w14:paraId="4BDD35E6" w14:textId="77777777">
                        <w:pPr>
                          <w:spacing w:after="160" w:line="259" w:lineRule="auto"/>
                          <w:ind w:left="0" w:firstLine="0"/>
                          <w:jc w:val="left"/>
                        </w:pPr>
                        <w:r>
                          <w:rPr>
                            <w:w w:val="110"/>
                          </w:rPr>
                          <w:t>EpiTox</w:t>
                        </w:r>
                      </w:p>
                    </w:txbxContent>
                  </v:textbox>
                </v:rect>
                <v:shape id="Shape 6784" style="position:absolute;left:29451;top:2669;width:0;height:1519;visibility:visible;mso-wrap-style:square;v-text-anchor:top" coordsize="0,151829" o:spid="_x0000_s1342"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">
                  <v:stroke miterlimit="83231f" joinstyle="miter"/>
                  <v:path textboxrect="0,0,0,151829" arrowok="t"/>
                </v:shape>
                <v:rect id="Rectangle 6785" style="position:absolute;left:35731;top:2874;width:9541;height:1505;visibility:visible;mso-wrap-style:square;v-text-anchor:top" o:spid="_x0000_s13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">
                  <v:textbox inset="0,0,0,0">
                    <w:txbxContent>
                      <w:p w:rsidR="00612B85" w:rsidRDefault="00EB15EF" w14:paraId="63D4915B" w14:textId="77777777">
                        <w:pPr>
                          <w:spacing w:after="160" w:line="259" w:lineRule="auto"/>
                          <w:ind w:left="0" w:firstLine="0"/>
                          <w:jc w:val="left"/>
                        </w:pPr>
                        <w:r>
                          <w:rPr>
                            <w:w w:val="103"/>
                          </w:rPr>
                          <w:t>Typical</w:t>
                        </w:r>
                        <w:r>
                          <w:rPr>
                            <w:spacing w:val="5"/>
                            <w:w w:val="103"/>
                          </w:rPr>
                          <w:t xml:space="preserve"> </w:t>
                        </w:r>
                        <w:r>
                          <w:rPr>
                            <w:w w:val="103"/>
                          </w:rPr>
                          <w:t>tools*</w:t>
                        </w:r>
                      </w:p>
                    </w:txbxContent>
                  </v:textbox>
                </v:rect>
                <v:shape id="Shape 6786" style="position:absolute;left:49185;top:2669;width:0;height:1519;visibility:visible;mso-wrap-style:square;v-text-anchor:top" coordsize="0,151829" o:spid="_x0000_s1344"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">
                  <v:stroke miterlimit="83231f" joinstyle="miter"/>
                  <v:path textboxrect="0,0,0,151829" arrowok="t"/>
                </v:shape>
                <v:rect id="Rectangle 6787" style="position:absolute;left:49969;top:2874;width:3271;height:1505;visibility:visible;mso-wrap-style:square;v-text-anchor:top" o:spid="_x0000_s13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">
                  <v:textbox inset="0,0,0,0">
                    <w:txbxContent>
                      <w:p w:rsidR="00612B85" w:rsidRDefault="00EB15EF" w14:paraId="40FC690C" w14:textId="77777777">
                        <w:pPr>
                          <w:spacing w:after="160" w:line="259" w:lineRule="auto"/>
                          <w:ind w:left="0" w:firstLine="0"/>
                          <w:jc w:val="left"/>
                        </w:pPr>
                        <w:r>
                          <w:rPr>
                            <w:w w:val="98"/>
                          </w:rPr>
                          <w:t>Note</w:t>
                        </w:r>
                      </w:p>
                    </w:txbxContent>
                  </v:textbox>
                </v:rect>
                <v:shape id="Shape 6788" style="position:absolute;top:4437;width:63885;height:0;visibility:visible;mso-wrap-style:square;v-text-anchor:top" coordsize="6388582,0" o:spid="_x0000_s1346" filled="f" strokeweight=".17569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">
                  <v:stroke miterlimit="83231f" joinstyle="miter"/>
                  <v:path textboxrect="0,0,6388582,0" arrowok="t"/>
                </v:shape>
                <v:rect id="Rectangle 6789" style="position:absolute;left:759;top:5028;width:17055;height:1504;visibility:visible;mso-wrap-style:square;v-text-anchor:top" o:spid="_x0000_s13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">
                  <v:textbox inset="0,0,0,0">
                    <w:txbxContent>
                      <w:p w:rsidR="00612B85" w:rsidRDefault="00EB15EF" w14:paraId="72B877D1" w14:textId="77777777">
                        <w:pPr>
                          <w:spacing w:after="160" w:line="259" w:lineRule="auto"/>
                          <w:ind w:left="0" w:firstLine="0"/>
                          <w:jc w:val="left"/>
                        </w:pPr>
                        <w:r>
                          <w:rPr>
                            <w:w w:val="102"/>
                          </w:rPr>
                          <w:t>Discovery</w:t>
                        </w:r>
                        <w:r>
                          <w:rPr>
                            <w:spacing w:val="5"/>
                            <w:w w:val="102"/>
                          </w:rPr>
                          <w:t xml:space="preserve"> </w:t>
                        </w:r>
                        <w:r>
                          <w:rPr>
                            <w:w w:val="102"/>
                          </w:rPr>
                          <w:t>and</w:t>
                        </w:r>
                        <w:r>
                          <w:rPr>
                            <w:spacing w:val="5"/>
                            <w:w w:val="102"/>
                          </w:rPr>
                          <w:t xml:space="preserve"> </w:t>
                        </w:r>
                        <w:r>
                          <w:rPr>
                            <w:w w:val="102"/>
                          </w:rPr>
                          <w:t>Validation</w:t>
                        </w:r>
                      </w:p>
                    </w:txbxContent>
                  </v:textbox>
                </v:rect>
                <v:shape id="Shape 6790" style="position:absolute;top:6591;width:63885;height:0;visibility:visible;mso-wrap-style:square;v-text-anchor:top" coordsize="6388582,0" o:spid="_x0000_s1348" filled="f" strokeweight=".17569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">
                  <v:stroke miterlimit="83231f" joinstyle="miter"/>
                  <v:path textboxrect="0,0,6388582,0" arrowok="t"/>
                </v:shape>
                <v:rect id="Rectangle 6791" style="position:absolute;top:7181;width:20540;height:1505;visibility:visible;mso-wrap-style:square;v-text-anchor:top" o:spid="_x0000_s13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">
                  <v:textbox inset="0,0,0,0">
                    <w:txbxContent>
                      <w:p w:rsidR="00612B85" w:rsidRDefault="00EB15EF" w14:paraId="76AA9B20" w14:textId="77777777">
                        <w:pPr>
                          <w:spacing w:after="160" w:line="259" w:lineRule="auto"/>
                          <w:ind w:left="0" w:firstLine="0"/>
                          <w:jc w:val="left"/>
                        </w:pPr>
                        <w:r>
                          <w:rPr>
                            <w:w w:val="97"/>
                          </w:rPr>
                          <w:t>Peptides</w:t>
                        </w:r>
                        <w:r>
                          <w:rPr>
                            <w:spacing w:val="5"/>
                            <w:w w:val="97"/>
                          </w:rPr>
                          <w:t xml:space="preserve"> </w:t>
                        </w:r>
                        <w:r>
                          <w:rPr>
                            <w:w w:val="97"/>
                          </w:rPr>
                          <w:t>experimentally</w:t>
                        </w:r>
                        <w:r>
                          <w:rPr>
                            <w:spacing w:val="5"/>
                            <w:w w:val="97"/>
                          </w:rPr>
                          <w:t xml:space="preserve"> </w:t>
                        </w:r>
                        <w:r>
                          <w:rPr>
                            <w:w w:val="97"/>
                          </w:rPr>
                          <w:t>tested</w:t>
                        </w:r>
                      </w:p>
                    </w:txbxContent>
                  </v:textbox>
                </v:rect>
                <v:shape id="Shape 6792" style="position:absolute;left:17970;top:6976;width:0;height:1519;visibility:visible;mso-wrap-style:square;v-text-anchor:top" coordsize="0,151829" o:spid="_x0000_s1350"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">
                  <v:stroke miterlimit="83231f" joinstyle="miter"/>
                  <v:path textboxrect="0,0,0,151829" arrowok="t"/>
                </v:shape>
                <v:rect id="Rectangle 49453" style="position:absolute;left:22175;top:7181;width:7028;height:1505;visibility:visible;mso-wrap-style:square;v-text-anchor:top" o:spid="_x0000_s13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">
                  <v:textbox inset="0,0,0,0">
                    <w:txbxContent>
                      <w:p w:rsidR="00612B85" w:rsidRDefault="00EB15EF" w14:paraId="2146EE42" w14:textId="77777777">
                        <w:pPr>
                          <w:spacing w:after="160" w:line="259" w:lineRule="auto"/>
                          <w:ind w:left="0" w:firstLine="0"/>
                          <w:jc w:val="left"/>
                        </w:pPr>
                        <w:r>
                          <w:rPr>
                            <w:w w:val="96"/>
                          </w:rPr>
                          <w:t>plus</w:t>
                        </w:r>
                        <w:r>
                          <w:rPr>
                            <w:spacing w:val="5"/>
                            <w:w w:val="96"/>
                          </w:rPr>
                          <w:t xml:space="preserve"> </w:t>
                        </w:r>
                        <w:r>
                          <w:rPr>
                            <w:w w:val="96"/>
                          </w:rPr>
                          <w:t>target</w:t>
                        </w:r>
                      </w:p>
                    </w:txbxContent>
                  </v:textbox>
                </v:rect>
                <v:rect id="Rectangle 49451" style="position:absolute;left:19540;top:7181;width:3505;height:1505;visibility:visible;mso-wrap-style:square;v-text-anchor:top" o:spid="_x0000_s13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">
                  <v:textbox inset="0,0,0,0">
                    <w:txbxContent>
                      <w:p w:rsidR="00612B85" w:rsidRDefault="00EB15EF" w14:paraId="2D442BFF" w14:textId="77777777">
                        <w:pPr>
                          <w:spacing w:after="160" w:line="259" w:lineRule="auto"/>
                          <w:ind w:left="0" w:firstLine="0"/>
                          <w:jc w:val="left"/>
                        </w:pPr>
                        <w:r>
                          <w:t>538</w:t>
                        </w:r>
                        <w:r>
                          <w:rPr>
                            <w:spacing w:val="5"/>
                          </w:rPr>
                          <w:t xml:space="preserve"> </w:t>
                        </w:r>
                        <w:r>
                          <w:t>(</w:t>
                        </w:r>
                      </w:p>
                    </w:txbxContent>
                  </v:textbox>
                </v:rect>
                <v:rect id="Rectangle 49452" style="position:absolute;left:27459;top:7181;width:561;height:1505;visibility:visible;mso-wrap-style:square;v-text-anchor:top" o:spid="_x0000_s13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">
                  <v:textbox inset="0,0,0,0">
                    <w:txbxContent>
                      <w:p w:rsidR="00612B85" w:rsidRDefault="00EB15EF" w14:paraId="778840A1" w14:textId="77777777">
                        <w:pPr>
                          <w:spacing w:after="160" w:line="259" w:lineRule="auto"/>
                          <w:ind w:left="0" w:firstLine="0"/>
                          <w:jc w:val="left"/>
                        </w:pPr>
                        <w:r>
                          <w:rPr>
                            <w:w w:val="111"/>
                          </w:rPr>
                          <w:t>)</w:t>
                        </w:r>
                      </w:p>
                    </w:txbxContent>
                  </v:textbox>
                </v:rect>
                <v:shape id="Shape 6794" style="position:absolute;left:29451;top:6976;width:0;height:1519;visibility:visible;mso-wrap-style:square;v-text-anchor:top" coordsize="0,151829" o:spid="_x0000_s1354"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">
                  <v:stroke miterlimit="83231f" joinstyle="miter"/>
                  <v:path textboxrect="0,0,0,151829" arrowok="t"/>
                </v:shape>
                <v:rect id="Rectangle 6795" style="position:absolute;left:37842;top:7181;width:3926;height:1505;visibility:visible;mso-wrap-style:square;v-text-anchor:top" o:spid="_x0000_s13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">
                  <v:textbox inset="0,0,0,0">
                    <w:txbxContent>
                      <w:p w:rsidR="00612B85" w:rsidRDefault="00EB15EF" w14:paraId="052647DA" w14:textId="77777777">
                        <w:pPr>
                          <w:spacing w:after="160" w:line="259" w:lineRule="auto"/>
                          <w:ind w:left="0" w:firstLine="0"/>
                          <w:jc w:val="left"/>
                        </w:pPr>
                        <w:r>
                          <w:rPr>
                            <w:w w:val="99"/>
                          </w:rPr>
                          <w:t>20-50</w:t>
                        </w:r>
                      </w:p>
                    </w:txbxContent>
                  </v:textbox>
                </v:rect>
                <v:shape id="Shape 6796" style="position:absolute;left:49185;top:6976;width:0;height:1519;visibility:visible;mso-wrap-style:square;v-text-anchor:top" coordsize="0,151829" o:spid="_x0000_s1356"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">
                  <v:stroke miterlimit="83231f" joinstyle="miter"/>
                  <v:path textboxrect="0,0,0,151829" arrowok="t"/>
                </v:shape>
                <v:rect id="Rectangle 6797" style="position:absolute;left:49969;top:7167;width:1683;height:1486;visibility:visible;mso-wrap-style:square;v-text-anchor:top" o:spid="_x0000_s13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">
                  <v:textbox inset="0,0,0,0">
                    <w:txbxContent>
                      <w:p w:rsidR="00612B85" w:rsidRDefault="00EB15EF" w14:paraId="446DE71A" w14:textId="77777777">
                        <w:pPr>
                          <w:spacing w:after="160" w:line="259" w:lineRule="auto"/>
                          <w:ind w:left="0" w:firstLine="0"/>
                          <w:jc w:val="left"/>
                        </w:pPr>
                        <w:r>
                          <w:rPr>
                            <w:w w:val="98"/>
                          </w:rPr>
                          <w:t>10</w:t>
                        </w:r>
                      </w:p>
                    </w:txbxContent>
                  </v:textbox>
                </v:rect>
                <v:rect id="Rectangle 6798" style="position:absolute;left:51410;top:7090;width:1309;height:1589;visibility:visible;mso-wrap-style:square;v-text-anchor:top" o:spid="_x0000_s13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">
                  <v:textbox inset="0,0,0,0">
                    <w:txbxContent>
                      <w:p w:rsidR="00612B85" w:rsidRDefault="00EB15EF" w14:paraId="603658A5" w14:textId="77777777">
                        <w:pPr>
                          <w:spacing w:after="160" w:line="259" w:lineRule="auto"/>
                          <w:ind w:left="0" w:firstLine="0"/>
                          <w:jc w:val="left"/>
                        </w:pPr>
                        <w:r>
                          <w:rPr>
                            <w:i/>
                            <w:w w:val="156"/>
                          </w:rPr>
                          <w:t>−</w:t>
                        </w:r>
                      </w:p>
                    </w:txbxContent>
                  </v:textbox>
                </v:rect>
                <v:rect id="Rectangle 6799" style="position:absolute;left:52570;top:7167;width:1683;height:1486;visibility:visible;mso-wrap-style:square;v-text-anchor:top" o:spid="_x0000_s13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">
                  <v:textbox inset="0,0,0,0">
                    <w:txbxContent>
                      <w:p w:rsidR="00612B85" w:rsidRDefault="00EB15EF" w14:paraId="2AFCDB24" w14:textId="77777777">
                        <w:pPr>
                          <w:spacing w:after="160" w:line="259" w:lineRule="auto"/>
                          <w:ind w:left="0" w:firstLine="0"/>
                          <w:jc w:val="left"/>
                        </w:pPr>
                        <w:r>
                          <w:rPr>
                            <w:w w:val="98"/>
                          </w:rPr>
                          <w:t>25</w:t>
                        </w:r>
                      </w:p>
                    </w:txbxContent>
                  </v:textbox>
                </v:rect>
                <v:rect id="Rectangle 6800" style="position:absolute;left:53835;top:7090;width:1309;height:1589;visibility:visible;mso-wrap-style:square;v-text-anchor:top" o:spid="_x0000_s13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">
                  <v:textbox inset="0,0,0,0">
                    <w:txbxContent>
                      <w:p w:rsidR="00612B85" w:rsidRDefault="00EB15EF" w14:paraId="411BFB2D" w14:textId="77777777">
                        <w:pPr>
                          <w:spacing w:after="160" w:line="259" w:lineRule="auto"/>
                          <w:ind w:left="0" w:firstLine="0"/>
                          <w:jc w:val="left"/>
                        </w:pPr>
                        <w:r>
                          <w:rPr>
                            <w:i/>
                            <w:w w:val="156"/>
                          </w:rPr>
                          <w:t>×</w:t>
                        </w:r>
                      </w:p>
                    </w:txbxContent>
                  </v:textbox>
                </v:rect>
                <v:rect id="Rectangle 6801" style="position:absolute;left:55136;top:7181;width:3364;height:1505;visibility:visible;mso-wrap-style:square;v-text-anchor:top" o:spid="_x0000_s13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">
                  <v:textbox inset="0,0,0,0">
                    <w:txbxContent>
                      <w:p w:rsidR="00612B85" w:rsidRDefault="00EB15EF" w14:paraId="2EE36F57" w14:textId="77777777">
                        <w:pPr>
                          <w:spacing w:after="160" w:line="259" w:lineRule="auto"/>
                          <w:ind w:left="0" w:firstLine="0"/>
                          <w:jc w:val="left"/>
                        </w:pPr>
                        <w:r>
                          <w:t>scale</w:t>
                        </w:r>
                      </w:p>
                    </w:txbxContent>
                  </v:textbox>
                </v:rect>
                <v:rect id="Rectangle 6802" style="position:absolute;top:8700;width:19272;height:1504;visibility:visible;mso-wrap-style:square;v-text-anchor:top" o:spid="_x0000_s13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">
                  <v:textbox inset="0,0,0,0">
                    <w:txbxContent>
                      <w:p w:rsidR="00612B85" w:rsidRDefault="00EB15EF" w14:paraId="725213C5" w14:textId="77777777">
                        <w:pPr>
                          <w:spacing w:after="160" w:line="259" w:lineRule="auto"/>
                          <w:ind w:left="0" w:firstLine="0"/>
                          <w:jc w:val="left"/>
                        </w:pPr>
                        <w:r>
                          <w:rPr>
                            <w:w w:val="98"/>
                          </w:rPr>
                          <w:t>Known</w:t>
                        </w:r>
                        <w:r>
                          <w:rPr>
                            <w:spacing w:val="5"/>
                            <w:w w:val="98"/>
                          </w:rPr>
                          <w:t xml:space="preserve"> </w:t>
                        </w:r>
                        <w:r>
                          <w:rPr>
                            <w:w w:val="98"/>
                          </w:rPr>
                          <w:t>off-targets</w:t>
                        </w:r>
                        <w:r>
                          <w:rPr>
                            <w:spacing w:val="5"/>
                            <w:w w:val="98"/>
                          </w:rPr>
                          <w:t xml:space="preserve"> </w:t>
                        </w:r>
                        <w:r>
                          <w:rPr>
                            <w:w w:val="98"/>
                          </w:rPr>
                          <w:t>recovered</w:t>
                        </w:r>
                      </w:p>
                    </w:txbxContent>
                  </v:textbox>
                </v:rect>
                <v:shape id="Shape 6803" style="position:absolute;left:17970;top:8495;width:0;height:1518;visibility:visible;mso-wrap-style:square;v-text-anchor:top" coordsize="0,151829" o:spid="_x0000_s1363"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">
                  <v:stroke miterlimit="83231f" joinstyle="miter"/>
                  <v:path textboxrect="0,0,0,151829" arrowok="t"/>
                </v:shape>
                <v:rect id="Rectangle 49456" style="position:absolute;left:23534;top:8700;width:468;height:1504;visibility:visible;mso-wrap-style:square;v-text-anchor:top" o:spid="_x0000_s13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">
                  <v:textbox inset="0,0,0,0">
                    <w:txbxContent>
                      <w:p w:rsidR="00612B85" w:rsidRDefault="00EB15EF" w14:paraId="6918C9D9" w14:textId="77777777">
                        <w:pPr>
                          <w:spacing w:after="160" w:line="259" w:lineRule="auto"/>
                          <w:ind w:left="0" w:firstLine="0"/>
                          <w:jc w:val="left"/>
                        </w:pPr>
                        <w:r>
                          <w:rPr>
                            <w:w w:val="76"/>
                          </w:rPr>
                          <w:t>/</w:t>
                        </w:r>
                      </w:p>
                    </w:txbxContent>
                  </v:textbox>
                </v:rect>
                <v:rect id="Rectangle 49455" style="position:absolute;left:23886;top:8700;width:1683;height:1504;visibility:visible;mso-wrap-style:square;v-text-anchor:top" o:spid="_x0000_s13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">
                  <v:textbox inset="0,0,0,0">
                    <w:txbxContent>
                      <w:p w:rsidR="00612B85" w:rsidRDefault="00EB15EF" w14:paraId="2847A633" w14:textId="77777777">
                        <w:pPr>
                          <w:spacing w:after="160" w:line="259" w:lineRule="auto"/>
                          <w:ind w:left="0" w:firstLine="0"/>
                          <w:jc w:val="left"/>
                        </w:pPr>
                        <w:r>
                          <w:rPr>
                            <w:w w:val="98"/>
                          </w:rPr>
                          <w:t>19</w:t>
                        </w:r>
                      </w:p>
                    </w:txbxContent>
                  </v:textbox>
                </v:rect>
                <v:rect id="Rectangle 49454" style="position:absolute;left:22269;top:8700;width:1683;height:1504;visibility:visible;mso-wrap-style:square;v-text-anchor:top" o:spid="_x0000_s13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">
                  <v:textbox inset="0,0,0,0">
                    <w:txbxContent>
                      <w:p w:rsidR="00612B85" w:rsidRDefault="00EB15EF" w14:paraId="5D9857E1" w14:textId="77777777">
                        <w:pPr>
                          <w:spacing w:after="160" w:line="259" w:lineRule="auto"/>
                          <w:ind w:left="0" w:firstLine="0"/>
                          <w:jc w:val="left"/>
                        </w:pPr>
                        <w:r>
                          <w:rPr>
                            <w:w w:val="98"/>
                          </w:rPr>
                          <w:t>18</w:t>
                        </w:r>
                      </w:p>
                    </w:txbxContent>
                  </v:textbox>
                </v:rect>
                <v:shape id="Shape 6805" style="position:absolute;left:29451;top:8495;width:0;height:1518;visibility:visible;mso-wrap-style:square;v-text-anchor:top" coordsize="0,151829" o:spid="_x0000_s1367"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">
                  <v:stroke miterlimit="83231f" joinstyle="miter"/>
                  <v:path textboxrect="0,0,0,151829" arrowok="t"/>
                </v:shape>
                <v:rect id="Rectangle 6806" style="position:absolute;left:34809;top:8700;width:11993;height:1504;visibility:visible;mso-wrap-style:square;v-text-anchor:top" o:spid="_x0000_s13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">
                  <v:textbox inset="0,0,0,0">
                    <w:txbxContent>
                      <w:p w:rsidR="00612B85" w:rsidRDefault="00EB15EF" w14:paraId="4EF68422" w14:textId="77777777">
                        <w:pPr>
                          <w:spacing w:after="160" w:line="259" w:lineRule="auto"/>
                          <w:ind w:left="0" w:firstLine="0"/>
                          <w:jc w:val="left"/>
                        </w:pPr>
                        <w:r>
                          <w:rPr>
                            <w:w w:val="97"/>
                          </w:rPr>
                          <w:t>Not</w:t>
                        </w:r>
                        <w:r>
                          <w:rPr>
                            <w:spacing w:val="5"/>
                            <w:w w:val="97"/>
                          </w:rPr>
                          <w:t xml:space="preserve"> </w:t>
                        </w:r>
                        <w:r>
                          <w:rPr>
                            <w:w w:val="97"/>
                          </w:rPr>
                          <w:t>benchmarked</w:t>
                        </w:r>
                      </w:p>
                    </w:txbxContent>
                  </v:textbox>
                </v:rect>
                <v:shape id="Shape 6807" style="position:absolute;left:49185;top:8495;width:0;height:1518;visibility:visible;mso-wrap-style:square;v-text-anchor:top" coordsize="0,151829" o:spid="_x0000_s1369"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">
                  <v:stroke miterlimit="83231f" joinstyle="miter"/>
                  <v:path textboxrect="0,0,0,151829" arrowok="t"/>
                </v:shape>
                <v:rect id="Rectangle 49458" style="position:absolute;left:51234;top:8700;width:5560;height:1504;visibility:visible;mso-wrap-style:square;v-text-anchor:top" o:spid="_x0000_s13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">
                  <v:textbox inset="0,0,0,0">
                    <w:txbxContent>
                      <w:p w:rsidR="00612B85" w:rsidRDefault="00EB15EF" w14:paraId="20210B84" w14:textId="77777777">
                        <w:pPr>
                          <w:spacing w:after="160" w:line="259" w:lineRule="auto"/>
                          <w:ind w:left="0" w:firstLine="0"/>
                          <w:jc w:val="left"/>
                        </w:pPr>
                        <w:r>
                          <w:rPr>
                            <w:w w:val="105"/>
                          </w:rPr>
                          <w:t>%</w:t>
                        </w:r>
                        <w:r>
                          <w:rPr>
                            <w:spacing w:val="5"/>
                            <w:w w:val="105"/>
                          </w:rPr>
                          <w:t xml:space="preserve"> </w:t>
                        </w:r>
                        <w:r>
                          <w:rPr>
                            <w:w w:val="105"/>
                          </w:rPr>
                          <w:t>recall</w:t>
                        </w:r>
                      </w:p>
                    </w:txbxContent>
                  </v:textbox>
                </v:rect>
                <v:rect id="Rectangle 49457" style="position:absolute;left:49969;top:8700;width:1683;height:1504;visibility:visible;mso-wrap-style:square;v-text-anchor:top" o:spid="_x0000_s13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">
                  <v:textbox inset="0,0,0,0">
                    <w:txbxContent>
                      <w:p w:rsidR="00612B85" w:rsidRDefault="00EB15EF" w14:paraId="3A9150B4" w14:textId="77777777">
                        <w:pPr>
                          <w:spacing w:after="160" w:line="259" w:lineRule="auto"/>
                          <w:ind w:left="0" w:firstLine="0"/>
                          <w:jc w:val="left"/>
                        </w:pPr>
                        <w:r>
                          <w:rPr>
                            <w:w w:val="98"/>
                          </w:rPr>
                          <w:t>95</w:t>
                        </w:r>
                      </w:p>
                    </w:txbxContent>
                  </v:textbox>
                </v:rect>
                <v:rect id="Rectangle 6809" style="position:absolute;top:10990;width:5093;height:1504;visibility:visible;mso-wrap-style:square;v-text-anchor:top" o:spid="_x0000_s137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">
                  <v:textbox inset="0,0,0,0">
                    <w:txbxContent>
                      <w:p w:rsidR="00612B85" w:rsidRDefault="00EB15EF" w14:paraId="1F2CA1B9" w14:textId="77777777">
                        <w:pPr>
                          <w:spacing w:after="160" w:line="259" w:lineRule="auto"/>
                          <w:ind w:left="0" w:firstLine="0"/>
                          <w:jc w:val="left"/>
                        </w:pPr>
                        <w:r>
                          <w:rPr>
                            <w:w w:val="98"/>
                          </w:rPr>
                          <w:t>Hit</w:t>
                        </w:r>
                        <w:r>
                          <w:rPr>
                            <w:spacing w:val="5"/>
                            <w:w w:val="98"/>
                          </w:rPr>
                          <w:t xml:space="preserve"> </w:t>
                        </w:r>
                        <w:r>
                          <w:rPr>
                            <w:w w:val="98"/>
                          </w:rPr>
                          <w:t>rate</w:t>
                        </w:r>
                      </w:p>
                    </w:txbxContent>
                  </v:textbox>
                </v:rect>
                <v:shape id="Shape 6810" style="position:absolute;left:17970;top:10013;width:0;height:3037;visibility:visible;mso-wrap-style:square;v-text-anchor:top" coordsize="0,303657" o:spid="_x0000_s1373"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">
                  <v:stroke miterlimit="83231f" joinstyle="miter"/>
                  <v:path textboxrect="0,0,0,303657" arrowok="t"/>
                </v:shape>
                <v:rect id="Rectangle 49460" style="position:absolute;left:23974;top:10990;width:1402;height:1504;visibility:visible;mso-wrap-style:square;v-text-anchor:top" o:spid="_x0000_s13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">
                  <v:textbox inset="0,0,0,0">
                    <w:txbxContent>
                      <w:p w:rsidR="00612B85" w:rsidRDefault="00EB15EF" w14:paraId="76770ADA" w14:textId="77777777">
                        <w:pPr>
                          <w:spacing w:after="160" w:line="259" w:lineRule="auto"/>
                          <w:ind w:left="0" w:firstLine="0"/>
                          <w:jc w:val="left"/>
                        </w:pPr>
                        <w:r>
                          <w:rPr>
                            <w:w w:val="117"/>
                          </w:rPr>
                          <w:t>%</w:t>
                        </w:r>
                      </w:p>
                    </w:txbxContent>
                  </v:textbox>
                </v:rect>
                <v:rect id="Rectangle 49459" style="position:absolute;left:22392;top:10990;width:2104;height:1504;visibility:visible;mso-wrap-style:square;v-text-anchor:top" o:spid="_x0000_s13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">
                  <v:textbox inset="0,0,0,0">
                    <w:txbxContent>
                      <w:p w:rsidR="00612B85" w:rsidRDefault="00EB15EF" w14:paraId="49F96D95" w14:textId="77777777">
                        <w:pPr>
                          <w:spacing w:after="160" w:line="259" w:lineRule="auto"/>
                          <w:ind w:left="0" w:firstLine="0"/>
                          <w:jc w:val="left"/>
                        </w:pPr>
                        <w:r>
                          <w:rPr>
                            <w:w w:val="99"/>
                          </w:rPr>
                          <w:t>9.9</w:t>
                        </w:r>
                      </w:p>
                    </w:txbxContent>
                  </v:textbox>
                </v:rect>
                <v:shape id="Shape 6812" style="position:absolute;left:29451;top:10013;width:0;height:3037;visibility:visible;mso-wrap-style:square;v-text-anchor:top" coordsize="0,303657" o:spid="_x0000_s1376"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">
                  <v:stroke miterlimit="83231f" joinstyle="miter"/>
                  <v:path textboxrect="0,0,0,303657" arrowok="t"/>
                </v:shape>
                <v:rect id="Rectangle 6813" style="position:absolute;left:36979;top:10990;width:6221;height:1504;visibility:visible;mso-wrap-style:square;v-text-anchor:top" o:spid="_x0000_s13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">
                  <v:textbox inset="0,0,0,0">
                    <w:txbxContent>
                      <w:p w:rsidR="00612B85" w:rsidRDefault="00EB15EF" w14:paraId="01A0B01C" w14:textId="77777777">
                        <w:pPr>
                          <w:spacing w:after="160" w:line="259" w:lineRule="auto"/>
                          <w:ind w:left="0" w:firstLine="0"/>
                          <w:jc w:val="left"/>
                        </w:pPr>
                        <w:r>
                          <w:rPr>
                            <w:w w:val="98"/>
                          </w:rPr>
                          <w:t>unknown</w:t>
                        </w:r>
                      </w:p>
                    </w:txbxContent>
                  </v:textbox>
                </v:rect>
                <v:shape id="Shape 6814" style="position:absolute;left:49185;top:10013;width:0;height:3037;visibility:visible;mso-wrap-style:square;v-text-anchor:top" coordsize="0,303657" o:spid="_x0000_s1378"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">
                  <v:stroke miterlimit="83231f" joinstyle="miter"/>
                  <v:path textboxrect="0,0,0,303657" arrowok="t"/>
                </v:shape>
                <v:rect id="Rectangle 6815" style="position:absolute;left:49969;top:10218;width:17989;height:1504;visibility:visible;mso-wrap-style:square;v-text-anchor:top" o:spid="_x0000_s13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">
                  <v:textbox inset="0,0,0,0">
                    <w:txbxContent>
                      <w:p w:rsidR="00612B85" w:rsidRDefault="00EB15EF" w14:paraId="0AE4D959" w14:textId="77777777">
                        <w:pPr>
                          <w:spacing w:after="160" w:line="259" w:lineRule="auto"/>
                          <w:ind w:left="0" w:firstLine="0"/>
                          <w:jc w:val="left"/>
                        </w:pPr>
                        <w:r>
                          <w:rPr>
                            <w:w w:val="97"/>
                          </w:rPr>
                          <w:t>Enrichment</w:t>
                        </w:r>
                        <w:r>
                          <w:rPr>
                            <w:spacing w:val="5"/>
                            <w:w w:val="97"/>
                          </w:rPr>
                          <w:t xml:space="preserve"> </w:t>
                        </w:r>
                        <w:r>
                          <w:rPr>
                            <w:w w:val="97"/>
                          </w:rPr>
                          <w:t>over</w:t>
                        </w:r>
                        <w:r>
                          <w:rPr>
                            <w:spacing w:val="5"/>
                            <w:w w:val="97"/>
                          </w:rPr>
                          <w:t xml:space="preserve"> </w:t>
                        </w:r>
                        <w:r>
                          <w:rPr>
                            <w:w w:val="97"/>
                          </w:rPr>
                          <w:t>proteome</w:t>
                        </w:r>
                      </w:p>
                    </w:txbxContent>
                  </v:textbox>
                </v:rect>
                <v:rect id="Rectangle 6816" style="position:absolute;left:49969;top:11736;width:5515;height:1505;visibility:visible;mso-wrap-style:square;v-text-anchor:top" o:spid="_x0000_s13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">
                  <v:textbox inset="0,0,0,0">
                    <w:txbxContent>
                      <w:p w:rsidR="00612B85" w:rsidRDefault="00EB15EF" w14:paraId="68BCCC2C" w14:textId="77777777">
                        <w:pPr>
                          <w:spacing w:after="160" w:line="259" w:lineRule="auto"/>
                          <w:ind w:left="0" w:firstLine="0"/>
                          <w:jc w:val="left"/>
                        </w:pPr>
                        <w:r>
                          <w:rPr>
                            <w:w w:val="98"/>
                          </w:rPr>
                          <w:t>baseline</w:t>
                        </w:r>
                      </w:p>
                    </w:txbxContent>
                  </v:textbox>
                </v:rect>
                <v:rect id="Rectangle 6817" style="position:absolute;top:13254;width:13455;height:1505;visibility:visible;mso-wrap-style:square;v-text-anchor:top" o:spid="_x0000_s13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">
                  <v:textbox inset="0,0,0,0">
                    <w:txbxContent>
                      <w:p w:rsidR="00612B85" w:rsidRDefault="00EB15EF" w14:paraId="2614A45C" w14:textId="77777777">
                        <w:pPr>
                          <w:spacing w:after="160" w:line="259" w:lineRule="auto"/>
                          <w:ind w:left="0" w:firstLine="0"/>
                          <w:jc w:val="left"/>
                        </w:pPr>
                        <w:r>
                          <w:t>Novel</w:t>
                        </w:r>
                        <w:r>
                          <w:rPr>
                            <w:spacing w:val="5"/>
                          </w:rPr>
                          <w:t xml:space="preserve"> </w:t>
                        </w:r>
                        <w:r>
                          <w:t>cross-binders</w:t>
                        </w:r>
                      </w:p>
                    </w:txbxContent>
                  </v:textbox>
                </v:rect>
                <v:shape id="Shape 6818" style="position:absolute;left:17970;top:13050;width:0;height:1518;visibility:visible;mso-wrap-style:square;v-text-anchor:top" coordsize="0,151829" o:spid="_x0000_s1382"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">
                  <v:stroke miterlimit="83231f" joinstyle="miter"/>
                  <v:path textboxrect="0,0,0,151829" arrowok="t"/>
                </v:shape>
                <v:rect id="Rectangle 6819" style="position:absolute;left:23078;top:13254;width:1682;height:1505;visibility:visible;mso-wrap-style:square;v-text-anchor:top" o:spid="_x0000_s138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">
                  <v:textbox inset="0,0,0,0">
                    <w:txbxContent>
                      <w:p w:rsidR="00612B85" w:rsidRDefault="00EB15EF" w14:paraId="36334656" w14:textId="77777777">
                        <w:pPr>
                          <w:spacing w:after="160" w:line="259" w:lineRule="auto"/>
                          <w:ind w:left="0" w:firstLine="0"/>
                          <w:jc w:val="left"/>
                        </w:pPr>
                        <w:r>
                          <w:rPr>
                            <w:w w:val="98"/>
                          </w:rPr>
                          <w:t>26</w:t>
                        </w:r>
                      </w:p>
                    </w:txbxContent>
                  </v:textbox>
                </v:rect>
                <v:shape id="Shape 6820" style="position:absolute;left:29451;top:13050;width:0;height:1518;visibility:visible;mso-wrap-style:square;v-text-anchor:top" coordsize="0,151829" o:spid="_x0000_s1384"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">
                  <v:stroke miterlimit="83231f" joinstyle="miter"/>
                  <v:path textboxrect="0,0,0,151829" arrowok="t"/>
                </v:shape>
                <v:rect id="Rectangle 6821" style="position:absolute;left:35365;top:13254;width:10514;height:1505;visibility:visible;mso-wrap-style:square;v-text-anchor:top" o:spid="_x0000_s13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">
                  <v:textbox inset="0,0,0,0">
                    <w:txbxContent>
                      <w:p w:rsidR="00612B85" w:rsidRDefault="00EB15EF" w14:paraId="660D2C04" w14:textId="77777777">
                        <w:pPr>
                          <w:spacing w:after="160" w:line="259" w:lineRule="auto"/>
                          <w:ind w:left="0" w:firstLine="0"/>
                          <w:jc w:val="left"/>
                        </w:pPr>
                        <w:r>
                          <w:rPr>
                            <w:w w:val="98"/>
                          </w:rPr>
                          <w:t>Rarely</w:t>
                        </w:r>
                        <w:r>
                          <w:rPr>
                            <w:spacing w:val="5"/>
                            <w:w w:val="98"/>
                          </w:rPr>
                          <w:t xml:space="preserve"> </w:t>
                        </w:r>
                        <w:r>
                          <w:rPr>
                            <w:w w:val="98"/>
                          </w:rPr>
                          <w:t>reported</w:t>
                        </w:r>
                      </w:p>
                    </w:txbxContent>
                  </v:textbox>
                </v:rect>
                <v:shape id="Shape 6822" style="position:absolute;left:49185;top:13050;width:0;height:1518;visibility:visible;mso-wrap-style:square;v-text-anchor:top" coordsize="0,151829" o:spid="_x0000_s1386"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">
                  <v:stroke miterlimit="83231f" joinstyle="miter"/>
                  <v:path textboxrect="0,0,0,151829" arrowok="t"/>
                </v:shape>
                <v:rect id="Rectangle 6823" style="position:absolute;left:49969;top:13254;width:10931;height:1505;visibility:visible;mso-wrap-style:square;v-text-anchor:top" o:spid="_x0000_s13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">
                  <v:textbox inset="0,0,0,0">
                    <w:txbxContent>
                      <w:p w:rsidR="00612B85" w:rsidRDefault="00EB15EF" w14:paraId="4E42F2BF" w14:textId="77777777">
                        <w:pPr>
                          <w:spacing w:after="160" w:line="259" w:lineRule="auto"/>
                          <w:ind w:left="0" w:firstLine="0"/>
                          <w:jc w:val="left"/>
                        </w:pPr>
                        <w:r>
                          <w:rPr>
                            <w:w w:val="103"/>
                          </w:rPr>
                          <w:t>Discovery</w:t>
                        </w:r>
                        <w:r>
                          <w:rPr>
                            <w:spacing w:val="5"/>
                            <w:w w:val="103"/>
                          </w:rPr>
                          <w:t xml:space="preserve"> </w:t>
                        </w:r>
                        <w:r>
                          <w:rPr>
                            <w:w w:val="103"/>
                          </w:rPr>
                          <w:t>focus</w:t>
                        </w:r>
                      </w:p>
                    </w:txbxContent>
                  </v:textbox>
                </v:rect>
                <v:rect id="Rectangle 6824" style="position:absolute;top:14773;width:20548;height:1504;visibility:visible;mso-wrap-style:square;v-text-anchor:top" o:spid="_x0000_s13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">
                  <v:textbox inset="0,0,0,0">
                    <w:txbxContent>
                      <w:p w:rsidR="00612B85" w:rsidRDefault="00EB15EF" w14:paraId="7D8196BF" w14:textId="77777777">
                        <w:pPr>
                          <w:spacing w:after="160" w:line="259" w:lineRule="auto"/>
                          <w:ind w:left="0" w:firstLine="0"/>
                          <w:jc w:val="left"/>
                        </w:pPr>
                        <w:r>
                          <w:t>SNP-derived</w:t>
                        </w:r>
                        <w:r>
                          <w:rPr>
                            <w:spacing w:val="5"/>
                          </w:rPr>
                          <w:t xml:space="preserve"> </w:t>
                        </w:r>
                        <w:r>
                          <w:t>binders</w:t>
                        </w:r>
                        <w:r>
                          <w:rPr>
                            <w:spacing w:val="5"/>
                          </w:rPr>
                          <w:t xml:space="preserve"> </w:t>
                        </w:r>
                        <w:r>
                          <w:t>validated</w:t>
                        </w:r>
                      </w:p>
                    </w:txbxContent>
                  </v:textbox>
                </v:rect>
                <v:shape id="Shape 6825" style="position:absolute;left:17970;top:14568;width:0;height:1518;visibility:visible;mso-wrap-style:square;v-text-anchor:top" coordsize="0,151829" o:spid="_x0000_s1389"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">
                  <v:stroke miterlimit="83231f" joinstyle="miter"/>
                  <v:path textboxrect="0,0,0,151829" arrowok="t"/>
                </v:shape>
                <v:rect id="Rectangle 6826" style="position:absolute;left:23394;top:14773;width:841;height:1504;visibility:visible;mso-wrap-style:square;v-text-anchor:top" o:spid="_x0000_s13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">
                  <v:textbox inset="0,0,0,0">
                    <w:txbxContent>
                      <w:p w:rsidR="00612B85" w:rsidRDefault="00EB15EF" w14:paraId="0B778152" w14:textId="77777777">
                        <w:pPr>
                          <w:spacing w:after="160" w:line="259" w:lineRule="auto"/>
                          <w:ind w:left="0" w:firstLine="0"/>
                          <w:jc w:val="left"/>
                        </w:pPr>
                        <w:r>
                          <w:rPr>
                            <w:w w:val="98"/>
                          </w:rPr>
                          <w:t>3</w:t>
                        </w:r>
                      </w:p>
                    </w:txbxContent>
                  </v:textbox>
                </v:rect>
                <v:shape id="Shape 6827" style="position:absolute;left:29451;top:14568;width:0;height:1518;visibility:visible;mso-wrap-style:square;v-text-anchor:top" coordsize="0,151829" o:spid="_x0000_s1391"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">
                  <v:stroke miterlimit="83231f" joinstyle="miter"/>
                  <v:path textboxrect="0,0,0,151829" arrowok="t"/>
                </v:shape>
                <v:rect id="Rectangle 6828" style="position:absolute;left:35716;top:14773;width:9580;height:1504;visibility:visible;mso-wrap-style:square;v-text-anchor:top" o:spid="_x0000_s13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">
                  <v:textbox inset="0,0,0,0">
                    <w:txbxContent>
                      <w:p w:rsidR="00612B85" w:rsidRDefault="00EB15EF" w14:paraId="7246466C" w14:textId="77777777">
                        <w:pPr>
                          <w:spacing w:after="160" w:line="259" w:lineRule="auto"/>
                          <w:ind w:left="0" w:firstLine="0"/>
                          <w:jc w:val="left"/>
                        </w:pPr>
                        <w:r>
                          <w:rPr>
                            <w:w w:val="96"/>
                          </w:rPr>
                          <w:t>Not</w:t>
                        </w:r>
                        <w:r>
                          <w:rPr>
                            <w:spacing w:val="5"/>
                            <w:w w:val="96"/>
                          </w:rPr>
                          <w:t xml:space="preserve"> </w:t>
                        </w:r>
                        <w:r>
                          <w:rPr>
                            <w:w w:val="96"/>
                          </w:rPr>
                          <w:t>addressed</w:t>
                        </w:r>
                      </w:p>
                    </w:txbxContent>
                  </v:textbox>
                </v:rect>
                <v:shape id="Shape 6829" style="position:absolute;left:49185;top:14568;width:0;height:1518;visibility:visible;mso-wrap-style:square;v-text-anchor:top" coordsize="0,151829" o:spid="_x0000_s1393"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">
                  <v:stroke miterlimit="83231f" joinstyle="miter"/>
                  <v:path textboxrect="0,0,0,151829" arrowok="t"/>
                </v:shape>
                <v:rect id="Rectangle 6830" style="position:absolute;left:49969;top:14773;width:10893;height:1504;visibility:visible;mso-wrap-style:square;v-text-anchor:top" o:spid="_x0000_s13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">
                  <v:textbox inset="0,0,0,0">
                    <w:txbxContent>
                      <w:p w:rsidR="00612B85" w:rsidRDefault="00EB15EF" w14:paraId="52E7279B" w14:textId="77777777">
                        <w:pPr>
                          <w:spacing w:after="160" w:line="259" w:lineRule="auto"/>
                          <w:ind w:left="0" w:firstLine="0"/>
                          <w:jc w:val="left"/>
                        </w:pPr>
                        <w:r>
                          <w:rPr>
                            <w:w w:val="101"/>
                          </w:rPr>
                          <w:t>Population</w:t>
                        </w:r>
                        <w:r>
                          <w:rPr>
                            <w:spacing w:val="5"/>
                            <w:w w:val="101"/>
                          </w:rPr>
                          <w:t xml:space="preserve"> </w:t>
                        </w:r>
                        <w:r>
                          <w:rPr>
                            <w:w w:val="101"/>
                          </w:rPr>
                          <w:t>risks</w:t>
                        </w:r>
                      </w:p>
                    </w:txbxContent>
                  </v:textbox>
                </v:rect>
                <v:shape id="Shape 6831" style="position:absolute;top:16336;width:63885;height:0;visibility:visible;mso-wrap-style:square;v-text-anchor:top" coordsize="6388582,0" o:spid="_x0000_s1395" filled="f" strokeweight=".17569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">
                  <v:stroke miterlimit="83231f" joinstyle="miter"/>
                  <v:path textboxrect="0,0,6388582,0" arrowok="t"/>
                </v:shape>
                <v:rect id="Rectangle 6832" style="position:absolute;left:759;top:16926;width:10236;height:1505;visibility:visible;mso-wrap-style:square;v-text-anchor:top" o:spid="_x0000_s13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">
                  <v:textbox inset="0,0,0,0">
                    <w:txbxContent>
                      <w:p w:rsidR="00612B85" w:rsidRDefault="00EB15EF" w14:paraId="4DCDE8EF" w14:textId="77777777">
                        <w:pPr>
                          <w:spacing w:after="160" w:line="259" w:lineRule="auto"/>
                          <w:ind w:left="0" w:firstLine="0"/>
                          <w:jc w:val="left"/>
                        </w:pPr>
                        <w:r>
                          <w:rPr>
                            <w:w w:val="99"/>
                          </w:rPr>
                          <w:t>Candidate</w:t>
                        </w:r>
                        <w:r>
                          <w:rPr>
                            <w:spacing w:val="5"/>
                            <w:w w:val="99"/>
                          </w:rPr>
                          <w:t xml:space="preserve"> </w:t>
                        </w:r>
                        <w:r>
                          <w:rPr>
                            <w:w w:val="99"/>
                          </w:rPr>
                          <w:t>pool</w:t>
                        </w:r>
                      </w:p>
                    </w:txbxContent>
                  </v:textbox>
                </v:rect>
                <v:shape id="Shape 6833" style="position:absolute;top:18489;width:63885;height:0;visibility:visible;mso-wrap-style:square;v-text-anchor:top" coordsize="6388582,0" o:spid="_x0000_s1397" filled="f" strokeweight=".17569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">
                  <v:stroke miterlimit="83231f" joinstyle="miter"/>
                  <v:path textboxrect="0,0,6388582,0" arrowok="t"/>
                </v:shape>
                <v:rect id="Rectangle 6834" style="position:absolute;top:19080;width:20957;height:1504;visibility:visible;mso-wrap-style:square;v-text-anchor:top" o:spid="_x0000_s13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">
                  <v:textbox inset="0,0,0,0">
                    <w:txbxContent>
                      <w:p w:rsidR="00612B85" w:rsidRDefault="00EB15EF" w14:paraId="2B0DF86F" w14:textId="77777777">
                        <w:pPr>
                          <w:spacing w:after="160" w:line="259" w:lineRule="auto"/>
                          <w:ind w:left="0" w:firstLine="0"/>
                          <w:jc w:val="left"/>
                        </w:pPr>
                        <w:r>
                          <w:rPr>
                            <w:w w:val="98"/>
                          </w:rPr>
                          <w:t>Off-target</w:t>
                        </w:r>
                        <w:r>
                          <w:rPr>
                            <w:spacing w:val="5"/>
                            <w:w w:val="98"/>
                          </w:rPr>
                          <w:t xml:space="preserve"> </w:t>
                        </w:r>
                        <w:r>
                          <w:rPr>
                            <w:w w:val="98"/>
                          </w:rPr>
                          <w:t>candidates</w:t>
                        </w:r>
                        <w:r>
                          <w:rPr>
                            <w:spacing w:val="5"/>
                            <w:w w:val="98"/>
                          </w:rPr>
                          <w:t xml:space="preserve"> </w:t>
                        </w:r>
                        <w:r>
                          <w:rPr>
                            <w:w w:val="98"/>
                          </w:rPr>
                          <w:t>identified</w:t>
                        </w:r>
                      </w:p>
                    </w:txbxContent>
                  </v:textbox>
                </v:rect>
                <v:rect id="Rectangle 49461" style="position:absolute;top:20598;width:560;height:1505;visibility:visible;mso-wrap-style:square;v-text-anchor:top" o:spid="_x0000_s139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">
                  <v:textbox inset="0,0,0,0">
                    <w:txbxContent>
                      <w:p w:rsidR="00612B85" w:rsidRDefault="00EB15EF" w14:paraId="0C510E33" w14:textId="77777777">
                        <w:pPr>
                          <w:spacing w:after="160" w:line="259" w:lineRule="auto"/>
                          <w:ind w:left="0" w:firstLine="0"/>
                          <w:jc w:val="left"/>
                        </w:pPr>
                        <w:r>
                          <w:rPr>
                            <w:w w:val="111"/>
                          </w:rPr>
                          <w:t>(</w:t>
                        </w:r>
                      </w:p>
                    </w:txbxContent>
                  </v:textbox>
                </v:rect>
                <v:rect id="Rectangle 49463" style="position:absolute;left:421;top:20598;width:6102;height:1505;visibility:visible;mso-wrap-style:square;v-text-anchor:top" o:spid="_x0000_s14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">
                  <v:textbox inset="0,0,0,0">
                    <w:txbxContent>
                      <w:p w:rsidR="00612B85" w:rsidRDefault="00EB15EF" w14:paraId="5FDD277E" w14:textId="77777777">
                        <w:pPr>
                          <w:spacing w:after="160" w:line="259" w:lineRule="auto"/>
                          <w:ind w:left="0" w:firstLine="0"/>
                          <w:jc w:val="left"/>
                        </w:pPr>
                        <w:r>
                          <w:rPr>
                            <w:w w:val="117"/>
                          </w:rPr>
                          <w:t>MAGEA</w:t>
                        </w:r>
                      </w:p>
                    </w:txbxContent>
                  </v:textbox>
                </v:rect>
                <v:rect id="Rectangle 49462" style="position:absolute;left:5009;top:20598;width:1401;height:1505;visibility:visible;mso-wrap-style:square;v-text-anchor:top" o:spid="_x0000_s14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">
                  <v:textbox inset="0,0,0,0">
                    <w:txbxContent>
                      <w:p w:rsidR="00612B85" w:rsidRDefault="00EB15EF" w14:paraId="570552EA" w14:textId="77777777">
                        <w:pPr>
                          <w:spacing w:after="160" w:line="259" w:lineRule="auto"/>
                          <w:ind w:left="0" w:firstLine="0"/>
                          <w:jc w:val="left"/>
                        </w:pPr>
                        <w:r>
                          <w:rPr>
                            <w:w w:val="103"/>
                          </w:rPr>
                          <w:t>3)</w:t>
                        </w:r>
                      </w:p>
                    </w:txbxContent>
                  </v:textbox>
                </v:rect>
                <v:shape id="Shape 6836" style="position:absolute;left:17970;top:18875;width:0;height:3036;visibility:visible;mso-wrap-style:square;v-text-anchor:top" coordsize="0,303657" o:spid="_x0000_s1402"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">
                  <v:stroke miterlimit="83231f" joinstyle="miter"/>
                  <v:path textboxrect="0,0,0,303657" arrowok="t"/>
                </v:shape>
                <v:rect id="Rectangle 6837" style="position:absolute;left:22445;top:19852;width:3366;height:1504;visibility:visible;mso-wrap-style:square;v-text-anchor:top" o:spid="_x0000_s14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">
                  <v:textbox inset="0,0,0,0">
                    <w:txbxContent>
                      <w:p w:rsidR="00612B85" w:rsidRDefault="00EB15EF" w14:paraId="32C1F493" w14:textId="77777777">
                        <w:pPr>
                          <w:spacing w:after="160" w:line="259" w:lineRule="auto"/>
                          <w:ind w:left="0" w:firstLine="0"/>
                          <w:jc w:val="left"/>
                        </w:pPr>
                        <w:r>
                          <w:rPr>
                            <w:w w:val="98"/>
                          </w:rPr>
                          <w:t>1454</w:t>
                        </w:r>
                      </w:p>
                    </w:txbxContent>
                  </v:textbox>
                </v:rect>
                <v:shape id="Shape 6838" style="position:absolute;left:29451;top:18875;width:0;height:3036;visibility:visible;mso-wrap-style:square;v-text-anchor:top" coordsize="0,303657" o:spid="_x0000_s1404"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">
                  <v:stroke miterlimit="83231f" joinstyle="miter"/>
                  <v:path textboxrect="0,0,0,303657" arrowok="t"/>
                </v:shape>
                <v:rect id="Rectangle 6839" style="position:absolute;left:37737;top:19852;width:4205;height:1504;visibility:visible;mso-wrap-style:square;v-text-anchor:top" o:spid="_x0000_s14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">
                  <v:textbox inset="0,0,0,0">
                    <w:txbxContent>
                      <w:p w:rsidR="00612B85" w:rsidRDefault="00EB15EF" w14:paraId="351644AC" w14:textId="77777777">
                        <w:pPr>
                          <w:spacing w:after="160" w:line="259" w:lineRule="auto"/>
                          <w:ind w:left="0" w:firstLine="0"/>
                          <w:jc w:val="left"/>
                        </w:pPr>
                        <w:r>
                          <w:rPr>
                            <w:w w:val="101"/>
                          </w:rPr>
                          <w:t>Varies</w:t>
                        </w:r>
                      </w:p>
                    </w:txbxContent>
                  </v:textbox>
                </v:rect>
                <v:shape id="Shape 6840" style="position:absolute;left:49185;top:18875;width:0;height:3036;visibility:visible;mso-wrap-style:square;v-text-anchor:top" coordsize="0,303657" o:spid="_x0000_s1406"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">
                  <v:stroke miterlimit="83231f" joinstyle="miter"/>
                  <v:path textboxrect="0,0,0,303657" arrowok="t"/>
                </v:shape>
                <v:rect id="Rectangle 6841" style="position:absolute;left:49969;top:19852;width:10496;height:1504;visibility:visible;mso-wrap-style:square;v-text-anchor:top" o:spid="_x0000_s14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">
                  <v:textbox inset="0,0,0,0">
                    <w:txbxContent>
                      <w:p w:rsidR="00612B85" w:rsidRDefault="00EB15EF" w14:paraId="5C52C904" w14:textId="77777777">
                        <w:pPr>
                          <w:spacing w:after="160" w:line="259" w:lineRule="auto"/>
                          <w:ind w:left="0" w:firstLine="0"/>
                          <w:jc w:val="left"/>
                        </w:pPr>
                        <w:r>
                          <w:rPr>
                            <w:w w:val="99"/>
                          </w:rPr>
                          <w:t>Comprehensive</w:t>
                        </w:r>
                      </w:p>
                    </w:txbxContent>
                  </v:textbox>
                </v:rect>
                <v:rect id="Rectangle 6842" style="position:absolute;top:22117;width:12785;height:1504;visibility:visible;mso-wrap-style:square;v-text-anchor:top" o:spid="_x0000_s14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">
                  <v:textbox inset="0,0,0,0">
                    <w:txbxContent>
                      <w:p w:rsidR="00612B85" w:rsidRDefault="00EB15EF" w14:paraId="1119FD12" w14:textId="77777777">
                        <w:pPr>
                          <w:spacing w:after="160" w:line="259" w:lineRule="auto"/>
                          <w:ind w:left="0" w:firstLine="0"/>
                          <w:jc w:val="left"/>
                        </w:pPr>
                        <w:r>
                          <w:rPr>
                            <w:w w:val="99"/>
                          </w:rPr>
                          <w:t>Wild-type</w:t>
                        </w:r>
                        <w:r>
                          <w:rPr>
                            <w:spacing w:val="5"/>
                            <w:w w:val="99"/>
                          </w:rPr>
                          <w:t xml:space="preserve"> </w:t>
                        </w:r>
                        <w:r>
                          <w:rPr>
                            <w:w w:val="99"/>
                          </w:rPr>
                          <w:t>peptides</w:t>
                        </w:r>
                      </w:p>
                    </w:txbxContent>
                  </v:textbox>
                </v:rect>
                <v:shape id="Shape 6843" style="position:absolute;left:17970;top:21912;width:0;height:1518;visibility:visible;mso-wrap-style:square;v-text-anchor:top" coordsize="0,151829" o:spid="_x0000_s1409"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">
                  <v:stroke miterlimit="83231f" joinstyle="miter"/>
                  <v:path textboxrect="0,0,0,151829" arrowok="t"/>
                </v:shape>
                <v:rect id="Rectangle 6844" style="position:absolute;left:22445;top:22117;width:3366;height:1504;visibility:visible;mso-wrap-style:square;v-text-anchor:top" o:spid="_x0000_s14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">
                  <v:textbox inset="0,0,0,0">
                    <w:txbxContent>
                      <w:p w:rsidR="00612B85" w:rsidRDefault="00EB15EF" w14:paraId="1114D24A" w14:textId="77777777">
                        <w:pPr>
                          <w:spacing w:after="160" w:line="259" w:lineRule="auto"/>
                          <w:ind w:left="0" w:firstLine="0"/>
                          <w:jc w:val="left"/>
                        </w:pPr>
                        <w:r>
                          <w:rPr>
                            <w:w w:val="98"/>
                          </w:rPr>
                          <w:t>1304</w:t>
                        </w:r>
                      </w:p>
                    </w:txbxContent>
                  </v:textbox>
                </v:rect>
                <v:shape id="Shape 6845" style="position:absolute;left:29451;top:21912;width:0;height:1518;visibility:visible;mso-wrap-style:square;v-text-anchor:top" coordsize="0,151829" o:spid="_x0000_s1411"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">
                  <v:stroke miterlimit="83231f" joinstyle="miter"/>
                  <v:path textboxrect="0,0,0,151829" arrowok="t"/>
                </v:shape>
                <v:rect id="Rectangle 6846" style="position:absolute;left:37436;top:22117;width:5006;height:1504;visibility:visible;mso-wrap-style:square;v-text-anchor:top" o:spid="_x0000_s14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">
                  <v:textbox inset="0,0,0,0">
                    <w:txbxContent>
                      <w:p w:rsidR="00612B85" w:rsidRDefault="00EB15EF" w14:paraId="622E1622" w14:textId="77777777">
                        <w:pPr>
                          <w:spacing w:after="160" w:line="259" w:lineRule="auto"/>
                          <w:ind w:left="0" w:firstLine="0"/>
                          <w:jc w:val="left"/>
                        </w:pPr>
                        <w:r>
                          <w:rPr>
                            <w:w w:val="106"/>
                          </w:rPr>
                          <w:t>Typical</w:t>
                        </w:r>
                      </w:p>
                    </w:txbxContent>
                  </v:textbox>
                </v:rect>
                <v:shape id="Shape 6847" style="position:absolute;left:49185;top:21912;width:0;height:1518;visibility:visible;mso-wrap-style:square;v-text-anchor:top" coordsize="0,151829" o:spid="_x0000_s1413" filled="f" strokeweight=".14042mm" path="m,15182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">
                  <v:stroke miterlimit="83231f" joinstyle="miter"/>
                  <v:path textboxrect="0,0,0,151829" arrowok="t"/>
                </v:shape>
                <v:rect id="Rectangle 6848" style="position:absolute;left:49969;top:22117;width:5982;height:1504;visibility:visible;mso-wrap-style:square;v-text-anchor:top" o:spid="_x0000_s14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">
                  <v:textbox inset="0,0,0,0">
                    <w:txbxContent>
                      <w:p w:rsidR="00612B85" w:rsidRDefault="00EB15EF" w14:paraId="03E12EA8" w14:textId="77777777">
                        <w:pPr>
                          <w:spacing w:after="160" w:line="259" w:lineRule="auto"/>
                          <w:ind w:left="0" w:firstLine="0"/>
                          <w:jc w:val="left"/>
                        </w:pPr>
                        <w:r>
                          <w:rPr>
                            <w:w w:val="98"/>
                          </w:rPr>
                          <w:t>Standard</w:t>
                        </w:r>
                      </w:p>
                    </w:txbxContent>
                  </v:textbox>
                </v:rect>
                <v:rect id="Rectangle 6849" style="position:absolute;top:23635;width:14655;height:1504;visibility:visible;mso-wrap-style:square;v-text-anchor:top" o:spid="_x0000_s14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">
                  <v:textbox inset="0,0,0,0">
                    <w:txbxContent>
                      <w:p w:rsidR="00612B85" w:rsidRDefault="00EB15EF" w14:paraId="4E23E694" w14:textId="77777777">
                        <w:pPr>
                          <w:spacing w:after="160" w:line="259" w:lineRule="auto"/>
                          <w:ind w:left="0" w:firstLine="0"/>
                          <w:jc w:val="left"/>
                        </w:pPr>
                        <w:r>
                          <w:t>SNP-derived</w:t>
                        </w:r>
                        <w:r>
                          <w:rPr>
                            <w:spacing w:val="5"/>
                          </w:rPr>
                          <w:t xml:space="preserve"> </w:t>
                        </w:r>
                        <w:r>
                          <w:t>peptides</w:t>
                        </w:r>
                      </w:p>
                    </w:txbxContent>
                  </v:textbox>
                </v:rect>
                <v:rect id="Rectangle 49464" style="position:absolute;top:25153;width:560;height:1504;visibility:visible;mso-wrap-style:square;v-text-anchor:top" o:spid="_x0000_s14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">
                  <v:textbox inset="0,0,0,0">
                    <w:txbxContent>
                      <w:p w:rsidR="00612B85" w:rsidRDefault="00EB15EF" w14:paraId="4794A049" w14:textId="77777777">
                        <w:pPr>
                          <w:spacing w:after="160" w:line="259" w:lineRule="auto"/>
                          <w:ind w:left="0" w:firstLine="0"/>
                          <w:jc w:val="left"/>
                        </w:pPr>
                        <w:r>
                          <w:rPr>
                            <w:w w:val="111"/>
                          </w:rPr>
                          <w:t>(</w:t>
                        </w:r>
                      </w:p>
                    </w:txbxContent>
                  </v:textbox>
                </v:rect>
                <v:rect id="Rectangle 49465" style="position:absolute;left:10015;top:25153;width:561;height:1504;visibility:visible;mso-wrap-style:square;v-text-anchor:top" o:spid="_x0000_s14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">
                  <v:textbox inset="0,0,0,0">
                    <w:txbxContent>
                      <w:p w:rsidR="00612B85" w:rsidRDefault="00EB15EF" w14:paraId="461A9EC2" w14:textId="77777777">
                        <w:pPr>
                          <w:spacing w:after="160" w:line="259" w:lineRule="auto"/>
                          <w:ind w:left="0" w:firstLine="0"/>
                          <w:jc w:val="left"/>
                        </w:pPr>
                        <w:r>
                          <w:rPr>
                            <w:w w:val="111"/>
                          </w:rPr>
                          <w:t>)</w:t>
                        </w:r>
                      </w:p>
                    </w:txbxContent>
                  </v:textbox>
                </v:rect>
                <v:rect id="Rectangle 49466" style="position:absolute;left:421;top:25153;width:12760;height:1504;visibility:visible;mso-wrap-style:square;v-text-anchor:top" o:spid="_x0000_s14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">
                  <v:textbox inset="0,0,0,0">
                    <w:txbxContent>
                      <w:p w:rsidR="00612B85" w:rsidRDefault="00EB15EF" w14:paraId="6CA36477" w14:textId="77777777">
                        <w:pPr>
                          <w:spacing w:after="160" w:line="259" w:lineRule="auto"/>
                          <w:ind w:left="0" w:firstLine="0"/>
                          <w:jc w:val="left"/>
                        </w:pPr>
                        <w:r>
                          <w:rPr>
                            <w:w w:val="99"/>
                          </w:rPr>
                          <w:t>population</w:t>
                        </w:r>
                        <w:r>
                          <w:rPr>
                            <w:spacing w:val="5"/>
                            <w:w w:val="99"/>
                          </w:rPr>
                          <w:t xml:space="preserve"> </w:t>
                        </w:r>
                        <w:r>
                          <w:rPr>
                            <w:w w:val="99"/>
                          </w:rPr>
                          <w:t>specific</w:t>
                        </w:r>
                      </w:p>
                    </w:txbxContent>
                  </v:textbox>
                </v:rect>
                <v:shape id="Shape 6851" style="position:absolute;left:17970;top:23430;width:0;height:3036;visibility:visible;mso-wrap-style:square;v-text-anchor:top" coordsize="0,303657" o:spid="_x0000_s1419"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">
                  <v:stroke miterlimit="83231f" joinstyle="miter"/>
                  <v:path textboxrect="0,0,0,303657" arrowok="t"/>
                </v:shape>
                <v:rect id="Rectangle 6852" style="position:absolute;left:22761;top:24407;width:2524;height:1504;visibility:visible;mso-wrap-style:square;v-text-anchor:top" o:spid="_x0000_s142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">
                  <v:textbox inset="0,0,0,0">
                    <w:txbxContent>
                      <w:p w:rsidR="00612B85" w:rsidRDefault="00EB15EF" w14:paraId="6A89157D" w14:textId="77777777">
                        <w:pPr>
                          <w:spacing w:after="160" w:line="259" w:lineRule="auto"/>
                          <w:ind w:left="0" w:firstLine="0"/>
                          <w:jc w:val="left"/>
                        </w:pPr>
                        <w:r>
                          <w:rPr>
                            <w:w w:val="98"/>
                          </w:rPr>
                          <w:t>150</w:t>
                        </w:r>
                      </w:p>
                    </w:txbxContent>
                  </v:textbox>
                </v:rect>
                <v:shape id="Shape 6853" style="position:absolute;left:29451;top:23430;width:0;height:3036;visibility:visible;mso-wrap-style:square;v-text-anchor:top" coordsize="0,303657" o:spid="_x0000_s1421"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">
                  <v:stroke miterlimit="83231f" joinstyle="miter"/>
                  <v:path textboxrect="0,0,0,303657" arrowok="t"/>
                </v:shape>
                <v:rect id="Rectangle 6854" style="position:absolute;left:39001;top:24407;width:842;height:1504;visibility:visible;mso-wrap-style:square;v-text-anchor:top" o:spid="_x0000_s142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">
                  <v:textbox inset="0,0,0,0">
                    <w:txbxContent>
                      <w:p w:rsidR="00612B85" w:rsidRDefault="00EB15EF" w14:paraId="5531F93F" w14:textId="77777777">
                        <w:pPr>
                          <w:spacing w:after="160" w:line="259" w:lineRule="auto"/>
                          <w:ind w:left="0" w:firstLine="0"/>
                          <w:jc w:val="left"/>
                        </w:pPr>
                        <w:r>
                          <w:rPr>
                            <w:w w:val="98"/>
                          </w:rPr>
                          <w:t>0</w:t>
                        </w:r>
                      </w:p>
                    </w:txbxContent>
                  </v:textbox>
                </v:rect>
                <v:shape id="Shape 6855" style="position:absolute;left:49185;top:23430;width:0;height:3036;visibility:visible;mso-wrap-style:square;v-text-anchor:top" coordsize="0,303657" o:spid="_x0000_s1423" filled="f" strokeweight=".14042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">
                  <v:stroke miterlimit="83231f" joinstyle="miter"/>
                  <v:path textboxrect="0,0,0,303657" arrowok="t"/>
                </v:shape>
                <v:rect id="Rectangle 6856" style="position:absolute;left:49969;top:24407;width:4954;height:1504;visibility:visible;mso-wrap-style:square;v-text-anchor:top" o:spid="_x0000_s14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">
                  <v:textbox inset="0,0,0,0">
                    <w:txbxContent>
                      <w:p w:rsidR="00612B85" w:rsidRDefault="00EB15EF" w14:paraId="67BE5881" w14:textId="77777777">
                        <w:pPr>
                          <w:spacing w:after="160" w:line="259" w:lineRule="auto"/>
                          <w:ind w:left="0" w:firstLine="0"/>
                          <w:jc w:val="left"/>
                        </w:pPr>
                        <w:r>
                          <w:rPr>
                            <w:w w:val="101"/>
                          </w:rPr>
                          <w:t>Unique</w:t>
                        </w:r>
                      </w:p>
                    </w:txbxContent>
                  </v:textbox>
                </v:rect>
                <v:shape id="Shape 6857" style="position:absolute;top:26716;width:63885;height:0;visibility:visible;mso-wrap-style:square;v-text-anchor:top" coordsize="6388582,0" o:spid="_x0000_s1425" filled="f" strokeweight=".17569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">
                  <v:stroke miterlimit="83231f" joinstyle="miter"/>
                  <v:path textboxrect="0,0,6388582,0" arrowok="t"/>
                </v:shape>
                <v:rect id="Rectangle 6858" style="position:absolute;left:759;top:27307;width:13948;height:1504;visibility:visible;mso-wrap-style:square;v-text-anchor:top" o:spid="_x0000_s14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">
                  <v:textbox inset="0,0,0,0">
                    <w:txbxContent>
                      <w:p w:rsidR="00612B85" w:rsidRDefault="00EB15EF" w14:paraId="29488618" w14:textId="77777777">
                        <w:pPr>
                          <w:spacing w:after="160" w:line="259" w:lineRule="auto"/>
                          <w:ind w:left="0" w:firstLine="0"/>
                          <w:jc w:val="left"/>
                        </w:pPr>
                        <w:r>
                          <w:rPr>
                            <w:w w:val="99"/>
                          </w:rPr>
                          <w:t>Evidence</w:t>
                        </w:r>
                        <w:r>
                          <w:rPr>
                            <w:spacing w:val="5"/>
                            <w:w w:val="99"/>
                          </w:rPr>
                          <w:t xml:space="preserve"> </w:t>
                        </w:r>
                        <w:r>
                          <w:rPr>
                            <w:w w:val="99"/>
                          </w:rPr>
                          <w:t>integration</w:t>
                        </w:r>
                      </w:p>
                    </w:txbxContent>
                  </v:textbox>
                </v:rect>
                <v:shape id="Shape 6859" style="position:absolute;top:28870;width:63885;height:0;visibility:visible;mso-wrap-style:square;v-text-anchor:top" coordsize="6388582,0" o:spid="_x0000_s1427" filled="f" strokeweight=".17569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">
                  <v:stroke miterlimit="83231f" joinstyle="miter"/>
                  <v:path textboxrect="0,0,6388582,0" arrowok="t"/>
                </v:shape>
                <v:rect id="Rectangle 6860" style="position:absolute;top:29460;width:18105;height:1505;visibility:visible;mso-wrap-style:square;v-text-anchor:top" o:spid="_x0000_s14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">
                  <v:textbox inset="0,0,0,0">
                    <w:txbxContent>
                      <w:p w:rsidR="00612B85" w:rsidRDefault="00EB15EF" w14:paraId="4A478183" w14:textId="77777777">
                        <w:pPr>
                          <w:spacing w:after="160" w:line="259" w:lineRule="auto"/>
                          <w:ind w:left="0" w:firstLine="0"/>
                          <w:jc w:val="left"/>
                        </w:pPr>
                        <w:r>
                          <w:rPr>
                            <w:w w:val="96"/>
                          </w:rPr>
                          <w:t>Database</w:t>
                        </w:r>
                        <w:r>
                          <w:rPr>
                            <w:spacing w:val="5"/>
                            <w:w w:val="96"/>
                          </w:rPr>
                          <w:t xml:space="preserve"> </w:t>
                        </w:r>
                        <w:r>
                          <w:rPr>
                            <w:w w:val="96"/>
                          </w:rPr>
                          <w:t>source</w:t>
                        </w:r>
                        <w:r>
                          <w:rPr>
                            <w:spacing w:val="5"/>
                            <w:w w:val="96"/>
                          </w:rPr>
                          <w:t xml:space="preserve"> </w:t>
                        </w:r>
                        <w:r>
                          <w:rPr>
                            <w:w w:val="96"/>
                          </w:rPr>
                          <w:t>integrated</w:t>
                        </w:r>
                      </w:p>
                    </w:txbxContent>
                  </v:textbox>
                </v:rect>
                <v:shape id="Shape 6861" style="position:absolute;left:17970;top:29255;width:0;height:1519;visibility:visible;mso-wrap-style:square;v-text-anchor:top" coordsize="0,151828" o:spid="_x0000_s1429"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">
                  <v:stroke miterlimit="83231f" joinstyle="miter"/>
                  <v:path textboxrect="0,0,0,151828" arrowok="t"/>
                </v:shape>
                <v:rect id="Rectangle 6862" style="position:absolute;left:19668;top:29460;width:10753;height:1505;visibility:visible;mso-wrap-style:square;v-text-anchor:top" o:spid="_x0000_s14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">
                  <v:textbox inset="0,0,0,0">
                    <w:txbxContent>
                      <w:p w:rsidR="00612B85" w:rsidRDefault="00EB15EF" w14:paraId="21C44A14" w14:textId="77777777">
                        <w:pPr>
                          <w:spacing w:after="160" w:line="259" w:lineRule="auto"/>
                          <w:ind w:left="0" w:firstLine="0"/>
                          <w:jc w:val="left"/>
                        </w:pPr>
                        <w:r>
                          <w:rPr>
                            <w:w w:val="119"/>
                          </w:rPr>
                          <w:t>IEDB,</w:t>
                        </w:r>
                        <w:r>
                          <w:rPr>
                            <w:spacing w:val="5"/>
                            <w:w w:val="119"/>
                          </w:rPr>
                          <w:t xml:space="preserve"> </w:t>
                        </w:r>
                        <w:r>
                          <w:rPr>
                            <w:w w:val="119"/>
                          </w:rPr>
                          <w:t>PEPREP</w:t>
                        </w:r>
                      </w:p>
                    </w:txbxContent>
                  </v:textbox>
                </v:rect>
                <v:shape id="Shape 6863" style="position:absolute;left:29451;top:29255;width:0;height:1519;visibility:visible;mso-wrap-style:square;v-text-anchor:top" coordsize="0,151828" o:spid="_x0000_s1431"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">
                  <v:stroke miterlimit="83231f" joinstyle="miter"/>
                  <v:path textboxrect="0,0,0,151828" arrowok="t"/>
                </v:shape>
                <v:rect id="Rectangle 6864" style="position:absolute;left:34239;top:29460;width:13508;height:1505;visibility:visible;mso-wrap-style:square;v-text-anchor:top" o:spid="_x0000_s14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">
                  <v:textbox inset="0,0,0,0">
                    <w:txbxContent>
                      <w:p w:rsidR="00612B85" w:rsidRDefault="00EB15EF" w14:paraId="2FDEA16C" w14:textId="77777777">
                        <w:pPr>
                          <w:spacing w:after="160" w:line="259" w:lineRule="auto"/>
                          <w:ind w:left="0" w:firstLine="0"/>
                          <w:jc w:val="left"/>
                        </w:pPr>
                        <w:r>
                          <w:rPr>
                            <w:w w:val="106"/>
                          </w:rPr>
                          <w:t>IEDB</w:t>
                        </w:r>
                        <w:r>
                          <w:rPr>
                            <w:spacing w:val="5"/>
                            <w:w w:val="106"/>
                          </w:rPr>
                          <w:t xml:space="preserve"> </w:t>
                        </w:r>
                        <w:r>
                          <w:rPr>
                            <w:w w:val="106"/>
                          </w:rPr>
                          <w:t>or</w:t>
                        </w:r>
                        <w:r>
                          <w:rPr>
                            <w:spacing w:val="5"/>
                            <w:w w:val="106"/>
                          </w:rPr>
                          <w:t xml:space="preserve"> </w:t>
                        </w:r>
                        <w:r>
                          <w:rPr>
                            <w:w w:val="106"/>
                          </w:rPr>
                          <w:t>MS</w:t>
                        </w:r>
                        <w:r>
                          <w:rPr>
                            <w:spacing w:val="5"/>
                            <w:w w:val="106"/>
                          </w:rPr>
                          <w:t xml:space="preserve"> </w:t>
                        </w:r>
                        <w:r>
                          <w:rPr>
                            <w:w w:val="106"/>
                          </w:rPr>
                          <w:t>data**</w:t>
                        </w:r>
                      </w:p>
                    </w:txbxContent>
                  </v:textbox>
                </v:rect>
                <v:shape id="Shape 6865" style="position:absolute;left:49185;top:29255;width:0;height:1519;visibility:visible;mso-wrap-style:square;v-text-anchor:top" coordsize="0,151828" o:spid="_x0000_s1433"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">
                  <v:stroke miterlimit="83231f" joinstyle="miter"/>
                  <v:path textboxrect="0,0,0,151828" arrowok="t"/>
                </v:shape>
                <v:rect id="Rectangle 6866" style="position:absolute;left:49969;top:29460;width:15214;height:1505;visibility:visible;mso-wrap-style:square;v-text-anchor:top" o:spid="_x0000_s14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">
                  <v:textbox inset="0,0,0,0">
                    <w:txbxContent>
                      <w:p w:rsidR="00612B85" w:rsidRDefault="00EB15EF" w14:paraId="5464FAAA" w14:textId="77777777">
                        <w:pPr>
                          <w:spacing w:after="160" w:line="259" w:lineRule="auto"/>
                          <w:ind w:left="0" w:firstLine="0"/>
                          <w:jc w:val="left"/>
                        </w:pPr>
                        <w:r>
                          <w:rPr>
                            <w:w w:val="98"/>
                          </w:rPr>
                          <w:t>Comprehensive</w:t>
                        </w:r>
                        <w:r>
                          <w:rPr>
                            <w:spacing w:val="5"/>
                            <w:w w:val="98"/>
                          </w:rPr>
                          <w:t xml:space="preserve"> </w:t>
                        </w:r>
                        <w:r>
                          <w:rPr>
                            <w:w w:val="98"/>
                          </w:rPr>
                          <w:t>search</w:t>
                        </w:r>
                      </w:p>
                    </w:txbxContent>
                  </v:textbox>
                </v:rect>
                <v:rect id="Rectangle 6867" style="position:absolute;top:30979;width:22010;height:1504;visibility:visible;mso-wrap-style:square;v-text-anchor:top" o:spid="_x0000_s14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">
                  <v:textbox inset="0,0,0,0">
                    <w:txbxContent>
                      <w:p w:rsidR="00612B85" w:rsidRDefault="00EB15EF" w14:paraId="190980DE" w14:textId="77777777">
                        <w:pPr>
                          <w:spacing w:after="160" w:line="259" w:lineRule="auto"/>
                          <w:ind w:left="0" w:firstLine="0"/>
                          <w:jc w:val="left"/>
                        </w:pPr>
                        <w:r>
                          <w:rPr>
                            <w:w w:val="98"/>
                          </w:rPr>
                          <w:t>MS</w:t>
                        </w:r>
                        <w:r>
                          <w:rPr>
                            <w:spacing w:val="5"/>
                            <w:w w:val="98"/>
                          </w:rPr>
                          <w:t xml:space="preserve"> </w:t>
                        </w:r>
                        <w:r>
                          <w:rPr>
                            <w:w w:val="98"/>
                          </w:rPr>
                          <w:t>immunopeptidome</w:t>
                        </w:r>
                        <w:r>
                          <w:rPr>
                            <w:spacing w:val="5"/>
                            <w:w w:val="98"/>
                          </w:rPr>
                          <w:t xml:space="preserve"> </w:t>
                        </w:r>
                        <w:r>
                          <w:rPr>
                            <w:w w:val="98"/>
                          </w:rPr>
                          <w:t>coverage</w:t>
                        </w:r>
                      </w:p>
                    </w:txbxContent>
                  </v:textbox>
                </v:rect>
                <v:shape id="Shape 6868" style="position:absolute;left:17970;top:30774;width:0;height:1518;visibility:visible;mso-wrap-style:square;v-text-anchor:top" coordsize="0,151828" o:spid="_x0000_s1436"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">
                  <v:stroke miterlimit="83231f" joinstyle="miter"/>
                  <v:path textboxrect="0,0,0,151828" arrowok="t"/>
                </v:shape>
                <v:rect id="Rectangle 6869" style="position:absolute;left:18754;top:30979;width:13183;height:1504;visibility:visible;mso-wrap-style:square;v-text-anchor:top" o:spid="_x0000_s14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">
                  <v:textbox inset="0,0,0,0">
                    <w:txbxContent>
                      <w:p w:rsidR="00612B85" w:rsidRDefault="00EB15EF" w14:paraId="4BA25F6F" w14:textId="77777777">
                        <w:pPr>
                          <w:spacing w:after="160" w:line="259" w:lineRule="auto"/>
                          <w:ind w:left="0" w:firstLine="0"/>
                          <w:jc w:val="left"/>
                        </w:pPr>
                        <w:r>
                          <w:rPr>
                            <w:w w:val="114"/>
                          </w:rPr>
                          <w:t>IEDB</w:t>
                        </w:r>
                        <w:r>
                          <w:rPr>
                            <w:spacing w:val="5"/>
                            <w:w w:val="114"/>
                          </w:rPr>
                          <w:t xml:space="preserve"> </w:t>
                        </w:r>
                        <w:r>
                          <w:rPr>
                            <w:w w:val="114"/>
                          </w:rPr>
                          <w:t>and</w:t>
                        </w:r>
                        <w:r>
                          <w:rPr>
                            <w:spacing w:val="5"/>
                            <w:w w:val="114"/>
                          </w:rPr>
                          <w:t xml:space="preserve"> </w:t>
                        </w:r>
                        <w:r>
                          <w:rPr>
                            <w:w w:val="114"/>
                          </w:rPr>
                          <w:t>PEPREP</w:t>
                        </w:r>
                      </w:p>
                    </w:txbxContent>
                  </v:textbox>
                </v:rect>
                <v:shape id="Shape 6870" style="position:absolute;left:29451;top:30774;width:0;height:1518;visibility:visible;mso-wrap-style:square;v-text-anchor:top" coordsize="0,151828" o:spid="_x0000_s1438"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">
                  <v:stroke miterlimit="83231f" joinstyle="miter"/>
                  <v:path textboxrect="0,0,0,151828" arrowok="t"/>
                </v:shape>
                <v:rect id="Rectangle 6871" style="position:absolute;left:34433;top:30979;width:12994;height:1504;visibility:visible;mso-wrap-style:square;v-text-anchor:top" o:spid="_x0000_s14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">
                  <v:textbox inset="0,0,0,0">
                    <w:txbxContent>
                      <w:p w:rsidR="00612B85" w:rsidRDefault="00EB15EF" w14:paraId="3CBFBB60" w14:textId="77777777">
                        <w:pPr>
                          <w:spacing w:after="160" w:line="259" w:lineRule="auto"/>
                          <w:ind w:left="0" w:firstLine="0"/>
                          <w:jc w:val="left"/>
                        </w:pPr>
                        <w:r>
                          <w:rPr>
                            <w:w w:val="103"/>
                          </w:rPr>
                          <w:t>Direct</w:t>
                        </w:r>
                        <w:r>
                          <w:rPr>
                            <w:spacing w:val="5"/>
                            <w:w w:val="103"/>
                          </w:rPr>
                          <w:t xml:space="preserve"> </w:t>
                        </w:r>
                        <w:r>
                          <w:rPr>
                            <w:w w:val="103"/>
                          </w:rPr>
                          <w:t>MS</w:t>
                        </w:r>
                        <w:r>
                          <w:rPr>
                            <w:spacing w:val="5"/>
                            <w:w w:val="103"/>
                          </w:rPr>
                          <w:t xml:space="preserve"> </w:t>
                        </w:r>
                        <w:r>
                          <w:rPr>
                            <w:w w:val="103"/>
                          </w:rPr>
                          <w:t>pool***</w:t>
                        </w:r>
                      </w:p>
                    </w:txbxContent>
                  </v:textbox>
                </v:rect>
                <v:shape id="Shape 6872" style="position:absolute;left:49185;top:30774;width:0;height:1518;visibility:visible;mso-wrap-style:square;v-text-anchor:top" coordsize="0,151828" o:spid="_x0000_s1440"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">
                  <v:stroke miterlimit="83231f" joinstyle="miter"/>
                  <v:path textboxrect="0,0,0,151828" arrowok="t"/>
                </v:shape>
                <v:rect id="Rectangle 6873" style="position:absolute;left:49969;top:30979;width:18509;height:1504;visibility:visible;mso-wrap-style:square;v-text-anchor:top" o:spid="_x0000_s14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">
                  <v:textbox inset="0,0,0,0">
                    <w:txbxContent>
                      <w:p w:rsidR="00612B85" w:rsidRDefault="00EB15EF" w14:paraId="2A688E9B" w14:textId="77777777">
                        <w:pPr>
                          <w:spacing w:after="160" w:line="259" w:lineRule="auto"/>
                          <w:ind w:left="0" w:firstLine="0"/>
                          <w:jc w:val="left"/>
                        </w:pPr>
                        <w:r>
                          <w:rPr>
                            <w:w w:val="99"/>
                          </w:rPr>
                          <w:t>Some</w:t>
                        </w:r>
                        <w:r>
                          <w:rPr>
                            <w:spacing w:val="5"/>
                            <w:w w:val="99"/>
                          </w:rPr>
                          <w:t xml:space="preserve"> </w:t>
                        </w:r>
                        <w:r>
                          <w:rPr>
                            <w:w w:val="99"/>
                          </w:rPr>
                          <w:t>tools</w:t>
                        </w:r>
                        <w:r>
                          <w:rPr>
                            <w:spacing w:val="5"/>
                            <w:w w:val="99"/>
                          </w:rPr>
                          <w:t xml:space="preserve"> </w:t>
                        </w:r>
                        <w:r>
                          <w:rPr>
                            <w:w w:val="99"/>
                          </w:rPr>
                          <w:t>are</w:t>
                        </w:r>
                        <w:r>
                          <w:rPr>
                            <w:spacing w:val="5"/>
                            <w:w w:val="99"/>
                          </w:rPr>
                          <w:t xml:space="preserve"> </w:t>
                        </w:r>
                        <w:r>
                          <w:rPr>
                            <w:w w:val="99"/>
                          </w:rPr>
                          <w:t>MS</w:t>
                        </w:r>
                        <w:r>
                          <w:rPr>
                            <w:spacing w:val="5"/>
                            <w:w w:val="99"/>
                          </w:rPr>
                          <w:t xml:space="preserve"> </w:t>
                        </w:r>
                        <w:r>
                          <w:rPr>
                            <w:w w:val="99"/>
                          </w:rPr>
                          <w:t>focused</w:t>
                        </w:r>
                      </w:p>
                    </w:txbxContent>
                  </v:textbox>
                </v:rect>
                <v:rect id="Rectangle 6874" style="position:absolute;top:32497;width:22857;height:1504;visibility:visible;mso-wrap-style:square;v-text-anchor:top" o:spid="_x0000_s14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">
                  <v:textbox inset="0,0,0,0">
                    <w:txbxContent>
                      <w:p w:rsidR="00612B85" w:rsidRDefault="00EB15EF" w14:paraId="02470383" w14:textId="77777777">
                        <w:pPr>
                          <w:spacing w:after="160" w:line="259" w:lineRule="auto"/>
                          <w:ind w:left="0" w:firstLine="0"/>
                          <w:jc w:val="left"/>
                        </w:pPr>
                        <w:r>
                          <w:t>Protein-specific</w:t>
                        </w:r>
                        <w:r>
                          <w:rPr>
                            <w:spacing w:val="5"/>
                          </w:rPr>
                          <w:t xml:space="preserve"> </w:t>
                        </w:r>
                        <w:r>
                          <w:t>evidence</w:t>
                        </w:r>
                        <w:r>
                          <w:rPr>
                            <w:spacing w:val="5"/>
                          </w:rPr>
                          <w:t xml:space="preserve"> </w:t>
                        </w:r>
                        <w:r>
                          <w:t>tracking</w:t>
                        </w:r>
                      </w:p>
                    </w:txbxContent>
                  </v:textbox>
                </v:rect>
                <v:shape id="Shape 6875" style="position:absolute;left:17970;top:32292;width:0;height:1518;visibility:visible;mso-wrap-style:square;v-text-anchor:top" coordsize="0,151828" o:spid="_x0000_s1443"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">
                  <v:stroke miterlimit="83231f" joinstyle="miter"/>
                  <v:path textboxrect="0,0,0,151828" arrowok="t"/>
                </v:shape>
                <v:rect id="Rectangle 6876" style="position:absolute;left:22790;top:32497;width:2448;height:1504;visibility:visible;mso-wrap-style:square;v-text-anchor:top" o:spid="_x0000_s14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">
                  <v:textbox inset="0,0,0,0">
                    <w:txbxContent>
                      <w:p w:rsidR="00612B85" w:rsidRDefault="00EB15EF" w14:paraId="55239733" w14:textId="77777777">
                        <w:pPr>
                          <w:spacing w:after="160" w:line="259" w:lineRule="auto"/>
                          <w:ind w:left="0" w:firstLine="0"/>
                          <w:jc w:val="left"/>
                        </w:pPr>
                        <w:r>
                          <w:rPr>
                            <w:w w:val="107"/>
                          </w:rPr>
                          <w:t>Yes</w:t>
                        </w:r>
                      </w:p>
                    </w:txbxContent>
                  </v:textbox>
                </v:rect>
                <v:shape id="Shape 6877" style="position:absolute;left:29451;top:32292;width:0;height:1518;visibility:visible;mso-wrap-style:square;v-text-anchor:top" coordsize="0,151828" o:spid="_x0000_s1445"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">
                  <v:stroke miterlimit="83231f" joinstyle="miter"/>
                  <v:path textboxrect="0,0,0,151828" arrowok="t"/>
                </v:shape>
                <v:rect id="Rectangle 6878" style="position:absolute;left:38545;top:32497;width:2056;height:1504;visibility:visible;mso-wrap-style:square;v-text-anchor:top" o:spid="_x0000_s14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">
                  <v:textbox inset="0,0,0,0">
                    <w:txbxContent>
                      <w:p w:rsidR="00612B85" w:rsidRDefault="00EB15EF" w14:paraId="7C5AC6C2" w14:textId="77777777">
                        <w:pPr>
                          <w:spacing w:after="160" w:line="259" w:lineRule="auto"/>
                          <w:ind w:left="0" w:firstLine="0"/>
                          <w:jc w:val="left"/>
                        </w:pPr>
                        <w:r>
                          <w:rPr>
                            <w:w w:val="105"/>
                          </w:rPr>
                          <w:t>No</w:t>
                        </w:r>
                      </w:p>
                    </w:txbxContent>
                  </v:textbox>
                </v:rect>
                <v:shape id="Shape 6879" style="position:absolute;left:49185;top:32292;width:0;height:1518;visibility:visible;mso-wrap-style:square;v-text-anchor:top" coordsize="0,151828" o:spid="_x0000_s1447"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">
                  <v:stroke miterlimit="83231f" joinstyle="miter"/>
                  <v:path textboxrect="0,0,0,151828" arrowok="t"/>
                </v:shape>
                <v:rect id="Rectangle 6880" style="position:absolute;left:49969;top:32497;width:9839;height:1504;visibility:visible;mso-wrap-style:square;v-text-anchor:top" o:spid="_x0000_s14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">
                  <v:textbox inset="0,0,0,0">
                    <w:txbxContent>
                      <w:p w:rsidR="00612B85" w:rsidRDefault="00EB15EF" w14:paraId="6B3793CF" w14:textId="77777777">
                        <w:pPr>
                          <w:spacing w:after="160" w:line="259" w:lineRule="auto"/>
                          <w:ind w:left="0" w:firstLine="0"/>
                          <w:jc w:val="left"/>
                        </w:pPr>
                        <w:r>
                          <w:rPr>
                            <w:w w:val="98"/>
                          </w:rPr>
                          <w:t>Context-aware</w:t>
                        </w:r>
                      </w:p>
                    </w:txbxContent>
                  </v:textbox>
                </v:rect>
                <v:rect id="Rectangle 6881" style="position:absolute;top:34015;width:21936;height:1505;visibility:visible;mso-wrap-style:square;v-text-anchor:top" o:spid="_x0000_s14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">
                  <v:textbox inset="0,0,0,0">
                    <w:txbxContent>
                      <w:p w:rsidR="00612B85" w:rsidRDefault="00EB15EF" w14:paraId="53588563" w14:textId="77777777">
                        <w:pPr>
                          <w:spacing w:after="160" w:line="259" w:lineRule="auto"/>
                          <w:ind w:left="0" w:firstLine="0"/>
                          <w:jc w:val="left"/>
                        </w:pPr>
                        <w:r>
                          <w:rPr>
                            <w:w w:val="97"/>
                          </w:rPr>
                          <w:t>Graduated</w:t>
                        </w:r>
                        <w:r>
                          <w:rPr>
                            <w:spacing w:val="5"/>
                            <w:w w:val="97"/>
                          </w:rPr>
                          <w:t xml:space="preserve"> </w:t>
                        </w:r>
                        <w:r>
                          <w:rPr>
                            <w:w w:val="97"/>
                          </w:rPr>
                          <w:t>confidence</w:t>
                        </w:r>
                        <w:r>
                          <w:rPr>
                            <w:spacing w:val="5"/>
                            <w:w w:val="97"/>
                          </w:rPr>
                          <w:t xml:space="preserve"> </w:t>
                        </w:r>
                        <w:r>
                          <w:rPr>
                            <w:w w:val="97"/>
                          </w:rPr>
                          <w:t>categories</w:t>
                        </w:r>
                      </w:p>
                    </w:txbxContent>
                  </v:textbox>
                </v:rect>
                <v:shape id="Shape 6882" style="position:absolute;left:17970;top:33810;width:0;height:1519;visibility:visible;mso-wrap-style:square;v-text-anchor:top" coordsize="0,151828" o:spid="_x0000_s1450"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">
                  <v:stroke miterlimit="83231f" joinstyle="miter"/>
                  <v:path textboxrect="0,0,0,151828" arrowok="t"/>
                </v:shape>
                <v:rect id="Rectangle 49467" style="position:absolute;left:22146;top:34015;width:842;height:1505;visibility:visible;mso-wrap-style:square;v-text-anchor:top" o:spid="_x0000_s14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">
                  <v:textbox inset="0,0,0,0">
                    <w:txbxContent>
                      <w:p w:rsidR="00612B85" w:rsidRDefault="00EB15EF" w14:paraId="2598DEE6" w14:textId="77777777">
                        <w:pPr>
                          <w:spacing w:after="160" w:line="259" w:lineRule="auto"/>
                          <w:ind w:left="0" w:firstLine="0"/>
                          <w:jc w:val="left"/>
                        </w:pPr>
                        <w:r>
                          <w:rPr>
                            <w:w w:val="98"/>
                          </w:rPr>
                          <w:t>4</w:t>
                        </w:r>
                      </w:p>
                    </w:txbxContent>
                  </v:textbox>
                </v:rect>
                <v:rect id="Rectangle 49468" style="position:absolute;left:23095;top:34015;width:2898;height:1505;visibility:visible;mso-wrap-style:square;v-text-anchor:top" o:spid="_x0000_s14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">
                  <v:textbox inset="0,0,0,0">
                    <w:txbxContent>
                      <w:p w:rsidR="00612B85" w:rsidRDefault="00EB15EF" w14:paraId="5D1793A8" w14:textId="77777777">
                        <w:pPr>
                          <w:spacing w:after="160" w:line="259" w:lineRule="auto"/>
                          <w:ind w:left="0" w:firstLine="0"/>
                          <w:jc w:val="left"/>
                        </w:pPr>
                        <w:r>
                          <w:rPr>
                            <w:w w:val="97"/>
                          </w:rPr>
                          <w:t>tiers</w:t>
                        </w:r>
                      </w:p>
                    </w:txbxContent>
                  </v:textbox>
                </v:rect>
                <v:shape id="Shape 6884" style="position:absolute;left:29451;top:33810;width:0;height:1519;visibility:visible;mso-wrap-style:square;v-text-anchor:top" coordsize="0,151828" o:spid="_x0000_s1453"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">
                  <v:stroke miterlimit="83231f" joinstyle="miter"/>
                  <v:path textboxrect="0,0,0,151828" arrowok="t"/>
                </v:shape>
                <v:rect id="Rectangle 6885" style="position:absolute;left:35418;top:34015;width:10374;height:1505;visibility:visible;mso-wrap-style:square;v-text-anchor:top" o:spid="_x0000_s14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">
                  <v:textbox inset="0,0,0,0">
                    <w:txbxContent>
                      <w:p w:rsidR="00612B85" w:rsidRDefault="00EB15EF" w14:paraId="09F61356" w14:textId="77777777">
                        <w:pPr>
                          <w:spacing w:after="160" w:line="259" w:lineRule="auto"/>
                          <w:ind w:left="0" w:firstLine="0"/>
                          <w:jc w:val="left"/>
                        </w:pPr>
                        <w:r>
                          <w:rPr>
                            <w:w w:val="101"/>
                          </w:rPr>
                          <w:t>Binary</w:t>
                        </w:r>
                        <w:r>
                          <w:rPr>
                            <w:spacing w:val="5"/>
                            <w:w w:val="101"/>
                          </w:rPr>
                          <w:t xml:space="preserve"> </w:t>
                        </w:r>
                        <w:r>
                          <w:rPr>
                            <w:w w:val="101"/>
                          </w:rPr>
                          <w:t>or</w:t>
                        </w:r>
                        <w:r>
                          <w:rPr>
                            <w:spacing w:val="5"/>
                            <w:w w:val="101"/>
                          </w:rPr>
                          <w:t xml:space="preserve"> </w:t>
                        </w:r>
                        <w:r>
                          <w:rPr>
                            <w:w w:val="101"/>
                          </w:rPr>
                          <w:t>score</w:t>
                        </w:r>
                      </w:p>
                    </w:txbxContent>
                  </v:textbox>
                </v:rect>
                <v:shape id="Shape 6886" style="position:absolute;left:49185;top:33810;width:0;height:1519;visibility:visible;mso-wrap-style:square;v-text-anchor:top" coordsize="0,151828" o:spid="_x0000_s1455"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">
                  <v:stroke miterlimit="83231f" joinstyle="miter"/>
                  <v:path textboxrect="0,0,0,151828" arrowok="t"/>
                </v:shape>
                <v:rect id="Rectangle 6887" style="position:absolute;left:49969;top:34015;width:8695;height:1505;visibility:visible;mso-wrap-style:square;v-text-anchor:top" o:spid="_x0000_s14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">
                  <v:textbox inset="0,0,0,0">
                    <w:txbxContent>
                      <w:p w:rsidR="00612B85" w:rsidRDefault="00EB15EF" w14:paraId="41E124DF" w14:textId="77777777">
                        <w:pPr>
                          <w:spacing w:after="160" w:line="259" w:lineRule="auto"/>
                          <w:ind w:left="0" w:firstLine="0"/>
                          <w:jc w:val="left"/>
                        </w:pPr>
                        <w:r>
                          <w:t>Stratification</w:t>
                        </w:r>
                      </w:p>
                    </w:txbxContent>
                  </v:textbox>
                </v:rect>
                <v:shape id="Shape 6888" style="position:absolute;top:35578;width:63885;height:0;visibility:visible;mso-wrap-style:square;v-text-anchor:top" coordsize="6388582,0" o:spid="_x0000_s1457" filled="f" strokeweight=".17569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">
                  <v:stroke miterlimit="83231f" joinstyle="miter"/>
                  <v:path textboxrect="0,0,6388582,0" arrowok="t"/>
                </v:shape>
                <v:rect id="Rectangle 6889" style="position:absolute;left:759;top:36169;width:20427;height:1504;visibility:visible;mso-wrap-style:square;v-text-anchor:top" o:spid="_x0000_s14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">
                  <v:textbox inset="0,0,0,0">
                    <w:txbxContent>
                      <w:p w:rsidR="00612B85" w:rsidRDefault="00EB15EF" w14:paraId="7B21A092" w14:textId="77777777">
                        <w:pPr>
                          <w:spacing w:after="160" w:line="259" w:lineRule="auto"/>
                          <w:ind w:left="0" w:firstLine="0"/>
                          <w:jc w:val="left"/>
                        </w:pPr>
                        <w:r>
                          <w:rPr>
                            <w:w w:val="99"/>
                          </w:rPr>
                          <w:t>Multi-dimensional</w:t>
                        </w:r>
                        <w:r>
                          <w:rPr>
                            <w:spacing w:val="5"/>
                            <w:w w:val="99"/>
                          </w:rPr>
                          <w:t xml:space="preserve"> </w:t>
                        </w:r>
                        <w:r>
                          <w:rPr>
                            <w:w w:val="99"/>
                          </w:rPr>
                          <w:t>assessment</w:t>
                        </w:r>
                      </w:p>
                    </w:txbxContent>
                  </v:textbox>
                </v:rect>
                <v:shape id="Shape 6890" style="position:absolute;top:37732;width:63885;height:0;visibility:visible;mso-wrap-style:square;v-text-anchor:top" coordsize="6388582,0" o:spid="_x0000_s1459" filled="f" strokeweight=".17569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">
                  <v:stroke miterlimit="83231f" joinstyle="miter"/>
                  <v:path textboxrect="0,0,6388582,0" arrowok="t"/>
                </v:shape>
                <v:rect id="Rectangle 6891" style="position:absolute;top:38322;width:22342;height:1505;visibility:visible;mso-wrap-style:square;v-text-anchor:top" o:spid="_x0000_s14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">
                  <v:textbox inset="0,0,0,0">
                    <w:txbxContent>
                      <w:p w:rsidR="00612B85" w:rsidRDefault="00EB15EF" w14:paraId="1AA86EC1" w14:textId="77777777">
                        <w:pPr>
                          <w:spacing w:after="160" w:line="259" w:lineRule="auto"/>
                          <w:ind w:left="0" w:firstLine="0"/>
                          <w:jc w:val="left"/>
                        </w:pPr>
                        <w:r>
                          <w:rPr>
                            <w:w w:val="98"/>
                          </w:rPr>
                          <w:t>Complementary</w:t>
                        </w:r>
                        <w:r>
                          <w:rPr>
                            <w:spacing w:val="5"/>
                            <w:w w:val="98"/>
                          </w:rPr>
                          <w:t xml:space="preserve"> </w:t>
                        </w:r>
                        <w:r>
                          <w:rPr>
                            <w:w w:val="98"/>
                          </w:rPr>
                          <w:t>scoring</w:t>
                        </w:r>
                        <w:r>
                          <w:rPr>
                            <w:spacing w:val="5"/>
                            <w:w w:val="98"/>
                          </w:rPr>
                          <w:t xml:space="preserve"> </w:t>
                        </w:r>
                        <w:r>
                          <w:rPr>
                            <w:w w:val="98"/>
                          </w:rPr>
                          <w:t>methods</w:t>
                        </w:r>
                      </w:p>
                    </w:txbxContent>
                  </v:textbox>
                </v:rect>
                <v:shape id="Shape 6892" style="position:absolute;left:17970;top:38117;width:0;height:1519;visibility:visible;mso-wrap-style:square;v-text-anchor:top" coordsize="0,151828" o:spid="_x0000_s1461"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">
                  <v:stroke miterlimit="83231f" joinstyle="miter"/>
                  <v:path textboxrect="0,0,0,151828" arrowok="t"/>
                </v:shape>
                <v:rect id="Rectangle 6893" style="position:absolute;left:23394;top:38322;width:841;height:1505;visibility:visible;mso-wrap-style:square;v-text-anchor:top" o:spid="_x0000_s14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">
                  <v:textbox inset="0,0,0,0">
                    <w:txbxContent>
                      <w:p w:rsidR="00612B85" w:rsidRDefault="00EB15EF" w14:paraId="7A036E3D" w14:textId="77777777">
                        <w:pPr>
                          <w:spacing w:after="160" w:line="259" w:lineRule="auto"/>
                          <w:ind w:left="0" w:firstLine="0"/>
                          <w:jc w:val="left"/>
                        </w:pPr>
                        <w:r>
                          <w:rPr>
                            <w:w w:val="98"/>
                          </w:rPr>
                          <w:t>3</w:t>
                        </w:r>
                      </w:p>
                    </w:txbxContent>
                  </v:textbox>
                </v:rect>
                <v:shape id="Shape 6894" style="position:absolute;left:29451;top:38117;width:0;height:1519;visibility:visible;mso-wrap-style:square;v-text-anchor:top" coordsize="0,151828" o:spid="_x0000_s1463"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">
                  <v:stroke miterlimit="83231f" joinstyle="miter"/>
                  <v:path textboxrect="0,0,0,151828" arrowok="t"/>
                </v:shape>
                <v:rect id="Rectangle 6895" style="position:absolute;left:38474;top:38322;width:2243;height:1505;visibility:visible;mso-wrap-style:square;v-text-anchor:top" o:spid="_x0000_s14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">
                  <v:textbox inset="0,0,0,0">
                    <w:txbxContent>
                      <w:p w:rsidR="00612B85" w:rsidRDefault="00EB15EF" w14:paraId="5AB93DDC" w14:textId="77777777">
                        <w:pPr>
                          <w:spacing w:after="160" w:line="259" w:lineRule="auto"/>
                          <w:ind w:left="0" w:firstLine="0"/>
                          <w:jc w:val="left"/>
                        </w:pPr>
                        <w:r>
                          <w:t>1-2</w:t>
                        </w:r>
                      </w:p>
                    </w:txbxContent>
                  </v:textbox>
                </v:rect>
                <v:shape id="Shape 6896" style="position:absolute;left:49185;top:38117;width:0;height:1519;visibility:visible;mso-wrap-style:square;v-text-anchor:top" coordsize="0,151828" o:spid="_x0000_s1465"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">
                  <v:stroke miterlimit="83231f" joinstyle="miter"/>
                  <v:path textboxrect="0,0,0,151828" arrowok="t"/>
                </v:shape>
                <v:rect id="Rectangle 6897" style="position:absolute;left:49969;top:38322;width:10496;height:1505;visibility:visible;mso-wrap-style:square;v-text-anchor:top" o:spid="_x0000_s14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">
                  <v:textbox inset="0,0,0,0">
                    <w:txbxContent>
                      <w:p w:rsidR="00612B85" w:rsidRDefault="00EB15EF" w14:paraId="652194FE" w14:textId="77777777">
                        <w:pPr>
                          <w:spacing w:after="160" w:line="259" w:lineRule="auto"/>
                          <w:ind w:left="0" w:firstLine="0"/>
                          <w:jc w:val="left"/>
                        </w:pPr>
                        <w:r>
                          <w:rPr>
                            <w:w w:val="99"/>
                          </w:rPr>
                          <w:t>Comprehensive</w:t>
                        </w:r>
                      </w:p>
                    </w:txbxContent>
                  </v:textbox>
                </v:rect>
                <v:rect id="Rectangle 6898" style="position:absolute;top:39841;width:11023;height:1504;visibility:visible;mso-wrap-style:square;v-text-anchor:top" o:spid="_x0000_s14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">
                  <v:textbox inset="0,0,0,0">
                    <w:txbxContent>
                      <w:p w:rsidR="00612B85" w:rsidRDefault="00EB15EF" w14:paraId="035837E7" w14:textId="77777777">
                        <w:pPr>
                          <w:spacing w:after="160" w:line="259" w:lineRule="auto"/>
                          <w:ind w:left="0" w:firstLine="0"/>
                          <w:jc w:val="left"/>
                        </w:pPr>
                        <w:r>
                          <w:t>Binder</w:t>
                        </w:r>
                        <w:r>
                          <w:rPr>
                            <w:spacing w:val="5"/>
                          </w:rPr>
                          <w:t xml:space="preserve"> </w:t>
                        </w:r>
                        <w:r>
                          <w:t>coverage</w:t>
                        </w:r>
                      </w:p>
                    </w:txbxContent>
                  </v:textbox>
                </v:rect>
                <v:shape id="Shape 6899" style="position:absolute;left:17970;top:39636;width:0;height:1518;visibility:visible;mso-wrap-style:square;v-text-anchor:top" coordsize="0,151828" o:spid="_x0000_s1468"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">
                  <v:stroke miterlimit="83231f" joinstyle="miter"/>
                  <v:path textboxrect="0,0,0,151828" arrowok="t"/>
                </v:shape>
                <v:rect id="Rectangle 49469" style="position:absolute;left:22269;top:39841;width:1683;height:1504;visibility:visible;mso-wrap-style:square;v-text-anchor:top" o:spid="_x0000_s14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">
                  <v:textbox inset="0,0,0,0">
                    <w:txbxContent>
                      <w:p w:rsidR="00612B85" w:rsidRDefault="00EB15EF" w14:paraId="0903FD93" w14:textId="77777777">
                        <w:pPr>
                          <w:spacing w:after="160" w:line="259" w:lineRule="auto"/>
                          <w:ind w:left="0" w:firstLine="0"/>
                          <w:jc w:val="left"/>
                        </w:pPr>
                        <w:r>
                          <w:rPr>
                            <w:w w:val="98"/>
                          </w:rPr>
                          <w:t>37</w:t>
                        </w:r>
                      </w:p>
                    </w:txbxContent>
                  </v:textbox>
                </v:rect>
                <v:rect id="Rectangle 49471" style="position:absolute;left:23534;top:39841;width:468;height:1504;visibility:visible;mso-wrap-style:square;v-text-anchor:top" o:spid="_x0000_s14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">
                  <v:textbox inset="0,0,0,0">
                    <w:txbxContent>
                      <w:p w:rsidR="00612B85" w:rsidRDefault="00EB15EF" w14:paraId="789702A3" w14:textId="77777777">
                        <w:pPr>
                          <w:spacing w:after="160" w:line="259" w:lineRule="auto"/>
                          <w:ind w:left="0" w:firstLine="0"/>
                          <w:jc w:val="left"/>
                        </w:pPr>
                        <w:r>
                          <w:rPr>
                            <w:w w:val="76"/>
                          </w:rPr>
                          <w:t>/</w:t>
                        </w:r>
                      </w:p>
                    </w:txbxContent>
                  </v:textbox>
                </v:rect>
                <v:rect id="Rectangle 49470" style="position:absolute;left:23886;top:39841;width:1683;height:1504;visibility:visible;mso-wrap-style:square;v-text-anchor:top" o:spid="_x0000_s14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">
                  <v:textbox inset="0,0,0,0">
                    <w:txbxContent>
                      <w:p w:rsidR="00612B85" w:rsidRDefault="00EB15EF" w14:paraId="1F392030" w14:textId="77777777">
                        <w:pPr>
                          <w:spacing w:after="160" w:line="259" w:lineRule="auto"/>
                          <w:ind w:left="0" w:firstLine="0"/>
                          <w:jc w:val="left"/>
                        </w:pPr>
                        <w:r>
                          <w:rPr>
                            <w:w w:val="98"/>
                          </w:rPr>
                          <w:t>37</w:t>
                        </w:r>
                      </w:p>
                    </w:txbxContent>
                  </v:textbox>
                </v:rect>
                <v:shape id="Shape 6901" style="position:absolute;left:29451;top:39636;width:0;height:1518;visibility:visible;mso-wrap-style:square;v-text-anchor:top" coordsize="0,151828" o:spid="_x0000_s1472"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">
                  <v:stroke miterlimit="83231f" joinstyle="miter"/>
                  <v:path textboxrect="0,0,0,151828" arrowok="t"/>
                </v:shape>
                <v:rect id="Rectangle 6902" style="position:absolute;left:30235;top:39841;width:24160;height:1504;visibility:visible;mso-wrap-style:square;v-text-anchor:top" o:spid="_x0000_s14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">
                  <v:textbox inset="0,0,0,0">
                    <w:txbxContent>
                      <w:p w:rsidR="00612B85" w:rsidRDefault="00EB15EF" w14:paraId="50F839F8" w14:textId="77777777">
                        <w:pPr>
                          <w:spacing w:after="160" w:line="259" w:lineRule="auto"/>
                          <w:ind w:left="0" w:firstLine="0"/>
                          <w:jc w:val="left"/>
                        </w:pPr>
                        <w:r>
                          <w:rPr>
                            <w:w w:val="97"/>
                          </w:rPr>
                          <w:t>Partial</w:t>
                        </w:r>
                        <w:r>
                          <w:rPr>
                            <w:spacing w:val="5"/>
                            <w:w w:val="97"/>
                          </w:rPr>
                          <w:t xml:space="preserve"> </w:t>
                        </w:r>
                        <w:r>
                          <w:rPr>
                            <w:w w:val="97"/>
                          </w:rPr>
                          <w:t>to</w:t>
                        </w:r>
                        <w:r>
                          <w:rPr>
                            <w:spacing w:val="5"/>
                            <w:w w:val="97"/>
                          </w:rPr>
                          <w:t xml:space="preserve"> </w:t>
                        </w:r>
                        <w:r>
                          <w:rPr>
                            <w:w w:val="97"/>
                          </w:rPr>
                          <w:t>the</w:t>
                        </w:r>
                        <w:r>
                          <w:rPr>
                            <w:spacing w:val="5"/>
                            <w:w w:val="97"/>
                          </w:rPr>
                          <w:t xml:space="preserve"> </w:t>
                        </w:r>
                        <w:r>
                          <w:rPr>
                            <w:w w:val="97"/>
                          </w:rPr>
                          <w:t>experimental</w:t>
                        </w:r>
                        <w:r>
                          <w:rPr>
                            <w:spacing w:val="5"/>
                            <w:w w:val="97"/>
                          </w:rPr>
                          <w:t xml:space="preserve"> </w:t>
                        </w:r>
                        <w:r>
                          <w:rPr>
                            <w:w w:val="97"/>
                          </w:rPr>
                          <w:t>selection</w:t>
                        </w:r>
                      </w:p>
                    </w:txbxContent>
                  </v:textbox>
                </v:rect>
                <v:shape id="Shape 6903" style="position:absolute;left:49185;top:39636;width:0;height:1518;visibility:visible;mso-wrap-style:square;v-text-anchor:top" coordsize="0,151828" o:spid="_x0000_s1474"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">
                  <v:stroke miterlimit="83231f" joinstyle="miter"/>
                  <v:path textboxrect="0,0,0,151828" arrowok="t"/>
                </v:shape>
                <v:rect id="Rectangle 49473" style="position:absolute;left:51867;top:39841;width:7845;height:1504;visibility:visible;mso-wrap-style:square;v-text-anchor:top" o:spid="_x0000_s14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">
                  <v:textbox inset="0,0,0,0">
                    <w:txbxContent>
                      <w:p w:rsidR="00612B85" w:rsidRDefault="00EB15EF" w14:paraId="5EDC6F59" w14:textId="77777777">
                        <w:pPr>
                          <w:spacing w:after="160" w:line="259" w:lineRule="auto"/>
                          <w:ind w:left="0" w:firstLine="0"/>
                          <w:jc w:val="left"/>
                        </w:pPr>
                        <w:r>
                          <w:rPr>
                            <w:w w:val="101"/>
                          </w:rPr>
                          <w:t>%</w:t>
                        </w:r>
                        <w:r>
                          <w:rPr>
                            <w:spacing w:val="5"/>
                            <w:w w:val="101"/>
                          </w:rPr>
                          <w:t xml:space="preserve"> </w:t>
                        </w:r>
                        <w:r>
                          <w:rPr>
                            <w:w w:val="101"/>
                          </w:rPr>
                          <w:t>coverage</w:t>
                        </w:r>
                      </w:p>
                    </w:txbxContent>
                  </v:textbox>
                </v:rect>
                <v:rect id="Rectangle 49472" style="position:absolute;left:49969;top:39841;width:2524;height:1504;visibility:visible;mso-wrap-style:square;v-text-anchor:top" o:spid="_x0000_s14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">
                  <v:textbox inset="0,0,0,0">
                    <w:txbxContent>
                      <w:p w:rsidR="00612B85" w:rsidRDefault="00EB15EF" w14:paraId="7863B65F" w14:textId="77777777">
                        <w:pPr>
                          <w:spacing w:after="160" w:line="259" w:lineRule="auto"/>
                          <w:ind w:left="0" w:firstLine="0"/>
                          <w:jc w:val="left"/>
                        </w:pPr>
                        <w:r>
                          <w:rPr>
                            <w:w w:val="98"/>
                          </w:rPr>
                          <w:t>100</w:t>
                        </w:r>
                      </w:p>
                    </w:txbxContent>
                  </v:textbox>
                </v:rect>
                <v:rect id="Rectangle 6905" style="position:absolute;top:41359;width:20371;height:1504;visibility:visible;mso-wrap-style:square;v-text-anchor:top" o:spid="_x0000_s14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">
                  <v:textbox inset="0,0,0,0">
                    <w:txbxContent>
                      <w:p w:rsidR="00612B85" w:rsidRDefault="00EB15EF" w14:paraId="3AA00457" w14:textId="77777777">
                        <w:pPr>
                          <w:spacing w:after="160" w:line="259" w:lineRule="auto"/>
                          <w:ind w:left="0" w:firstLine="0"/>
                          <w:jc w:val="left"/>
                        </w:pPr>
                        <w:r>
                          <w:rPr>
                            <w:w w:val="98"/>
                          </w:rPr>
                          <w:t>Single</w:t>
                        </w:r>
                        <w:r>
                          <w:rPr>
                            <w:spacing w:val="5"/>
                            <w:w w:val="98"/>
                          </w:rPr>
                          <w:t xml:space="preserve"> </w:t>
                        </w:r>
                        <w:r>
                          <w:rPr>
                            <w:w w:val="98"/>
                          </w:rPr>
                          <w:t>method</w:t>
                        </w:r>
                        <w:r>
                          <w:rPr>
                            <w:spacing w:val="5"/>
                            <w:w w:val="98"/>
                          </w:rPr>
                          <w:t xml:space="preserve"> </w:t>
                        </w:r>
                        <w:r>
                          <w:rPr>
                            <w:w w:val="98"/>
                          </w:rPr>
                          <w:t>coverage</w:t>
                        </w:r>
                        <w:r>
                          <w:rPr>
                            <w:spacing w:val="5"/>
                            <w:w w:val="98"/>
                          </w:rPr>
                          <w:t xml:space="preserve"> </w:t>
                        </w:r>
                        <w:r>
                          <w:rPr>
                            <w:w w:val="98"/>
                          </w:rPr>
                          <w:t>range</w:t>
                        </w:r>
                      </w:p>
                    </w:txbxContent>
                  </v:textbox>
                </v:rect>
                <v:shape id="Shape 6906" style="position:absolute;left:17970;top:41154;width:0;height:1518;visibility:visible;mso-wrap-style:square;v-text-anchor:top" coordsize="0,151828" o:spid="_x0000_s1478"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">
                  <v:stroke miterlimit="83231f" joinstyle="miter"/>
                  <v:path textboxrect="0,0,0,151828" arrowok="t"/>
                </v:shape>
                <v:rect id="Rectangle 49474" style="position:absolute;left:21707;top:41359;width:3926;height:1504;visibility:visible;mso-wrap-style:square;v-text-anchor:top" o:spid="_x0000_s14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">
                  <v:textbox inset="0,0,0,0">
                    <w:txbxContent>
                      <w:p w:rsidR="00612B85" w:rsidRDefault="00EB15EF" w14:paraId="5BE89E5D" w14:textId="77777777">
                        <w:pPr>
                          <w:spacing w:after="160" w:line="259" w:lineRule="auto"/>
                          <w:ind w:left="0" w:firstLine="0"/>
                          <w:jc w:val="left"/>
                        </w:pPr>
                        <w:r>
                          <w:rPr>
                            <w:w w:val="99"/>
                          </w:rPr>
                          <w:t>51-95</w:t>
                        </w:r>
                      </w:p>
                    </w:txbxContent>
                  </v:textbox>
                </v:rect>
                <v:rect id="Rectangle 49475" style="position:absolute;left:24659;top:41359;width:1402;height:1504;visibility:visible;mso-wrap-style:square;v-text-anchor:top" o:spid="_x0000_s14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">
                  <v:textbox inset="0,0,0,0">
                    <w:txbxContent>
                      <w:p w:rsidR="00612B85" w:rsidRDefault="00EB15EF" w14:paraId="4A17A4CD" w14:textId="77777777">
                        <w:pPr>
                          <w:spacing w:after="160" w:line="259" w:lineRule="auto"/>
                          <w:ind w:left="0" w:firstLine="0"/>
                          <w:jc w:val="left"/>
                        </w:pPr>
                        <w:r>
                          <w:rPr>
                            <w:w w:val="117"/>
                          </w:rPr>
                          <w:t>%</w:t>
                        </w:r>
                      </w:p>
                    </w:txbxContent>
                  </v:textbox>
                </v:rect>
                <v:shape id="Shape 6908" style="position:absolute;left:29451;top:41154;width:0;height:1518;visibility:visible;mso-wrap-style:square;v-text-anchor:top" coordsize="0,151828" o:spid="_x0000_s1481"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">
                  <v:stroke miterlimit="83231f" joinstyle="miter"/>
                  <v:path textboxrect="0,0,0,151828" arrowok="t"/>
                </v:shape>
                <v:rect id="Rectangle 6909" style="position:absolute;left:36103;top:41359;width:8551;height:1504;visibility:visible;mso-wrap-style:square;v-text-anchor:top" o:spid="_x0000_s14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">
                  <v:textbox inset="0,0,0,0">
                    <w:txbxContent>
                      <w:p w:rsidR="00612B85" w:rsidRDefault="00EB15EF" w14:paraId="517EEFC1" w14:textId="77777777">
                        <w:pPr>
                          <w:spacing w:after="160" w:line="259" w:lineRule="auto"/>
                          <w:ind w:left="0" w:firstLine="0"/>
                          <w:jc w:val="left"/>
                        </w:pPr>
                        <w:r>
                          <w:rPr>
                            <w:w w:val="95"/>
                          </w:rPr>
                          <w:t>Not</w:t>
                        </w:r>
                        <w:r>
                          <w:rPr>
                            <w:spacing w:val="5"/>
                            <w:w w:val="95"/>
                          </w:rPr>
                          <w:t xml:space="preserve"> </w:t>
                        </w:r>
                        <w:r>
                          <w:rPr>
                            <w:w w:val="95"/>
                          </w:rPr>
                          <w:t>reported</w:t>
                        </w:r>
                      </w:p>
                    </w:txbxContent>
                  </v:textbox>
                </v:rect>
                <v:shape id="Shape 6910" style="position:absolute;left:49185;top:41154;width:0;height:1518;visibility:visible;mso-wrap-style:square;v-text-anchor:top" coordsize="0,151828" o:spid="_x0000_s1483" filled="f" strokeweight=".14042mm" path="m,15182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">
                  <v:stroke miterlimit="83231f" joinstyle="miter"/>
                  <v:path textboxrect="0,0,0,151828" arrowok="t"/>
                </v:shape>
                <v:rect id="Rectangle 6911" style="position:absolute;left:49969;top:41359;width:10844;height:1504;visibility:visible;mso-wrap-style:square;v-text-anchor:top" o:spid="_x0000_s14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">
                  <v:textbox inset="0,0,0,0">
                    <w:txbxContent>
                      <w:p w:rsidR="00612B85" w:rsidRDefault="00EB15EF" w14:paraId="7E0E9177" w14:textId="77777777">
                        <w:pPr>
                          <w:spacing w:after="160" w:line="259" w:lineRule="auto"/>
                          <w:ind w:left="0" w:firstLine="0"/>
                          <w:jc w:val="left"/>
                        </w:pPr>
                        <w:r>
                          <w:rPr>
                            <w:w w:val="99"/>
                          </w:rPr>
                          <w:t>Complementary</w:t>
                        </w:r>
                      </w:p>
                    </w:txbxContent>
                  </v:textbox>
                </v:rect>
                <v:shape id="Shape 6912" style="position:absolute;top:42941;width:63885;height:0;visibility:visible;mso-wrap-style:square;v-text-anchor:top" coordsize="6388582,0" o:spid="_x0000_s1485" filled="f" strokeweight=".28117mm" path="m,l6388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">
                  <v:stroke miterlimit="83231f" joinstyle="miter"/>
                  <v:path textboxrect="0,0,6388582,0" arrowok="t"/>
                </v:shape>
                <w10:anchorlock/>
              </v:group>
            </w:pict>
          </mc:Fallback>
        </mc:AlternateContent>
      </w:r>
    </w:p>
    <w:p w14:paraId="0EA0C197" w14:textId="77777777" w:rsidR="00612B85" w:rsidRPr="000E30DB" w:rsidRDefault="00EB15EF">
      <w:pPr>
        <w:spacing w:after="3" w:line="265" w:lineRule="auto"/>
        <w:ind w:left="-5"/>
        <w:jc w:val="left"/>
        <w:rPr>
          <w:lang w:val="en-US"/>
        </w:rPr>
      </w:pPr>
      <w:r w:rsidRPr="000E30DB">
        <w:rPr>
          <w:sz w:val="16"/>
          <w:lang w:val="en-US"/>
        </w:rPr>
        <w:t>*representative comparison to Expitope, CrossDome, ARDiTox, iCross based on published literature.</w:t>
      </w:r>
    </w:p>
    <w:p w14:paraId="482F881C" w14:textId="77777777" w:rsidR="00612B85" w:rsidRPr="000E30DB" w:rsidRDefault="00EB15EF">
      <w:pPr>
        <w:spacing w:after="3" w:line="265" w:lineRule="auto"/>
        <w:ind w:left="-5"/>
        <w:jc w:val="left"/>
        <w:rPr>
          <w:lang w:val="en-US"/>
        </w:rPr>
      </w:pPr>
      <w:r w:rsidRPr="000E30DB">
        <w:rPr>
          <w:sz w:val="16"/>
          <w:lang w:val="en-US"/>
        </w:rPr>
        <w:t>** CrossDome and similar tools leverage large MS immunopeptidome datasets from HLA elution studies.</w:t>
      </w:r>
    </w:p>
    <w:p w14:paraId="6285743C" w14:textId="77777777" w:rsidR="00612B85" w:rsidRPr="000E30DB" w:rsidRDefault="00EB15EF">
      <w:pPr>
        <w:spacing w:after="3" w:line="265" w:lineRule="auto"/>
        <w:ind w:left="-5"/>
        <w:jc w:val="left"/>
        <w:rPr>
          <w:lang w:val="en-US"/>
        </w:rPr>
      </w:pPr>
      <w:r w:rsidRPr="000E30DB">
        <w:rPr>
          <w:sz w:val="16"/>
          <w:lang w:val="en-US"/>
        </w:rPr>
        <w:t>*** some tools (e.g., scrap) built directly on massive MS immunopeptidome own pool.</w:t>
      </w:r>
    </w:p>
    <w:p w14:paraId="34C90860" w14:textId="77777777" w:rsidR="00612B85" w:rsidRPr="000E30DB" w:rsidRDefault="00612B85">
      <w:pPr>
        <w:rPr>
          <w:lang w:val="en-US"/>
        </w:rPr>
        <w:sectPr w:rsidR="00612B85" w:rsidRPr="000E30DB">
          <w:footnotePr>
            <w:numRestart w:val="eachPage"/>
          </w:footnotePr>
          <w:type w:val="continuous"/>
          <w:pgSz w:w="12240" w:h="15840"/>
          <w:pgMar w:top="607" w:right="1037" w:bottom="2058" w:left="1037" w:header="720" w:footer="720" w:gutter="0"/>
          <w:cols w:space="720"/>
        </w:sectPr>
      </w:pPr>
    </w:p>
    <w:p w14:paraId="1F5317E7" w14:textId="24FA3947" w:rsidR="00612B85" w:rsidRPr="000E30DB" w:rsidRDefault="00EB15EF">
      <w:pPr>
        <w:spacing w:after="304"/>
        <w:ind w:left="-5"/>
        <w:rPr>
          <w:lang w:val="en-US"/>
        </w:rPr>
      </w:pPr>
      <w:r w:rsidRPr="000E30DB">
        <w:rPr>
          <w:lang w:val="en-US"/>
        </w:rPr>
        <w:t xml:space="preserve">We compared experimentally confirmed binders against the Bayesian evidence framework established in PrediTopes. Twelve binders were neither found in previously disclosed off-target lists nor in major MHC databases (IEDB, PEPREP), resulting in </w:t>
      </w:r>
      <w:ins w:id="76" w:author="Guenter Roth" w:date="2025-12-07T12:10:00Z" w16du:dateUtc="2025-12-07T11:10:00Z">
        <w:r w:rsidR="000153D2">
          <w:rPr>
            <w:lang w:val="en-US"/>
          </w:rPr>
          <w:t>v</w:t>
        </w:r>
      </w:ins>
      <w:del w:id="77" w:author="Guenter Roth" w:date="2025-12-07T12:10:00Z" w16du:dateUtc="2025-12-07T11:10:00Z">
        <w:r w:rsidRPr="000E30DB" w:rsidDel="000153D2">
          <w:rPr>
            <w:lang w:val="en-US"/>
          </w:rPr>
          <w:delText>V</w:delText>
        </w:r>
      </w:del>
      <w:r w:rsidRPr="000E30DB">
        <w:rPr>
          <w:lang w:val="en-US"/>
        </w:rPr>
        <w:t xml:space="preserve">ery </w:t>
      </w:r>
      <w:ins w:id="78" w:author="Guenter Roth" w:date="2025-12-07T12:10:00Z" w16du:dateUtc="2025-12-07T11:10:00Z">
        <w:r w:rsidR="000153D2">
          <w:rPr>
            <w:lang w:val="en-US"/>
          </w:rPr>
          <w:t>l</w:t>
        </w:r>
      </w:ins>
      <w:del w:id="79" w:author="Guenter Roth" w:date="2025-12-07T12:10:00Z" w16du:dateUtc="2025-12-07T11:10:00Z">
        <w:r w:rsidRPr="000E30DB" w:rsidDel="000153D2">
          <w:rPr>
            <w:lang w:val="en-US"/>
          </w:rPr>
          <w:delText>L</w:delText>
        </w:r>
      </w:del>
      <w:r w:rsidRPr="000E30DB">
        <w:rPr>
          <w:lang w:val="en-US"/>
        </w:rPr>
        <w:t xml:space="preserve">ow experimental evidence classification (Fig. </w:t>
      </w:r>
      <w:r w:rsidRPr="000E30DB">
        <w:rPr>
          <w:color w:val="0000FF"/>
          <w:lang w:val="en-US"/>
        </w:rPr>
        <w:t xml:space="preserve">6 </w:t>
      </w:r>
      <w:r w:rsidRPr="000E30DB">
        <w:rPr>
          <w:lang w:val="en-US"/>
        </w:rPr>
        <w:t>). Three of these were SNP-derived peptides described in the previous section. Among the remaining nine peptides, approximately half showed elevated expression across multiple tissues, while the other half exhibited expression levels comparable to the therapeutic target with tissue-specific elevation in placenta, esophagus, and choroid plexus.</w:t>
      </w:r>
    </w:p>
    <w:p w14:paraId="51C8C844" w14:textId="77777777" w:rsidR="00612B85" w:rsidRPr="000E30DB" w:rsidRDefault="00EB15EF">
      <w:pPr>
        <w:ind w:left="-5"/>
        <w:rPr>
          <w:lang w:val="en-US"/>
        </w:rPr>
      </w:pPr>
      <w:r w:rsidRPr="000E30DB">
        <w:rPr>
          <w:lang w:val="en-US"/>
        </w:rPr>
        <w:t>The three scoring approaches showed distinct patterns across the known and unknown peptides. While Bi-feature and Multi-feature methods ranked most cross-reactive peptides as high risk, Contextual evidence scoring predominantly assigned low risk to unknown peptides due to absence of prior empirical data. This divergence was particularly evident in the unknown binders set, where Bi-</w:t>
      </w:r>
      <w:r w:rsidRPr="000E30DB">
        <w:rPr>
          <w:lang w:val="en-US"/>
        </w:rPr>
        <w:t>feature relied on sequence similarity and affinity, Multi-feature incorporated physicochemical properties, and Contextual evidence reflected literature support. These complementary information sources enabled stratification of cross-reactivity risk based on different biological principles.</w:t>
      </w:r>
    </w:p>
    <w:p w14:paraId="1EB7C042" w14:textId="77777777" w:rsidR="00612B85" w:rsidRPr="000E30DB" w:rsidRDefault="00EB15EF">
      <w:pPr>
        <w:pStyle w:val="berschrift2"/>
        <w:spacing w:after="254"/>
        <w:ind w:left="-5" w:right="2401"/>
        <w:rPr>
          <w:lang w:val="en-US"/>
        </w:rPr>
      </w:pPr>
      <w:r w:rsidRPr="000E30DB">
        <w:rPr>
          <w:lang w:val="en-US"/>
        </w:rPr>
        <w:t>Discussion</w:t>
      </w:r>
    </w:p>
    <w:p w14:paraId="0A575881" w14:textId="39C4A405" w:rsidR="00612B85" w:rsidRPr="000E30DB" w:rsidRDefault="00EB15EF">
      <w:pPr>
        <w:ind w:left="-5"/>
        <w:rPr>
          <w:lang w:val="en-US"/>
        </w:rPr>
      </w:pPr>
      <w:commentRangeStart w:id="80"/>
      <w:r w:rsidRPr="000E30DB">
        <w:rPr>
          <w:lang w:val="en-US"/>
        </w:rPr>
        <w:t>Cross-reactivity of TCRm therapeutics against off</w:t>
      </w:r>
      <w:ins w:id="81" w:author="Jörg Birkenfeld" w:date="2025-12-06T11:41:00Z" w16du:dateUtc="2025-12-06T10:41:00Z">
        <w:r w:rsidR="00AC3A1A">
          <w:rPr>
            <w:lang w:val="en-US"/>
          </w:rPr>
          <w:t>-</w:t>
        </w:r>
      </w:ins>
      <w:r w:rsidRPr="000E30DB">
        <w:rPr>
          <w:lang w:val="en-US"/>
        </w:rPr>
        <w:t xml:space="preserve">targets arises from multiple partially independent factors: sequence similarity, anchor preservation, HLA presentation, physicochemical compatibility and genetic variation. </w:t>
      </w:r>
      <w:commentRangeEnd w:id="80"/>
      <w:r w:rsidR="0016246C" w:rsidRPr="000E30DB">
        <w:rPr>
          <w:rStyle w:val="Kommentarzeichen"/>
          <w:sz w:val="20"/>
          <w:szCs w:val="24"/>
          <w:lang w:val="en-US"/>
        </w:rPr>
        <w:commentReference w:id="80"/>
      </w:r>
      <w:r w:rsidRPr="000E30DB">
        <w:rPr>
          <w:lang w:val="en-US"/>
        </w:rPr>
        <w:t xml:space="preserve">EpiTox was designed around this multidimensional reality, integrating broad peptide discovery, contextual evidence, and complementary scoring strategies (Fig. </w:t>
      </w:r>
      <w:r w:rsidRPr="000E30DB">
        <w:rPr>
          <w:color w:val="0000FF"/>
          <w:lang w:val="en-US"/>
        </w:rPr>
        <w:t>1</w:t>
      </w:r>
      <w:r w:rsidRPr="000E30DB">
        <w:rPr>
          <w:lang w:val="en-US"/>
        </w:rPr>
        <w:t xml:space="preserve">, Table. </w:t>
      </w:r>
      <w:r w:rsidRPr="000E30DB">
        <w:rPr>
          <w:color w:val="0000FF"/>
          <w:lang w:val="en-US"/>
        </w:rPr>
        <w:t>3</w:t>
      </w:r>
      <w:r w:rsidRPr="000E30DB">
        <w:rPr>
          <w:lang w:val="en-US"/>
        </w:rPr>
        <w:t xml:space="preserve">). Rather than treating complexity as a hurdle, our platform leverages it to reveal patterns of cross-reactivity that simpler approaches would miss. FindTopes identified 18 of 19 previously reported peptides, validating our approach (Fig. </w:t>
      </w:r>
      <w:r w:rsidRPr="000E30DB">
        <w:rPr>
          <w:color w:val="0000FF"/>
          <w:lang w:val="en-US"/>
        </w:rPr>
        <w:t>2</w:t>
      </w:r>
      <w:r w:rsidRPr="000E30DB">
        <w:rPr>
          <w:lang w:val="en-US"/>
        </w:rPr>
        <w:t xml:space="preserve">.B, Supplementary Table 3). Target position template (TPT) </w:t>
      </w:r>
      <w:r w:rsidRPr="000E30DB">
        <w:rPr>
          <w:lang w:val="en-US"/>
        </w:rPr>
        <w:lastRenderedPageBreak/>
        <w:t xml:space="preserve">mismatch analysis showed that 19% of off-targets retained intact anchor positions (Fig. </w:t>
      </w:r>
      <w:r w:rsidRPr="000E30DB">
        <w:rPr>
          <w:color w:val="0000FF"/>
          <w:lang w:val="en-US"/>
        </w:rPr>
        <w:t>2</w:t>
      </w:r>
      <w:r w:rsidRPr="000E30DB">
        <w:rPr>
          <w:lang w:val="en-US"/>
        </w:rPr>
        <w:t>.C), consistent with predicted HLA complex formation. Cases such as MAGE</w:t>
      </w:r>
      <w:del w:id="82" w:author="Guenter Roth" w:date="2025-12-07T12:10:00Z" w16du:dateUtc="2025-12-07T11:10:00Z">
        <w:r w:rsidRPr="000E30DB" w:rsidDel="000153D2">
          <w:rPr>
            <w:lang w:val="en-US"/>
          </w:rPr>
          <w:delText>-</w:delText>
        </w:r>
      </w:del>
      <w:r w:rsidRPr="000E30DB">
        <w:rPr>
          <w:lang w:val="en-US"/>
        </w:rPr>
        <w:t>A12 and EPS8L2 underscore the biological relevance of anchor-preserved sequences, while PPP2R1B-GIAELVHFS illustrates how mismatches exclusively at anchor positions compromise binding (KD = 1313.3 nM, was not bound by the antibody). In practice, this multidimensional approach was evident in our experimental screening of a</w:t>
      </w:r>
      <w:ins w:id="83" w:author="Jörg Birkenfeld" w:date="2025-12-06T11:46:00Z" w16du:dateUtc="2025-12-06T10:46:00Z">
        <w:r w:rsidR="00D12D07">
          <w:rPr>
            <w:lang w:val="en-US"/>
          </w:rPr>
          <w:t>n</w:t>
        </w:r>
      </w:ins>
      <w:r w:rsidRPr="000E30DB">
        <w:rPr>
          <w:lang w:val="en-US"/>
        </w:rPr>
        <w:t xml:space="preserve"> anti-MAGE-A3 TCRm against 538 different peptide HLA complexes (Fig. </w:t>
      </w:r>
      <w:r w:rsidRPr="000E30DB">
        <w:rPr>
          <w:color w:val="0000FF"/>
          <w:lang w:val="en-US"/>
        </w:rPr>
        <w:t>5</w:t>
      </w:r>
      <w:r w:rsidRPr="000E30DB">
        <w:rPr>
          <w:lang w:val="en-US"/>
        </w:rPr>
        <w:t>.B). 171 selected for antibody binding profile characterization and 373 represent-</w:t>
      </w:r>
    </w:p>
    <w:p w14:paraId="53EB0D00" w14:textId="77777777" w:rsidR="00612B85" w:rsidRPr="000E30DB" w:rsidRDefault="00612B85">
      <w:pPr>
        <w:rPr>
          <w:lang w:val="en-US"/>
        </w:rPr>
        <w:sectPr w:rsidR="00612B85" w:rsidRPr="000E30DB">
          <w:footnotePr>
            <w:numRestart w:val="eachPage"/>
          </w:footnotePr>
          <w:type w:val="continuous"/>
          <w:pgSz w:w="12240" w:h="15840"/>
          <w:pgMar w:top="1440" w:right="1127" w:bottom="1440" w:left="1037" w:header="720" w:footer="720" w:gutter="0"/>
          <w:cols w:num="2" w:space="397"/>
        </w:sectPr>
      </w:pPr>
    </w:p>
    <w:p w14:paraId="7B5EA56B" w14:textId="77777777" w:rsidR="00612B85" w:rsidRPr="000E30DB" w:rsidRDefault="00EB15EF">
      <w:pPr>
        <w:spacing w:after="399" w:line="265" w:lineRule="auto"/>
        <w:ind w:left="100"/>
        <w:jc w:val="left"/>
        <w:rPr>
          <w:lang w:val="en-US"/>
        </w:rPr>
      </w:pPr>
      <w:r w:rsidRPr="000E30DB">
        <w:rPr>
          <w:sz w:val="16"/>
          <w:lang w:val="en-US"/>
        </w:rPr>
        <w:lastRenderedPageBreak/>
        <w:t>Conclusions</w:t>
      </w:r>
    </w:p>
    <w:p w14:paraId="78FCF3B4" w14:textId="77777777" w:rsidR="00612B85" w:rsidRPr="000E30DB" w:rsidRDefault="00EB15EF">
      <w:pPr>
        <w:ind w:left="100"/>
        <w:rPr>
          <w:lang w:val="en-US"/>
        </w:rPr>
      </w:pPr>
      <w:r w:rsidRPr="000E30DB">
        <w:rPr>
          <w:lang w:val="en-US"/>
        </w:rPr>
        <w:t xml:space="preserve">ing our heterogeneous off-target discovery pool, with some overlap between the two sets. From the 373 peptides in our discovery pool, 37 (9.9%) were confirmed cross-reactive to this specific antibody, including 11 previously reported offtargets (Fig. </w:t>
      </w:r>
      <w:r w:rsidRPr="000E30DB">
        <w:rPr>
          <w:color w:val="0000FF"/>
          <w:lang w:val="en-US"/>
        </w:rPr>
        <w:t>6</w:t>
      </w:r>
      <w:r w:rsidRPr="000E30DB">
        <w:rPr>
          <w:lang w:val="en-US"/>
        </w:rPr>
        <w:t xml:space="preserve">, left panel). The multidimensional scoring framework highlights the heterogeneity of cross-reactivity mechanisms. Bi-feature score captured most binders, reflecting high sequence similarity or predicted HLA affinity. Multi-feature score identified a subset of peptides with strong physicochemical similarity, while Evidence-based was absent or low for many novel candidates (Fig. </w:t>
      </w:r>
      <w:r w:rsidRPr="000E30DB">
        <w:rPr>
          <w:color w:val="0000FF"/>
          <w:lang w:val="en-US"/>
        </w:rPr>
        <w:t xml:space="preserve">6 </w:t>
      </w:r>
      <w:r w:rsidRPr="000E30DB">
        <w:rPr>
          <w:lang w:val="en-US"/>
        </w:rPr>
        <w:t xml:space="preserve">right panel), as expected due to lack of prior experimental data. </w:t>
      </w:r>
      <w:r w:rsidRPr="00D12D07">
        <w:rPr>
          <w:iCs/>
          <w:lang w:val="en-US"/>
          <w:rPrChange w:id="84" w:author="Jörg Birkenfeld" w:date="2025-12-06T11:46:00Z" w16du:dateUtc="2025-12-06T10:46:00Z">
            <w:rPr>
              <w:i/>
              <w:lang w:val="en-US"/>
            </w:rPr>
          </w:rPrChange>
        </w:rPr>
        <w:t>It is important to emphasize that off-target binding is TCRm specific and that binding profiles change based on the tested TCRm</w:t>
      </w:r>
      <w:r w:rsidRPr="000E30DB">
        <w:rPr>
          <w:i/>
          <w:lang w:val="en-US"/>
        </w:rPr>
        <w:t xml:space="preserve">. </w:t>
      </w:r>
      <w:r w:rsidRPr="000E30DB">
        <w:rPr>
          <w:lang w:val="en-US"/>
        </w:rPr>
        <w:t>Notably, only 6 of 37 binders ranked high across all three metrics, whereas many binders exhibited divergence among dimensions. This divergence illustrates that true off-targets can manifest through distinct mechanisms, sequence conservation, physiochemical mimicry, genetic variation or evidence prior evidence information, proving that multidimensional assessment is necessary to capture the full landscape. For instance, 12/37 novel peptides with low contextual evidence were still validated experimentally as potential physiologically relevant off-targets, demonstrating the predictive value of the three metrics, even when prior data are unavailable. Genetic variants are rarely integrated systematically into off-target discovery, leaving a critical gap in identifying risks before clinical manifestation (</w:t>
      </w:r>
      <w:r w:rsidRPr="000E30DB">
        <w:rPr>
          <w:color w:val="0000FF"/>
          <w:lang w:val="en-US"/>
        </w:rPr>
        <w:t>3</w:t>
      </w:r>
      <w:r w:rsidRPr="000E30DB">
        <w:rPr>
          <w:lang w:val="en-US"/>
        </w:rPr>
        <w:t>). We screened 150 SNP-derived peptides (10% of the pool), the first empirical assessment of SNPs in TCRm off-target screening (</w:t>
      </w:r>
      <w:r w:rsidRPr="000E30DB">
        <w:rPr>
          <w:color w:val="0000FF"/>
          <w:lang w:val="en-US"/>
        </w:rPr>
        <w:t>3</w:t>
      </w:r>
      <w:r w:rsidRPr="000E30DB">
        <w:rPr>
          <w:lang w:val="en-US"/>
        </w:rPr>
        <w:t xml:space="preserve">). Most of the SNP-derived peptides (83%) contained backbone or anchor alterations, while 17% retained intact anchors similar to the overall predicted pool (Fig. </w:t>
      </w:r>
      <w:r w:rsidRPr="000E30DB">
        <w:rPr>
          <w:color w:val="0000FF"/>
          <w:lang w:val="en-US"/>
        </w:rPr>
        <w:t>2</w:t>
      </w:r>
      <w:r w:rsidRPr="000E30DB">
        <w:rPr>
          <w:lang w:val="en-US"/>
        </w:rPr>
        <w:t xml:space="preserve">.B &amp; Fig. </w:t>
      </w:r>
      <w:r w:rsidRPr="000E30DB">
        <w:rPr>
          <w:color w:val="0000FF"/>
          <w:lang w:val="en-US"/>
        </w:rPr>
        <w:t>6</w:t>
      </w:r>
      <w:r w:rsidRPr="000E30DB">
        <w:rPr>
          <w:lang w:val="en-US"/>
        </w:rPr>
        <w:t xml:space="preserve">). Experimental evaluation of 35 SNP-derived peptides identified three binders, two with antibody affinities exceeding the target peptide (see Results: </w:t>
      </w:r>
      <w:r w:rsidRPr="000E30DB">
        <w:rPr>
          <w:color w:val="0000FF"/>
          <w:lang w:val="en-US"/>
        </w:rPr>
        <w:t>5</w:t>
      </w:r>
      <w:r w:rsidRPr="000E30DB">
        <w:rPr>
          <w:lang w:val="en-US"/>
        </w:rPr>
        <w:t>). These off-targets would only manifest in individuals carrying specific SNPs, highlighting how early SNP integration informs antibody optimization and enables safer, population-conscious therapeutics. Our evidence framework further addresses data incompleteness and MHC database bias by assigning posterior probabilities rather than binary inclusion/exclusion. This approach differentiates identical sequences in distinct protein contexts (e.g.,</w:t>
      </w:r>
    </w:p>
    <w:p w14:paraId="1B1E27B8" w14:textId="17BF79D6" w:rsidR="00612B85" w:rsidRPr="000E30DB" w:rsidRDefault="00EB15EF">
      <w:pPr>
        <w:spacing w:after="311"/>
        <w:ind w:left="100"/>
        <w:rPr>
          <w:lang w:val="en-US"/>
        </w:rPr>
      </w:pPr>
      <w:r w:rsidRPr="000E30DB">
        <w:rPr>
          <w:lang w:val="en-US"/>
        </w:rPr>
        <w:t xml:space="preserve">MAGE-A3 vs. MAGE-A9, </w:t>
      </w:r>
      <w:r w:rsidRPr="000E30DB">
        <w:rPr>
          <w:color w:val="0000FF"/>
          <w:lang w:val="en-US"/>
        </w:rPr>
        <w:t xml:space="preserve">5 </w:t>
      </w:r>
      <w:r w:rsidRPr="000E30DB">
        <w:rPr>
          <w:lang w:val="en-US"/>
        </w:rPr>
        <w:t>Supplementary Table 7), revealing biologically meaningful differences that sequence</w:t>
      </w:r>
      <w:ins w:id="85" w:author="Jörg Birkenfeld" w:date="2025-12-06T11:47:00Z" w16du:dateUtc="2025-12-06T10:47:00Z">
        <w:r w:rsidR="00002ED3">
          <w:rPr>
            <w:lang w:val="en-US"/>
          </w:rPr>
          <w:t>-</w:t>
        </w:r>
      </w:ins>
      <w:r w:rsidRPr="000E30DB">
        <w:rPr>
          <w:lang w:val="en-US"/>
        </w:rPr>
        <w:t xml:space="preserve">based (and structural) methods alone would miss. Experimental validation confirmed the value of this probabilistic approach: 15 of 37 binders (40.5%) originated from the Very Low evidence tier (23.08% posterior probability), including three previously reported MAGE-A3 </w:t>
      </w:r>
      <w:r w:rsidRPr="000E30DB">
        <w:rPr>
          <w:lang w:val="en-US"/>
        </w:rPr>
        <w:t xml:space="preserve">off-targets (Fig. </w:t>
      </w:r>
      <w:r w:rsidRPr="000E30DB">
        <w:rPr>
          <w:color w:val="0000FF"/>
          <w:lang w:val="en-US"/>
        </w:rPr>
        <w:t>6</w:t>
      </w:r>
      <w:r w:rsidRPr="000E30DB">
        <w:rPr>
          <w:lang w:val="en-US"/>
        </w:rPr>
        <w:t xml:space="preserve">, left panel) and 12 putative novel discoveries, three of which were SNP-derived peptides (Fig. </w:t>
      </w:r>
      <w:r w:rsidRPr="000E30DB">
        <w:rPr>
          <w:color w:val="0000FF"/>
          <w:lang w:val="en-US"/>
        </w:rPr>
        <w:t>6</w:t>
      </w:r>
      <w:r w:rsidRPr="000E30DB">
        <w:rPr>
          <w:lang w:val="en-US"/>
        </w:rPr>
        <w:t xml:space="preserve">, right panel). This demonstrates convergence between two independent bias-mitigation strategies: systematic SNP integration and Bayesian handling of data incompleteness. These results highlight three key features: (1) calibrated uncertainty without dismissal, (2) discovery potential from under-studied peptides, and (3) added value beyond database-only methods (Fig. </w:t>
      </w:r>
      <w:r w:rsidRPr="000E30DB">
        <w:rPr>
          <w:color w:val="0000FF"/>
          <w:lang w:val="en-US"/>
        </w:rPr>
        <w:t>3</w:t>
      </w:r>
      <w:r w:rsidRPr="000E30DB">
        <w:rPr>
          <w:lang w:val="en-US"/>
        </w:rPr>
        <w:t xml:space="preserve">). Overall, the framework appropriately balances high confidence in experimentally supported peptides (High tier: 99.74%) with cautious but non-dismissive evaluation of low-evidence peptides, enabling both precision and discovery. Across modules, the multidimensional scoring strategy revealed a consistent pattern: peptides confirmed experimentally often scored high in at least one risk dimension, while divergence among metrics highlighted context-dependent vulnerabilities. For example, Q15546-KVVELFFYL showed strong Bi-feature and experimental evidence but low Multi-feature, whereas Q9UII4LVAELVGYR exhibited the opposite profile (Fig. </w:t>
      </w:r>
      <w:r w:rsidRPr="000E30DB">
        <w:rPr>
          <w:color w:val="0000FF"/>
          <w:lang w:val="en-US"/>
        </w:rPr>
        <w:t>6</w:t>
      </w:r>
      <w:r w:rsidRPr="000E30DB">
        <w:rPr>
          <w:lang w:val="en-US"/>
        </w:rPr>
        <w:t>). These cases illustrate that no single metric captures the full spectrum of cross-reactivity, and that systematic combination uncovers subtle patterns of risk. These results demonstrate EpiTox’s ability to capture cross-reactivity, although they do not guarantee universal performance. Validation using an independent TCRm targeting a different antigen</w:t>
      </w:r>
      <w:ins w:id="86" w:author="Jörg Birkenfeld" w:date="2025-12-06T11:50:00Z" w16du:dateUtc="2025-12-06T10:50:00Z">
        <w:r w:rsidR="00B84EE5">
          <w:rPr>
            <w:lang w:val="en-US"/>
          </w:rPr>
          <w:t xml:space="preserve"> MAGE-A4</w:t>
        </w:r>
      </w:ins>
      <w:r w:rsidRPr="000E30DB">
        <w:rPr>
          <w:lang w:val="en-US"/>
        </w:rPr>
        <w:t xml:space="preserve"> (</w:t>
      </w:r>
      <w:del w:id="87" w:author="Jörg Birkenfeld" w:date="2025-12-06T11:51:00Z" w16du:dateUtc="2025-12-06T10:51:00Z">
        <w:r w:rsidRPr="000E30DB" w:rsidDel="006704A4">
          <w:rPr>
            <w:lang w:val="en-US"/>
          </w:rPr>
          <w:delText xml:space="preserve">EpiPredict </w:delText>
        </w:r>
      </w:del>
      <w:del w:id="88" w:author="Jörg Birkenfeld" w:date="2025-12-06T11:52:00Z" w16du:dateUtc="2025-12-06T10:52:00Z">
        <w:r w:rsidRPr="000E30DB" w:rsidDel="006704A4">
          <w:rPr>
            <w:lang w:val="en-US"/>
          </w:rPr>
          <w:delText>(</w:delText>
        </w:r>
      </w:del>
      <w:r w:rsidRPr="000E30DB">
        <w:rPr>
          <w:color w:val="0000FF"/>
          <w:lang w:val="en-US"/>
        </w:rPr>
        <w:t>17</w:t>
      </w:r>
      <w:r w:rsidRPr="000E30DB">
        <w:rPr>
          <w:lang w:val="en-US"/>
        </w:rPr>
        <w:t>)) confirmed consistent identification of experimentally verified off-targets</w:t>
      </w:r>
      <w:ins w:id="89" w:author="Jörg Birkenfeld" w:date="2025-12-06T11:51:00Z" w16du:dateUtc="2025-12-06T10:51:00Z">
        <w:r w:rsidR="00846E4B">
          <w:rPr>
            <w:lang w:val="en-US"/>
          </w:rPr>
          <w:t xml:space="preserve"> by EpiTox</w:t>
        </w:r>
      </w:ins>
      <w:r w:rsidRPr="000E30DB">
        <w:rPr>
          <w:lang w:val="en-US"/>
        </w:rPr>
        <w:t>, supporting the broader applicability of the approach. However, even with flexible search parameters, sequence-based off-target identification suffers from a founder effect: peptides that are highly dissimilar and fall beyond predefined similarity thresholds will be missed. In the same study, EpiPredict</w:t>
      </w:r>
      <w:ins w:id="90" w:author="Jörg Birkenfeld" w:date="2025-12-06T11:52:00Z" w16du:dateUtc="2025-12-06T10:52:00Z">
        <w:r w:rsidR="00E02146">
          <w:rPr>
            <w:lang w:val="en-US"/>
          </w:rPr>
          <w:t xml:space="preserve">, </w:t>
        </w:r>
      </w:ins>
      <w:ins w:id="91" w:author="Jörg Birkenfeld" w:date="2025-12-06T11:55:00Z" w16du:dateUtc="2025-12-06T10:55:00Z">
        <w:r w:rsidR="00CB3C32">
          <w:rPr>
            <w:lang w:val="en-US"/>
          </w:rPr>
          <w:t xml:space="preserve">a </w:t>
        </w:r>
        <w:r w:rsidR="00CB3C32" w:rsidRPr="00CB3C32">
          <w:rPr>
            <w:lang w:val="en-US"/>
          </w:rPr>
          <w:t>TCRm-specific machine learning framework trained on high-throughput kinetic off-target screening data</w:t>
        </w:r>
        <w:r w:rsidR="00A76EFC">
          <w:rPr>
            <w:lang w:val="en-US"/>
          </w:rPr>
          <w:t xml:space="preserve"> </w:t>
        </w:r>
      </w:ins>
      <w:del w:id="92" w:author="Jörg Birkenfeld" w:date="2025-12-06T11:55:00Z" w16du:dateUtc="2025-12-06T10:55:00Z">
        <w:r w:rsidRPr="000E30DB" w:rsidDel="00CB3C32">
          <w:rPr>
            <w:lang w:val="en-US"/>
          </w:rPr>
          <w:delText xml:space="preserve"> </w:delText>
        </w:r>
      </w:del>
      <w:r w:rsidRPr="000E30DB">
        <w:rPr>
          <w:lang w:val="en-US"/>
        </w:rPr>
        <w:t>addresses this limitation by predicting functionally relevant, sequence-unrelated off-targets. Both EpiTox and EpiPredict are integrated into ValidaTe, a comprehensive and unbiased framework for assessing off-target risk in TCRm therapeutics</w:t>
      </w:r>
      <w:ins w:id="93" w:author="Jörg Birkenfeld" w:date="2025-12-06T12:17:00Z" w16du:dateUtc="2025-12-06T11:17:00Z">
        <w:r w:rsidR="00B87430">
          <w:rPr>
            <w:lang w:val="en-US"/>
          </w:rPr>
          <w:t xml:space="preserve"> (manuscript in preparation)</w:t>
        </w:r>
      </w:ins>
      <w:r w:rsidRPr="000E30DB">
        <w:rPr>
          <w:lang w:val="en-US"/>
        </w:rPr>
        <w:t>.</w:t>
      </w:r>
    </w:p>
    <w:p w14:paraId="6EE683E6" w14:textId="77777777" w:rsidR="00612B85" w:rsidRPr="000E30DB" w:rsidRDefault="00EB15EF">
      <w:pPr>
        <w:pStyle w:val="berschrift2"/>
        <w:ind w:left="-5" w:right="2401"/>
        <w:rPr>
          <w:lang w:val="en-US"/>
        </w:rPr>
      </w:pPr>
      <w:r w:rsidRPr="000E30DB">
        <w:rPr>
          <w:lang w:val="en-US"/>
        </w:rPr>
        <w:t>Conclusions</w:t>
      </w:r>
    </w:p>
    <w:p w14:paraId="1C5F0864" w14:textId="77777777" w:rsidR="00612B85" w:rsidRPr="000E30DB" w:rsidRDefault="00EB15EF">
      <w:pPr>
        <w:ind w:left="-5"/>
        <w:rPr>
          <w:lang w:val="en-US"/>
        </w:rPr>
      </w:pPr>
      <w:r w:rsidRPr="000E30DB">
        <w:rPr>
          <w:lang w:val="en-US"/>
        </w:rPr>
        <w:t>TCRm cross-reactivity arises from multiple partially independent factors including sequence similarity, anchor preservation, HLA presentation, physicochemical compatibility, and genetic variation. EpiTox addresses this multidimensional challenge through integrated scoring strategies that reveal cross-reactivity patterns missed by single-metric approaches.</w:t>
      </w:r>
    </w:p>
    <w:p w14:paraId="04D1A54B" w14:textId="77777777" w:rsidR="00612B85" w:rsidRPr="000E30DB" w:rsidRDefault="00EB15EF">
      <w:pPr>
        <w:ind w:left="-5"/>
        <w:rPr>
          <w:lang w:val="en-US"/>
        </w:rPr>
      </w:pPr>
      <w:r w:rsidRPr="000E30DB">
        <w:rPr>
          <w:lang w:val="en-US"/>
        </w:rPr>
        <w:t xml:space="preserve">Experimental validation demonstrated the framework’s practical value. Screening 538 peptide-HLA complexes against an anti-MAGE-A3 TCRm identified 37 binders, including 26 novel candidates. Only 6 of 37 binders ranked high across all three metrics, confirming that off-targets </w:t>
      </w:r>
      <w:r w:rsidRPr="000E30DB">
        <w:rPr>
          <w:lang w:val="en-US"/>
        </w:rPr>
        <w:lastRenderedPageBreak/>
        <w:t>manifest through distinct mechanisms and that multidimensional assessment is essential for comprehensive risk capture.</w:t>
      </w:r>
    </w:p>
    <w:p w14:paraId="79BEF43A" w14:textId="33753D21" w:rsidR="00612B85" w:rsidRPr="000E30DB" w:rsidRDefault="00EB15EF">
      <w:pPr>
        <w:ind w:left="-5"/>
        <w:rPr>
          <w:lang w:val="en-US"/>
        </w:rPr>
      </w:pPr>
      <w:r w:rsidRPr="000E30DB">
        <w:rPr>
          <w:lang w:val="en-US"/>
        </w:rPr>
        <w:t xml:space="preserve">Two key advances distinguish EpiTox: systematic SNP integration and Bayesian evidence handling. Screening 150 SNP-derived peptides identified three binders, two exceeding target affinity, revealing population-specific risks. Meanwhile, 40.5% of confirmed binders originated from the </w:t>
      </w:r>
      <w:ins w:id="94" w:author="Guenter Roth" w:date="2025-12-07T12:11:00Z" w16du:dateUtc="2025-12-07T11:11:00Z">
        <w:r w:rsidR="000153D2">
          <w:rPr>
            <w:lang w:val="en-US"/>
          </w:rPr>
          <w:t>v</w:t>
        </w:r>
      </w:ins>
      <w:del w:id="95" w:author="Guenter Roth" w:date="2025-12-07T12:11:00Z" w16du:dateUtc="2025-12-07T11:11:00Z">
        <w:r w:rsidRPr="000E30DB" w:rsidDel="000153D2">
          <w:rPr>
            <w:lang w:val="en-US"/>
          </w:rPr>
          <w:delText>V</w:delText>
        </w:r>
      </w:del>
      <w:r w:rsidRPr="000E30DB">
        <w:rPr>
          <w:lang w:val="en-US"/>
        </w:rPr>
        <w:t xml:space="preserve">ery </w:t>
      </w:r>
      <w:ins w:id="96" w:author="Guenter Roth" w:date="2025-12-07T12:11:00Z" w16du:dateUtc="2025-12-07T11:11:00Z">
        <w:r w:rsidR="000153D2">
          <w:rPr>
            <w:lang w:val="en-US"/>
          </w:rPr>
          <w:t>l</w:t>
        </w:r>
      </w:ins>
      <w:del w:id="97" w:author="Guenter Roth" w:date="2025-12-07T12:11:00Z" w16du:dateUtc="2025-12-07T11:11:00Z">
        <w:r w:rsidRPr="000E30DB" w:rsidDel="000153D2">
          <w:rPr>
            <w:lang w:val="en-US"/>
          </w:rPr>
          <w:delText>L</w:delText>
        </w:r>
      </w:del>
      <w:r w:rsidRPr="000E30DB">
        <w:rPr>
          <w:lang w:val="en-US"/>
        </w:rPr>
        <w:t>ow evidence tier, demonstrating that calibrated uncertainty enables discovery from understudied peptides without sacrificing precision.</w:t>
      </w:r>
    </w:p>
    <w:p w14:paraId="2DAC47F0" w14:textId="77777777" w:rsidR="00612B85" w:rsidRPr="000E30DB" w:rsidRDefault="00EB15EF">
      <w:pPr>
        <w:spacing w:after="119"/>
        <w:ind w:left="-5"/>
        <w:rPr>
          <w:lang w:val="en-US"/>
        </w:rPr>
      </w:pPr>
      <w:r w:rsidRPr="000E30DB">
        <w:rPr>
          <w:lang w:val="en-US"/>
        </w:rPr>
        <w:t>While sequence-based searches introduce inherent limitations, validation with an independent TCRm confirmed consistent off-target identification. EpiTox is integrated into ValidaTe, which addresses the founder effect through complementary prediction of sequence-unrelated off-targets. By combining systematic peptide discovery, genetic variation, and multidimensional scoring, EpiTox enables more complete risk assessment and supports development of safer TCRm therapeutics.</w:t>
      </w:r>
    </w:p>
    <w:p w14:paraId="45508732" w14:textId="77777777" w:rsidR="00612B85" w:rsidRPr="000E30DB" w:rsidRDefault="00EB15EF">
      <w:pPr>
        <w:spacing w:after="0" w:line="259" w:lineRule="auto"/>
        <w:ind w:left="-5"/>
        <w:jc w:val="left"/>
        <w:rPr>
          <w:lang w:val="en-US"/>
        </w:rPr>
      </w:pPr>
      <w:r w:rsidRPr="000E30DB">
        <w:rPr>
          <w:b/>
          <w:sz w:val="13"/>
          <w:lang w:val="en-US"/>
        </w:rPr>
        <w:t>ACKNOWLEDGEMENTS</w:t>
      </w:r>
    </w:p>
    <w:p w14:paraId="3D5F6E2B" w14:textId="77777777" w:rsidR="00612B85" w:rsidRPr="000E30DB" w:rsidRDefault="00EB15EF">
      <w:pPr>
        <w:spacing w:after="238" w:line="271" w:lineRule="auto"/>
        <w:ind w:left="-5"/>
        <w:rPr>
          <w:lang w:val="en-US"/>
        </w:rPr>
      </w:pPr>
      <w:r w:rsidRPr="000E30DB">
        <w:rPr>
          <w:sz w:val="13"/>
          <w:lang w:val="en-US"/>
        </w:rPr>
        <w:t>AI use: GPT-4, GPT-5 and Claude Sonnet 4 models were employed exclusively for language refinement during manuscript preparation.</w:t>
      </w:r>
    </w:p>
    <w:p w14:paraId="11123BC5" w14:textId="77777777" w:rsidR="00612B85" w:rsidRPr="000E30DB" w:rsidRDefault="00EB15EF">
      <w:pPr>
        <w:spacing w:after="277"/>
        <w:ind w:left="-5"/>
        <w:rPr>
          <w:lang w:val="en-US"/>
        </w:rPr>
      </w:pPr>
      <w:r w:rsidRPr="000E30DB">
        <w:rPr>
          <w:b/>
          <w:sz w:val="17"/>
          <w:lang w:val="en-US"/>
        </w:rPr>
        <w:t xml:space="preserve">Author contributions statement </w:t>
      </w:r>
      <w:r w:rsidRPr="000E30DB">
        <w:rPr>
          <w:lang w:val="en-US"/>
        </w:rPr>
        <w:t>H.A.*, S.S., and O.S. developed the conceptual design and overall architecture of the EpiTox workflow. The implementation, development, and integration of the computational pipeline were carried out by H.A., O.S., and S.S. The design and construction of the supporting PEPREP database were performed by M.A. and H.A. The MAGE-A3 study was designed by S.S., K.H., H.A., and J.B. Experimental validation and verification of computational results, including highSCORE-based measurements, were conducted by T.H., P.M, P.H., K.H., A.S., and G.R. H.A., S.K., O.S., J.B., and S.S. wrote the manuscript. All authors contributed to manuscript review and revisions.</w:t>
      </w:r>
    </w:p>
    <w:p w14:paraId="038BA75F" w14:textId="77777777" w:rsidR="00612B85" w:rsidRPr="000E30DB" w:rsidRDefault="00EB15EF">
      <w:pPr>
        <w:pStyle w:val="berschrift2"/>
        <w:ind w:left="-5" w:right="2401"/>
        <w:rPr>
          <w:lang w:val="en-US"/>
        </w:rPr>
      </w:pPr>
      <w:r w:rsidRPr="000E30DB">
        <w:rPr>
          <w:lang w:val="en-US"/>
        </w:rPr>
        <w:t>Supplementary data</w:t>
      </w:r>
    </w:p>
    <w:p w14:paraId="1FA0A0D6" w14:textId="0693B9F3" w:rsidR="00612B85" w:rsidRPr="000E30DB" w:rsidRDefault="00CA4298">
      <w:pPr>
        <w:spacing w:after="277"/>
        <w:ind w:left="-5"/>
        <w:rPr>
          <w:lang w:val="en-US"/>
        </w:rPr>
      </w:pPr>
      <w:ins w:id="98" w:author="Jörg Birkenfeld" w:date="2025-12-06T11:58:00Z" w16du:dateUtc="2025-12-06T10:58:00Z">
        <w:r w:rsidRPr="00CA4298">
          <w:rPr>
            <w:lang w:val="en-US"/>
          </w:rPr>
          <w:t>Supplementary data will be made available upon peer-reviewed publication.</w:t>
        </w:r>
      </w:ins>
      <w:del w:id="99" w:author="Jörg Birkenfeld" w:date="2025-12-06T11:58:00Z" w16du:dateUtc="2025-12-06T10:58:00Z">
        <w:r w:rsidR="00EB15EF" w:rsidRPr="000E30DB" w:rsidDel="00CA4298">
          <w:rPr>
            <w:lang w:val="en-US"/>
          </w:rPr>
          <w:delText xml:space="preserve">Supplementary data are available </w:delText>
        </w:r>
      </w:del>
      <w:del w:id="100" w:author="Jörg Birkenfeld" w:date="2025-12-06T11:57:00Z" w16du:dateUtc="2025-12-06T10:57:00Z">
        <w:r w:rsidR="00EB15EF" w:rsidRPr="000E30DB" w:rsidDel="001D1AC2">
          <w:rPr>
            <w:lang w:val="en-US"/>
          </w:rPr>
          <w:delText xml:space="preserve">at </w:delText>
        </w:r>
      </w:del>
      <w:del w:id="101" w:author="Jörg Birkenfeld" w:date="2025-12-06T11:56:00Z" w16du:dateUtc="2025-12-06T10:56:00Z">
        <w:r w:rsidR="00EB15EF" w:rsidRPr="000E30DB" w:rsidDel="006E5929">
          <w:rPr>
            <w:lang w:val="en-US"/>
          </w:rPr>
          <w:delText>Bioinformatics Advances online.</w:delText>
        </w:r>
      </w:del>
    </w:p>
    <w:p w14:paraId="6522E4F4" w14:textId="77777777" w:rsidR="007010BE" w:rsidRPr="007010BE" w:rsidRDefault="00EB15EF" w:rsidP="007010BE">
      <w:pPr>
        <w:spacing w:after="187" w:line="334" w:lineRule="auto"/>
        <w:ind w:left="-5" w:right="2401"/>
        <w:jc w:val="left"/>
        <w:rPr>
          <w:ins w:id="102" w:author="Jörg Birkenfeld" w:date="2025-12-06T11:59:00Z" w16du:dateUtc="2025-12-06T10:59:00Z"/>
          <w:lang w:val="en-US"/>
        </w:rPr>
      </w:pPr>
      <w:r w:rsidRPr="000E30DB">
        <w:rPr>
          <w:b/>
          <w:sz w:val="23"/>
          <w:lang w:val="en-US"/>
        </w:rPr>
        <w:t xml:space="preserve">Conflict of interest </w:t>
      </w:r>
    </w:p>
    <w:p w14:paraId="57CF27E2" w14:textId="369C74C2" w:rsidR="007010BE" w:rsidRPr="007010BE" w:rsidRDefault="007010BE">
      <w:pPr>
        <w:spacing w:after="277"/>
        <w:ind w:left="-5"/>
        <w:rPr>
          <w:ins w:id="103" w:author="Jörg Birkenfeld" w:date="2025-12-06T11:59:00Z" w16du:dateUtc="2025-12-06T10:59:00Z"/>
          <w:lang w:val="en-US"/>
        </w:rPr>
        <w:pPrChange w:id="104" w:author="Jörg Birkenfeld" w:date="2025-12-06T11:59:00Z" w16du:dateUtc="2025-12-06T10:59:00Z">
          <w:pPr>
            <w:spacing w:after="187" w:line="334" w:lineRule="auto"/>
            <w:ind w:left="-5" w:right="2401"/>
            <w:jc w:val="left"/>
          </w:pPr>
        </w:pPrChange>
      </w:pPr>
      <w:ins w:id="105" w:author="Jörg Birkenfeld" w:date="2025-12-06T11:59:00Z" w16du:dateUtc="2025-12-06T10:59:00Z">
        <w:r w:rsidRPr="007010BE">
          <w:rPr>
            <w:lang w:val="en-US"/>
          </w:rPr>
          <w:t xml:space="preserve">All authors are current </w:t>
        </w:r>
        <w:r>
          <w:rPr>
            <w:lang w:val="en-US"/>
          </w:rPr>
          <w:t>e</w:t>
        </w:r>
        <w:r w:rsidRPr="007010BE">
          <w:rPr>
            <w:lang w:val="en-US"/>
          </w:rPr>
          <w:t>mployees of BioCopy AG or BioCopy GmbH. They may hold shares or stock options in</w:t>
        </w:r>
      </w:ins>
    </w:p>
    <w:p w14:paraId="7046E37E" w14:textId="4139E56A" w:rsidR="00612B85" w:rsidDel="007010BE" w:rsidRDefault="007010BE" w:rsidP="007010BE">
      <w:pPr>
        <w:pStyle w:val="berschrift2"/>
        <w:rPr>
          <w:del w:id="106" w:author="Jörg Birkenfeld" w:date="2025-12-06T11:59:00Z" w16du:dateUtc="2025-12-06T10:59:00Z"/>
          <w:lang w:val="en-US"/>
        </w:rPr>
      </w:pPr>
      <w:commentRangeStart w:id="107"/>
      <w:ins w:id="108" w:author="Jörg Birkenfeld" w:date="2025-12-06T11:59:00Z" w16du:dateUtc="2025-12-06T10:59:00Z">
        <w:r w:rsidRPr="007010BE">
          <w:rPr>
            <w:lang w:val="en-US"/>
          </w:rPr>
          <w:t>BioCopy AG. BioCopy has patent applications relating to certain research areas described in this article.</w:t>
        </w:r>
      </w:ins>
      <w:del w:id="109" w:author="Jörg Birkenfeld" w:date="2025-12-06T11:59:00Z" w16du:dateUtc="2025-12-06T10:59:00Z">
        <w:r w:rsidR="00EB15EF" w:rsidRPr="000E30DB" w:rsidDel="007010BE">
          <w:rPr>
            <w:lang w:val="en-US"/>
          </w:rPr>
          <w:delText>None declared.</w:delText>
        </w:r>
      </w:del>
      <w:commentRangeEnd w:id="107"/>
      <w:r w:rsidR="000153D2">
        <w:rPr>
          <w:rStyle w:val="Kommentarzeichen"/>
          <w:sz w:val="23"/>
          <w:szCs w:val="24"/>
          <w:lang w:val="en-US"/>
        </w:rPr>
        <w:commentReference w:id="107"/>
      </w:r>
    </w:p>
    <w:p w14:paraId="7083A3B5" w14:textId="77777777" w:rsidR="007010BE" w:rsidRPr="007010BE" w:rsidRDefault="007010BE">
      <w:pPr>
        <w:rPr>
          <w:ins w:id="110" w:author="Jörg Birkenfeld" w:date="2025-12-06T11:59:00Z" w16du:dateUtc="2025-12-06T10:59:00Z"/>
          <w:lang w:val="en-US"/>
        </w:rPr>
        <w:pPrChange w:id="111" w:author="Jörg Birkenfeld" w:date="2025-12-06T11:59:00Z" w16du:dateUtc="2025-12-06T10:59:00Z">
          <w:pPr>
            <w:pStyle w:val="berschrift2"/>
            <w:ind w:left="-5" w:right="2401"/>
          </w:pPr>
        </w:pPrChange>
      </w:pPr>
    </w:p>
    <w:p w14:paraId="2080F303" w14:textId="77777777" w:rsidR="007010BE" w:rsidRDefault="007010BE" w:rsidP="007010BE">
      <w:pPr>
        <w:pStyle w:val="berschrift2"/>
        <w:rPr>
          <w:ins w:id="112" w:author="Jörg Birkenfeld" w:date="2025-12-06T12:00:00Z" w16du:dateUtc="2025-12-06T11:00:00Z"/>
          <w:lang w:val="en-US"/>
        </w:rPr>
      </w:pPr>
    </w:p>
    <w:p w14:paraId="6A9249FD" w14:textId="422BAC62" w:rsidR="00612B85" w:rsidRPr="000E30DB" w:rsidRDefault="00EB15EF" w:rsidP="007010BE">
      <w:pPr>
        <w:pStyle w:val="berschrift2"/>
        <w:rPr>
          <w:lang w:val="en-US"/>
        </w:rPr>
      </w:pPr>
      <w:r w:rsidRPr="000E30DB">
        <w:rPr>
          <w:lang w:val="en-US"/>
        </w:rPr>
        <w:t>Funding</w:t>
      </w:r>
    </w:p>
    <w:p w14:paraId="092D5A70" w14:textId="77777777" w:rsidR="00612B85" w:rsidRPr="000E30DB" w:rsidRDefault="00EB15EF">
      <w:pPr>
        <w:spacing w:after="277"/>
        <w:ind w:left="-5"/>
        <w:rPr>
          <w:lang w:val="en-US"/>
        </w:rPr>
      </w:pPr>
      <w:r w:rsidRPr="000E30DB">
        <w:rPr>
          <w:lang w:val="en-US"/>
        </w:rPr>
        <w:t>This work was supported by the German Federal Ministry of Education and Research (BMBF) under grant number 03LW0340K.</w:t>
      </w:r>
    </w:p>
    <w:p w14:paraId="2BF320E7" w14:textId="77777777" w:rsidR="00612B85" w:rsidRDefault="00EB15EF">
      <w:pPr>
        <w:pStyle w:val="berschrift2"/>
        <w:spacing w:after="0"/>
        <w:ind w:left="-5" w:right="2401"/>
      </w:pPr>
      <w:r>
        <w:t>Bibliography</w:t>
      </w:r>
    </w:p>
    <w:p w14:paraId="294209D2" w14:textId="77777777" w:rsidR="00612B85" w:rsidRDefault="00EB15EF">
      <w:pPr>
        <w:numPr>
          <w:ilvl w:val="0"/>
          <w:numId w:val="4"/>
        </w:numPr>
        <w:spacing w:after="4" w:line="291" w:lineRule="auto"/>
        <w:ind w:hanging="257"/>
      </w:pPr>
      <w:r w:rsidRPr="000E30DB">
        <w:rPr>
          <w:sz w:val="11"/>
          <w:lang w:val="en-US"/>
        </w:rPr>
        <w:t xml:space="preserve">Kerstin Haase, Silke Raffegerst, Dolores J Schendel, and Dmitrij Frishman. Expitope: a web server for epitope expression. </w:t>
      </w:r>
      <w:r>
        <w:rPr>
          <w:i/>
          <w:sz w:val="11"/>
        </w:rPr>
        <w:t>Bioinformatics</w:t>
      </w:r>
      <w:r>
        <w:rPr>
          <w:sz w:val="11"/>
        </w:rPr>
        <w:t>, 31(11):1854–1856, 2015.</w:t>
      </w:r>
    </w:p>
    <w:p w14:paraId="657F9733" w14:textId="77777777" w:rsidR="00612B85" w:rsidRDefault="00EB15EF">
      <w:pPr>
        <w:numPr>
          <w:ilvl w:val="0"/>
          <w:numId w:val="4"/>
        </w:numPr>
        <w:spacing w:after="4" w:line="291" w:lineRule="auto"/>
        <w:ind w:hanging="257"/>
      </w:pPr>
      <w:r w:rsidRPr="000E30DB">
        <w:rPr>
          <w:sz w:val="11"/>
          <w:lang w:val="en-US"/>
        </w:rPr>
        <w:t xml:space="preserve">Victor Jaravine, Silke Raffegerst, Dolores J Schendel, and Dmitrij Frishman. Assessment of cancer and virus antigens for cross-reactivity in human tissues. </w:t>
      </w:r>
      <w:r>
        <w:rPr>
          <w:i/>
          <w:sz w:val="11"/>
        </w:rPr>
        <w:t>Bioinformatics</w:t>
      </w:r>
      <w:r>
        <w:rPr>
          <w:sz w:val="11"/>
        </w:rPr>
        <w:t>, 33(1):</w:t>
      </w:r>
    </w:p>
    <w:p w14:paraId="6AD87E87" w14:textId="77777777" w:rsidR="00612B85" w:rsidRDefault="00EB15EF">
      <w:pPr>
        <w:spacing w:after="4" w:line="291" w:lineRule="auto"/>
        <w:ind w:left="289" w:firstLine="0"/>
      </w:pPr>
      <w:r>
        <w:rPr>
          <w:sz w:val="11"/>
        </w:rPr>
        <w:t>104–111, 2017.</w:t>
      </w:r>
    </w:p>
    <w:p w14:paraId="0E7AFCAE" w14:textId="77777777" w:rsidR="00612B85" w:rsidRDefault="00EB15EF">
      <w:pPr>
        <w:numPr>
          <w:ilvl w:val="0"/>
          <w:numId w:val="4"/>
        </w:numPr>
        <w:spacing w:after="4" w:line="291" w:lineRule="auto"/>
        <w:ind w:hanging="257"/>
      </w:pPr>
      <w:r w:rsidRPr="000E30DB">
        <w:rPr>
          <w:sz w:val="11"/>
          <w:lang w:val="en-US"/>
        </w:rPr>
        <w:t xml:space="preserve">Benjamin A Braun, Catherine H Schein, and Werner Braun. Dgraph clusters flaviviruses and </w:t>
      </w:r>
      <w:r>
        <w:rPr>
          <w:i/>
          <w:sz w:val="12"/>
        </w:rPr>
        <w:t>β</w:t>
      </w:r>
      <w:r w:rsidRPr="000E30DB">
        <w:rPr>
          <w:sz w:val="11"/>
          <w:lang w:val="en-US"/>
        </w:rPr>
        <w:t xml:space="preserve">-coronaviruses according to their hosts, disease type, and human cell receptors. </w:t>
      </w:r>
      <w:r>
        <w:rPr>
          <w:i/>
          <w:sz w:val="11"/>
        </w:rPr>
        <w:t>Bioinformatics and Biology Insights</w:t>
      </w:r>
      <w:r>
        <w:rPr>
          <w:sz w:val="11"/>
        </w:rPr>
        <w:t>, 15:11779322211020316, 2021.</w:t>
      </w:r>
    </w:p>
    <w:p w14:paraId="1F3C479A" w14:textId="77777777" w:rsidR="00612B85" w:rsidRDefault="00EB15EF">
      <w:pPr>
        <w:numPr>
          <w:ilvl w:val="0"/>
          <w:numId w:val="4"/>
        </w:numPr>
        <w:spacing w:after="4" w:line="291" w:lineRule="auto"/>
        <w:ind w:hanging="257"/>
      </w:pPr>
      <w:r>
        <w:rPr>
          <w:sz w:val="11"/>
        </w:rPr>
        <w:t xml:space="preserve">Mark Yarmarkovich, Quinlen F Marshall, John M Warrington, Rasika Premaratne, Alvin Farrel, David Groff, Wei Li, Moreno di Marco, Erin Runbeck, Hau Truong, et al. </w:t>
      </w:r>
      <w:r w:rsidRPr="000E30DB">
        <w:rPr>
          <w:sz w:val="11"/>
          <w:lang w:val="en-US"/>
        </w:rPr>
        <w:t xml:space="preserve">Retracted article: Cross-hla targeting of intracellular oncoproteins with peptide-centric cars. </w:t>
      </w:r>
      <w:r>
        <w:rPr>
          <w:i/>
          <w:sz w:val="11"/>
        </w:rPr>
        <w:t>Nature</w:t>
      </w:r>
      <w:r>
        <w:rPr>
          <w:sz w:val="11"/>
        </w:rPr>
        <w:t>, 599(7885):477–484, 2021.</w:t>
      </w:r>
    </w:p>
    <w:p w14:paraId="66938EBF" w14:textId="77777777" w:rsidR="00612B85" w:rsidRDefault="00EB15EF">
      <w:pPr>
        <w:numPr>
          <w:ilvl w:val="0"/>
          <w:numId w:val="4"/>
        </w:numPr>
        <w:spacing w:after="4" w:line="291" w:lineRule="auto"/>
        <w:ind w:hanging="257"/>
      </w:pPr>
      <w:r w:rsidRPr="000E30DB">
        <w:rPr>
          <w:sz w:val="11"/>
          <w:lang w:val="en-US"/>
        </w:rPr>
        <w:t xml:space="preserve">Andre F Fonseca and Dinler A Antunes. Crossdome: an interactive r package to predict cross-reactivity risk using immunopeptidomics databases. </w:t>
      </w:r>
      <w:r>
        <w:rPr>
          <w:i/>
          <w:sz w:val="11"/>
        </w:rPr>
        <w:t>Frontiers in Immunology</w:t>
      </w:r>
      <w:r>
        <w:rPr>
          <w:sz w:val="11"/>
        </w:rPr>
        <w:t>, 14:</w:t>
      </w:r>
    </w:p>
    <w:p w14:paraId="45D8313E" w14:textId="77777777" w:rsidR="00612B85" w:rsidRDefault="00EB15EF">
      <w:pPr>
        <w:spacing w:after="4" w:line="291" w:lineRule="auto"/>
        <w:ind w:left="289" w:firstLine="0"/>
      </w:pPr>
      <w:r>
        <w:rPr>
          <w:sz w:val="11"/>
        </w:rPr>
        <w:t>1142573, 2023.</w:t>
      </w:r>
    </w:p>
    <w:p w14:paraId="11E5FB08" w14:textId="77777777" w:rsidR="00612B85" w:rsidRPr="000E30DB" w:rsidRDefault="00EB15EF">
      <w:pPr>
        <w:numPr>
          <w:ilvl w:val="0"/>
          <w:numId w:val="4"/>
        </w:numPr>
        <w:spacing w:after="4" w:line="291" w:lineRule="auto"/>
        <w:ind w:hanging="257"/>
        <w:rPr>
          <w:lang w:val="en-US"/>
        </w:rPr>
      </w:pPr>
      <w:r w:rsidRPr="000E30DB">
        <w:rPr>
          <w:sz w:val="11"/>
          <w:lang w:val="en-US"/>
        </w:rPr>
        <w:t>Victor Murcia Pienkowski, Tamara Boschert, Piotr Skoczylas, Anna Sanecka-Duin, Maciej</w:t>
      </w:r>
    </w:p>
    <w:p w14:paraId="3EDC1DC6" w14:textId="77777777" w:rsidR="00612B85" w:rsidRPr="000E30DB" w:rsidRDefault="00EB15EF">
      <w:pPr>
        <w:spacing w:after="4" w:line="291" w:lineRule="auto"/>
        <w:ind w:left="289" w:firstLine="0"/>
        <w:rPr>
          <w:lang w:val="en-US"/>
        </w:rPr>
      </w:pPr>
      <w:r w:rsidRPr="000E30DB">
        <w:rPr>
          <w:sz w:val="11"/>
          <w:lang w:val="en-US"/>
        </w:rPr>
        <w:t xml:space="preserve">Jasinski, Bartłomiej Król-Józaga, Giovanni Mazzocco, Sławomir Stachura, Lukas Bunse,´ Jan Kaczmarczyk, et al. Computational identification of cross-reactive tcr epitopes with arditox. </w:t>
      </w:r>
      <w:r w:rsidRPr="000E30DB">
        <w:rPr>
          <w:i/>
          <w:sz w:val="11"/>
          <w:lang w:val="en-US"/>
        </w:rPr>
        <w:t>Journal of Cancer Research and Clinical Oncology</w:t>
      </w:r>
      <w:r w:rsidRPr="000E30DB">
        <w:rPr>
          <w:sz w:val="11"/>
          <w:lang w:val="en-US"/>
        </w:rPr>
        <w:t>, 151(12):311, 2025.</w:t>
      </w:r>
    </w:p>
    <w:p w14:paraId="1D6F13CB" w14:textId="77777777" w:rsidR="00612B85" w:rsidRPr="000E30DB" w:rsidRDefault="00EB15EF">
      <w:pPr>
        <w:numPr>
          <w:ilvl w:val="0"/>
          <w:numId w:val="4"/>
        </w:numPr>
        <w:spacing w:after="4" w:line="291" w:lineRule="auto"/>
        <w:ind w:hanging="257"/>
        <w:rPr>
          <w:lang w:val="en-US"/>
        </w:rPr>
      </w:pPr>
      <w:r w:rsidRPr="000E30DB">
        <w:rPr>
          <w:sz w:val="11"/>
          <w:lang w:val="en-US"/>
        </w:rPr>
        <w:t>Richard A Morgan, Nachimuthu Chinnasamy, Daniel Abate-Daga, Alena Gros, Paul F Robbins, Zhili Zheng, Mark E Dudley, Steven A Feldman, James C Yang, Richard M Sherry, et al. Cancer regression and neurological toxicity following anti-mage-a3 tcr gene therapy.</w:t>
      </w:r>
    </w:p>
    <w:p w14:paraId="49570493" w14:textId="77777777" w:rsidR="00612B85" w:rsidRDefault="00EB15EF">
      <w:pPr>
        <w:spacing w:after="21" w:line="259" w:lineRule="auto"/>
        <w:ind w:left="289" w:firstLine="0"/>
        <w:jc w:val="left"/>
      </w:pPr>
      <w:r>
        <w:rPr>
          <w:i/>
          <w:sz w:val="11"/>
        </w:rPr>
        <w:t>Journal of immunotherapy</w:t>
      </w:r>
      <w:r>
        <w:rPr>
          <w:sz w:val="11"/>
        </w:rPr>
        <w:t>, 36(2):133–151, 2013.</w:t>
      </w:r>
    </w:p>
    <w:p w14:paraId="2A574D3A" w14:textId="77777777" w:rsidR="00612B85" w:rsidRDefault="00EB15EF">
      <w:pPr>
        <w:numPr>
          <w:ilvl w:val="0"/>
          <w:numId w:val="4"/>
        </w:numPr>
        <w:spacing w:after="4" w:line="291" w:lineRule="auto"/>
        <w:ind w:hanging="257"/>
      </w:pPr>
      <w:r>
        <w:rPr>
          <w:sz w:val="11"/>
        </w:rPr>
        <w:t xml:space="preserve">Aaron D Martin, Xueyin Wang, Mark L Sandberg, Kathleen R Negri, Ming L Wu, Dora Toledo Warshaviak, Grant B Gabrelow, Michele E McElvain, Bella Lee, Mark E Daris, et al. </w:t>
      </w:r>
      <w:r w:rsidRPr="000E30DB">
        <w:rPr>
          <w:sz w:val="11"/>
          <w:lang w:val="en-US"/>
        </w:rPr>
        <w:t xml:space="preserve">Reexamination of mage-a3 as a t-cell therapeutic target. </w:t>
      </w:r>
      <w:r>
        <w:rPr>
          <w:i/>
          <w:sz w:val="11"/>
        </w:rPr>
        <w:t>Journal of Immunotherapy</w:t>
      </w:r>
      <w:r>
        <w:rPr>
          <w:sz w:val="11"/>
        </w:rPr>
        <w:t>, 44(3):</w:t>
      </w:r>
    </w:p>
    <w:p w14:paraId="723A6B08" w14:textId="77777777" w:rsidR="00612B85" w:rsidRDefault="00EB15EF">
      <w:pPr>
        <w:spacing w:after="4" w:line="291" w:lineRule="auto"/>
        <w:ind w:left="289" w:firstLine="0"/>
      </w:pPr>
      <w:r>
        <w:rPr>
          <w:sz w:val="11"/>
        </w:rPr>
        <w:t>95–105, 2021.</w:t>
      </w:r>
    </w:p>
    <w:p w14:paraId="4628FE41" w14:textId="77777777" w:rsidR="00612B85" w:rsidRDefault="00EB15EF">
      <w:pPr>
        <w:numPr>
          <w:ilvl w:val="0"/>
          <w:numId w:val="4"/>
        </w:numPr>
        <w:spacing w:after="4" w:line="291" w:lineRule="auto"/>
        <w:ind w:hanging="257"/>
      </w:pPr>
      <w:r w:rsidRPr="000E30DB">
        <w:rPr>
          <w:sz w:val="11"/>
          <w:lang w:val="en-US"/>
        </w:rPr>
        <w:t xml:space="preserve">Birkir Reynisson, Bruno Alvarez, Sinu Paul, Bjoern Peters, and Morten Nielsen. Netmhcpan4.1 and netmhciipan-4.0: improved predictions of mhc antigen presentation by concurrent motif deconvolution and integration of ms mhc eluted ligand data. </w:t>
      </w:r>
      <w:r>
        <w:rPr>
          <w:i/>
          <w:sz w:val="11"/>
        </w:rPr>
        <w:t>Nucleic acids research</w:t>
      </w:r>
      <w:r>
        <w:rPr>
          <w:sz w:val="11"/>
        </w:rPr>
        <w:t>, 48(W1):W449–W454, 2020.</w:t>
      </w:r>
    </w:p>
    <w:p w14:paraId="2DAED044" w14:textId="77777777" w:rsidR="00612B85" w:rsidRDefault="00EB15EF">
      <w:pPr>
        <w:numPr>
          <w:ilvl w:val="0"/>
          <w:numId w:val="4"/>
        </w:numPr>
        <w:spacing w:after="4" w:line="291" w:lineRule="auto"/>
        <w:ind w:hanging="257"/>
      </w:pPr>
      <w:r w:rsidRPr="000E30DB">
        <w:rPr>
          <w:sz w:val="11"/>
          <w:lang w:val="en-US"/>
        </w:rPr>
        <w:t xml:space="preserve">Atabak Mahram and Martin C Herbordt. Ncbi blastp on high-performance reconfigurable computing systems. </w:t>
      </w:r>
      <w:r>
        <w:rPr>
          <w:i/>
          <w:sz w:val="11"/>
        </w:rPr>
        <w:t>ACM Transactions on Reconfigurable Technology and Systems (TRETS)</w:t>
      </w:r>
      <w:r>
        <w:rPr>
          <w:sz w:val="11"/>
        </w:rPr>
        <w:t>, 7(4):1–20, 2015.</w:t>
      </w:r>
    </w:p>
    <w:p w14:paraId="26789393" w14:textId="77777777" w:rsidR="00612B85" w:rsidRDefault="00EB15EF">
      <w:pPr>
        <w:numPr>
          <w:ilvl w:val="0"/>
          <w:numId w:val="4"/>
        </w:numPr>
        <w:spacing w:after="4" w:line="291" w:lineRule="auto"/>
        <w:ind w:hanging="257"/>
      </w:pPr>
      <w:r>
        <w:rPr>
          <w:sz w:val="11"/>
        </w:rPr>
        <w:t xml:space="preserve">Daniel Marrama, William D Chronister, Luise Westernberg, Randi Vita, Zeynep Kos¸aloglu-˘ Yalçın, Alessandro Sette, Morten Nielsen, Jason A Greenbaum, and Bjoern Peters. </w:t>
      </w:r>
      <w:r w:rsidRPr="000E30DB">
        <w:rPr>
          <w:sz w:val="11"/>
          <w:lang w:val="en-US"/>
        </w:rPr>
        <w:t xml:space="preserve">Pepmatch: a tool to identify short peptide sequence matches in large sets of proteins. </w:t>
      </w:r>
      <w:r>
        <w:rPr>
          <w:i/>
          <w:sz w:val="11"/>
        </w:rPr>
        <w:t>BMC bioinformatics</w:t>
      </w:r>
      <w:r>
        <w:rPr>
          <w:sz w:val="11"/>
        </w:rPr>
        <w:t>, 24(1):485, 2023.</w:t>
      </w:r>
    </w:p>
    <w:p w14:paraId="7AC24431" w14:textId="77777777" w:rsidR="00612B85" w:rsidRPr="000E30DB" w:rsidRDefault="00EB15EF">
      <w:pPr>
        <w:numPr>
          <w:ilvl w:val="0"/>
          <w:numId w:val="4"/>
        </w:numPr>
        <w:spacing w:after="4" w:line="291" w:lineRule="auto"/>
        <w:ind w:hanging="257"/>
        <w:rPr>
          <w:lang w:val="en-US"/>
        </w:rPr>
      </w:pPr>
      <w:r w:rsidRPr="000E30DB">
        <w:rPr>
          <w:sz w:val="11"/>
          <w:lang w:val="en-US"/>
        </w:rPr>
        <w:t>Sarah E Hunt, Benjamin Moore, Ridwan M Amode, Irina M Armean, Diana Lemos, Aleena Mushtaq, Andrew Parton, Helen Schuilenburg, Michał Szpak, Anja Thormann, et al. Annotating and prioritizing genomic variants using the ensembl variant effect predictor—a tutorial.</w:t>
      </w:r>
    </w:p>
    <w:p w14:paraId="09BF0B2F" w14:textId="77777777" w:rsidR="00612B85" w:rsidRDefault="00EB15EF">
      <w:pPr>
        <w:spacing w:after="4" w:line="291" w:lineRule="auto"/>
        <w:ind w:left="258" w:firstLine="0"/>
      </w:pPr>
      <w:r>
        <w:rPr>
          <w:i/>
          <w:sz w:val="11"/>
        </w:rPr>
        <w:t>Human mutation</w:t>
      </w:r>
      <w:r>
        <w:rPr>
          <w:sz w:val="11"/>
        </w:rPr>
        <w:t>, 43(8):986–997, 2022.</w:t>
      </w:r>
    </w:p>
    <w:p w14:paraId="011CB576" w14:textId="77777777" w:rsidR="00612B85" w:rsidRDefault="00EB15EF">
      <w:pPr>
        <w:numPr>
          <w:ilvl w:val="0"/>
          <w:numId w:val="4"/>
        </w:numPr>
        <w:spacing w:after="4" w:line="291" w:lineRule="auto"/>
        <w:ind w:hanging="257"/>
      </w:pPr>
      <w:r>
        <w:rPr>
          <w:sz w:val="11"/>
        </w:rPr>
        <w:t xml:space="preserve">Stefan Krämer, Andreas Moritz, Luca Stehl, Meike Hutt, Martin Hofmann, Claudia Wagner, Sebastian Bunk, Dominik Maurer, Günter Roth, and Johannes Wöhrle. </w:t>
      </w:r>
      <w:r w:rsidRPr="000E30DB">
        <w:rPr>
          <w:sz w:val="11"/>
          <w:lang w:val="en-US"/>
        </w:rPr>
        <w:t xml:space="preserve">An ultra-highthroughput screen for the evaluation of peptide hla-binder interactions. </w:t>
      </w:r>
      <w:r>
        <w:rPr>
          <w:i/>
          <w:sz w:val="11"/>
        </w:rPr>
        <w:t>Scientific Reports</w:t>
      </w:r>
      <w:r>
        <w:rPr>
          <w:sz w:val="11"/>
        </w:rPr>
        <w:t>, 13(1):5290, 2023.</w:t>
      </w:r>
    </w:p>
    <w:p w14:paraId="456A29DD" w14:textId="77777777" w:rsidR="00612B85" w:rsidRDefault="00EB15EF">
      <w:pPr>
        <w:numPr>
          <w:ilvl w:val="0"/>
          <w:numId w:val="4"/>
        </w:numPr>
        <w:spacing w:after="4" w:line="291" w:lineRule="auto"/>
        <w:ind w:hanging="257"/>
      </w:pPr>
      <w:r w:rsidRPr="000E30DB">
        <w:rPr>
          <w:sz w:val="11"/>
          <w:lang w:val="en-US"/>
        </w:rPr>
        <w:t xml:space="preserve">SK Saini, T Tamhane, R Anjanappa, A Saikia, S Ramskov, M Donia, IM Svane, SN Jakobsen, M Garcia-Alai, M Zacharias, et al. Empty peptide-receptive mhc class i molecules for efficient detection of antigen-specific t cells. sci. immunol. </w:t>
      </w:r>
      <w:r>
        <w:rPr>
          <w:sz w:val="11"/>
        </w:rPr>
        <w:t>4, eaau9039, 2019.</w:t>
      </w:r>
    </w:p>
    <w:p w14:paraId="14D4CD65" w14:textId="77777777" w:rsidR="00612B85" w:rsidRDefault="00EB15EF">
      <w:pPr>
        <w:numPr>
          <w:ilvl w:val="0"/>
          <w:numId w:val="4"/>
        </w:numPr>
        <w:spacing w:after="4" w:line="291" w:lineRule="auto"/>
        <w:ind w:hanging="257"/>
      </w:pPr>
      <w:r w:rsidRPr="000E30DB">
        <w:rPr>
          <w:sz w:val="11"/>
          <w:lang w:val="en-US"/>
        </w:rPr>
        <w:t xml:space="preserve">Stefan D Krämer, Johannes Wöhrle, Christin Rath, and Günter Roth. Anabel: an online tool for the real-time kinetic analysis of binding events. </w:t>
      </w:r>
      <w:r>
        <w:rPr>
          <w:i/>
          <w:sz w:val="11"/>
        </w:rPr>
        <w:t>Bioinformatics and biology insights</w:t>
      </w:r>
      <w:r>
        <w:rPr>
          <w:sz w:val="11"/>
        </w:rPr>
        <w:t>, 13:</w:t>
      </w:r>
    </w:p>
    <w:p w14:paraId="42D84CEB" w14:textId="77777777" w:rsidR="00612B85" w:rsidRDefault="00EB15EF">
      <w:pPr>
        <w:spacing w:after="4" w:line="291" w:lineRule="auto"/>
        <w:ind w:left="258" w:firstLine="0"/>
      </w:pPr>
      <w:r>
        <w:rPr>
          <w:sz w:val="11"/>
        </w:rPr>
        <w:t>1177932218821383, 2019.</w:t>
      </w:r>
    </w:p>
    <w:p w14:paraId="7F0BBA2B" w14:textId="77777777" w:rsidR="00612B85" w:rsidRDefault="00EB15EF">
      <w:pPr>
        <w:numPr>
          <w:ilvl w:val="0"/>
          <w:numId w:val="4"/>
        </w:numPr>
        <w:spacing w:after="4" w:line="291" w:lineRule="auto"/>
        <w:ind w:hanging="257"/>
      </w:pPr>
      <w:r w:rsidRPr="000E30DB">
        <w:rPr>
          <w:sz w:val="11"/>
          <w:lang w:val="en-US"/>
        </w:rPr>
        <w:t xml:space="preserve">Inc. Biotherapeutics. Polypeptides targeting mage-a3 peptide-mhc complexes and methods of use thereof, 2021. </w:t>
      </w:r>
      <w:r>
        <w:rPr>
          <w:sz w:val="11"/>
        </w:rPr>
        <w:t>International patent application.</w:t>
      </w:r>
    </w:p>
    <w:p w14:paraId="7FF20BE9" w14:textId="77777777" w:rsidR="00612B85" w:rsidRDefault="00EB15EF">
      <w:pPr>
        <w:numPr>
          <w:ilvl w:val="0"/>
          <w:numId w:val="4"/>
        </w:numPr>
        <w:spacing w:after="4" w:line="291" w:lineRule="auto"/>
        <w:ind w:hanging="257"/>
      </w:pPr>
      <w:r>
        <w:rPr>
          <w:sz w:val="11"/>
        </w:rPr>
        <w:t xml:space="preserve">Alexander Sinclair, Stefan Krämer, Christoph Reinhart, Jennifer Stehle, Simon Schuster, Tobias Herz, Hoor Al-Hasani, Pranav Hamde, Oliver Selinger, and Joerg Birkenfeld. </w:t>
      </w:r>
      <w:r w:rsidRPr="000E30DB">
        <w:rPr>
          <w:sz w:val="11"/>
          <w:lang w:val="en-US"/>
        </w:rPr>
        <w:t xml:space="preserve">Beyond sequence similarity: ML-powered identification of phla off-targets for TCR-mimic antibodies using high throughput binding kinetics. </w:t>
      </w:r>
      <w:r w:rsidRPr="000E30DB">
        <w:rPr>
          <w:i/>
          <w:sz w:val="11"/>
          <w:lang w:val="en-US"/>
        </w:rPr>
        <w:t>mAbs</w:t>
      </w:r>
      <w:r w:rsidRPr="000E30DB">
        <w:rPr>
          <w:sz w:val="11"/>
          <w:lang w:val="en-US"/>
        </w:rPr>
        <w:t xml:space="preserve">, 2025. </w:t>
      </w:r>
      <w:r>
        <w:rPr>
          <w:sz w:val="11"/>
        </w:rPr>
        <w:t>ISSN 1942-0870. doi:</w:t>
      </w:r>
    </w:p>
    <w:p w14:paraId="03BFF970" w14:textId="77777777" w:rsidR="00612B85" w:rsidRDefault="00EB15EF">
      <w:pPr>
        <w:spacing w:after="0" w:line="259" w:lineRule="auto"/>
        <w:ind w:left="258" w:firstLine="0"/>
        <w:jc w:val="left"/>
      </w:pPr>
      <w:r>
        <w:rPr>
          <w:sz w:val="12"/>
        </w:rPr>
        <w:t>10.1080/19420862.2025.2601360</w:t>
      </w:r>
      <w:r>
        <w:rPr>
          <w:sz w:val="11"/>
        </w:rPr>
        <w:t>.</w:t>
      </w:r>
    </w:p>
    <w:sectPr w:rsidR="00612B85">
      <w:headerReference w:type="even" r:id="rId31"/>
      <w:headerReference w:type="default" r:id="rId32"/>
      <w:footerReference w:type="even" r:id="rId33"/>
      <w:footerReference w:type="default" r:id="rId34"/>
      <w:headerReference w:type="first" r:id="rId35"/>
      <w:footerReference w:type="first" r:id="rId36"/>
      <w:footnotePr>
        <w:numRestart w:val="eachPage"/>
      </w:footnotePr>
      <w:pgSz w:w="12240" w:h="15840"/>
      <w:pgMar w:top="607" w:right="1037" w:bottom="891" w:left="1037" w:header="720" w:footer="339" w:gutter="0"/>
      <w:cols w:num="2" w:space="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tefan Kraemer" w:date="2025-12-08T07:38:00Z" w:initials="SK">
    <w:p w14:paraId="37694D11" w14:textId="77777777" w:rsidR="00925BA8" w:rsidRDefault="00925BA8" w:rsidP="00925BA8">
      <w:pPr>
        <w:jc w:val="left"/>
      </w:pPr>
      <w:r>
        <w:rPr>
          <w:rStyle w:val="Kommentarzeichen"/>
        </w:rPr>
        <w:annotationRef/>
      </w:r>
      <w:r>
        <w:rPr>
          <w:szCs w:val="20"/>
        </w:rPr>
        <w:t>I am not sure what that means. Epitox is also based on similarity. Also there are tools like arditox which are similar.</w:t>
      </w:r>
    </w:p>
  </w:comment>
  <w:comment w:id="3" w:author="Stefan Kraemer" w:date="2025-12-08T07:40:00Z" w:initials="SK">
    <w:p w14:paraId="16237513" w14:textId="77777777" w:rsidR="007A6745" w:rsidRDefault="007A6745" w:rsidP="007A6745">
      <w:pPr>
        <w:jc w:val="left"/>
      </w:pPr>
      <w:r>
        <w:rPr>
          <w:rStyle w:val="Kommentarzeichen"/>
        </w:rPr>
        <w:annotationRef/>
      </w:r>
      <w:r>
        <w:rPr>
          <w:szCs w:val="20"/>
        </w:rPr>
        <w:t>Such words should be avoided in a scientific publication. It will never be holistic if only by the fact that there are many things not known yet in immunology.</w:t>
      </w:r>
    </w:p>
  </w:comment>
  <w:comment w:id="4" w:author="Jörg Birkenfeld" w:date="2025-12-06T10:59:00Z" w:initials="JB">
    <w:p w14:paraId="11C025B3" w14:textId="5BB933E5" w:rsidR="00D228D8" w:rsidRDefault="00D228D8" w:rsidP="00D228D8">
      <w:pPr>
        <w:pStyle w:val="Kommentartext"/>
        <w:ind w:left="0" w:firstLine="0"/>
        <w:jc w:val="left"/>
      </w:pPr>
      <w:r>
        <w:rPr>
          <w:rStyle w:val="Kommentarzeichen"/>
        </w:rPr>
        <w:annotationRef/>
      </w:r>
      <w:r>
        <w:t xml:space="preserve">Please cite this article here: </w:t>
      </w:r>
      <w:hyperlink r:id="rId1" w:history="1">
        <w:r w:rsidRPr="00C16306">
          <w:rPr>
            <w:rStyle w:val="Hyperlink"/>
          </w:rPr>
          <w:t>https://pubmed.ncbi.nlm.nih.gov/35418563/</w:t>
        </w:r>
      </w:hyperlink>
    </w:p>
  </w:comment>
  <w:comment w:id="5" w:author="Jörg Birkenfeld" w:date="2025-12-06T11:00:00Z" w:initials="JB">
    <w:p w14:paraId="303CAB95" w14:textId="77777777" w:rsidR="0012028B" w:rsidRDefault="0012028B" w:rsidP="0012028B">
      <w:pPr>
        <w:pStyle w:val="Kommentartext"/>
        <w:ind w:left="0" w:firstLine="0"/>
        <w:jc w:val="left"/>
      </w:pPr>
      <w:r>
        <w:rPr>
          <w:rStyle w:val="Kommentarzeichen"/>
        </w:rPr>
        <w:annotationRef/>
      </w:r>
      <w:r>
        <w:t xml:space="preserve">Please cite this articel here: </w:t>
      </w:r>
      <w:hyperlink r:id="rId2" w:history="1">
        <w:r w:rsidRPr="007C3802">
          <w:rPr>
            <w:rStyle w:val="Hyperlink"/>
          </w:rPr>
          <w:t>https://pubmed.ncbi.nlm.nih.gov/31355495/</w:t>
        </w:r>
      </w:hyperlink>
    </w:p>
  </w:comment>
  <w:comment w:id="9" w:author="Jörg Birkenfeld" w:date="2025-12-06T11:06:00Z" w:initials="JB">
    <w:p w14:paraId="665C6EC6" w14:textId="77777777" w:rsidR="006F3266" w:rsidRDefault="00C75925" w:rsidP="006F3266">
      <w:pPr>
        <w:pStyle w:val="Kommentartext"/>
        <w:ind w:left="0" w:firstLine="0"/>
        <w:jc w:val="left"/>
      </w:pPr>
      <w:r>
        <w:rPr>
          <w:rStyle w:val="Kommentarzeichen"/>
        </w:rPr>
        <w:annotationRef/>
      </w:r>
      <w:r w:rsidR="006F3266">
        <w:t xml:space="preserve">Please cite this articles here: </w:t>
      </w:r>
      <w:hyperlink r:id="rId3" w:history="1">
        <w:r w:rsidR="006F3266" w:rsidRPr="008E2871">
          <w:rPr>
            <w:rStyle w:val="Hyperlink"/>
          </w:rPr>
          <w:t>https://pubmed.ncbi.nlm.nih.gov/39594730/</w:t>
        </w:r>
      </w:hyperlink>
    </w:p>
    <w:p w14:paraId="03127EC5" w14:textId="77777777" w:rsidR="006F3266" w:rsidRDefault="006F3266" w:rsidP="006F3266">
      <w:pPr>
        <w:pStyle w:val="Kommentartext"/>
        <w:ind w:left="0" w:firstLine="0"/>
        <w:jc w:val="left"/>
      </w:pPr>
      <w:hyperlink r:id="rId4" w:history="1">
        <w:r w:rsidRPr="008E2871">
          <w:rPr>
            <w:rStyle w:val="Hyperlink"/>
          </w:rPr>
          <w:t>https://pubmed.ncbi.nlm.nih.gov/39488859/</w:t>
        </w:r>
      </w:hyperlink>
    </w:p>
    <w:p w14:paraId="35546CDF" w14:textId="77777777" w:rsidR="006F3266" w:rsidRDefault="006F3266" w:rsidP="006F3266">
      <w:pPr>
        <w:pStyle w:val="Kommentartext"/>
        <w:ind w:left="0" w:firstLine="0"/>
        <w:jc w:val="left"/>
      </w:pPr>
      <w:hyperlink r:id="rId5" w:history="1">
        <w:r w:rsidRPr="008E2871">
          <w:rPr>
            <w:rStyle w:val="Hyperlink"/>
          </w:rPr>
          <w:t>https://pubmed.ncbi.nlm.nih.gov/38627373/</w:t>
        </w:r>
      </w:hyperlink>
    </w:p>
  </w:comment>
  <w:comment w:id="10" w:author="Stefan Kraemer" w:date="2025-12-08T07:49:00Z" w:initials="SK">
    <w:p w14:paraId="5A5630FE" w14:textId="77777777" w:rsidR="000B19B2" w:rsidRDefault="000B19B2" w:rsidP="000B19B2">
      <w:pPr>
        <w:jc w:val="left"/>
      </w:pPr>
      <w:r>
        <w:rPr>
          <w:rStyle w:val="Kommentarzeichen"/>
        </w:rPr>
        <w:annotationRef/>
      </w:r>
      <w:r>
        <w:rPr>
          <w:szCs w:val="20"/>
        </w:rPr>
        <w:t>They tested the model on all major target usecases and were able to show that they also predicted the major off target peptides. Maybe we can rephrase this a bit?</w:t>
      </w:r>
    </w:p>
  </w:comment>
  <w:comment w:id="11" w:author="Stefan Kraemer" w:date="2025-12-08T07:52:00Z" w:initials="SK">
    <w:p w14:paraId="67A32C6A" w14:textId="77777777" w:rsidR="00947024" w:rsidRDefault="00947024" w:rsidP="00947024">
      <w:pPr>
        <w:jc w:val="left"/>
      </w:pPr>
      <w:r>
        <w:rPr>
          <w:rStyle w:val="Kommentarzeichen"/>
        </w:rPr>
        <w:annotationRef/>
      </w:r>
      <w:r>
        <w:rPr>
          <w:szCs w:val="20"/>
        </w:rPr>
        <w:t>Meybe we can say that this tool exists on the market and seems to be quite good in predicting potential off-targets for the major targets but compared to this study they are not incorporating experimental data, which is a crutial difference to this study. Also we are not trying to press all information into one single scoring number? Maybe something like this?</w:t>
      </w:r>
    </w:p>
  </w:comment>
  <w:comment w:id="13" w:author="Stefan Kraemer" w:date="2025-12-08T07:56:00Z" w:initials="SK">
    <w:p w14:paraId="67A29F47" w14:textId="77777777" w:rsidR="00947024" w:rsidRDefault="00947024" w:rsidP="00947024">
      <w:pPr>
        <w:jc w:val="left"/>
      </w:pPr>
      <w:r>
        <w:rPr>
          <w:rStyle w:val="Kommentarzeichen"/>
        </w:rPr>
        <w:annotationRef/>
      </w:r>
      <w:r>
        <w:rPr>
          <w:szCs w:val="20"/>
        </w:rPr>
        <w:t>are we sure that these are not antibody specific?</w:t>
      </w:r>
    </w:p>
  </w:comment>
  <w:comment w:id="14" w:author="Stefan Kraemer" w:date="2025-12-08T07:58:00Z" w:initials="SK">
    <w:p w14:paraId="0523621F" w14:textId="77777777" w:rsidR="0058283B" w:rsidRDefault="0058283B" w:rsidP="0058283B">
      <w:pPr>
        <w:jc w:val="left"/>
      </w:pPr>
      <w:r>
        <w:rPr>
          <w:rStyle w:val="Kommentarzeichen"/>
        </w:rPr>
        <w:annotationRef/>
      </w:r>
      <w:r>
        <w:rPr>
          <w:szCs w:val="20"/>
        </w:rPr>
        <w:t>The studies mentioned above have been conducted with TCRs, not TCRms. Hence differences in off-target profiles are to be expected. Maybe this should be added. Here it ready like these 26 off targets are in general important for the target, which might not be true since the binding mechanism of TCRs and TCRms are a bit different.</w:t>
      </w:r>
    </w:p>
  </w:comment>
  <w:comment w:id="15" w:author="Alexander Sinclair" w:date="2025-12-08T11:11:00Z" w:initials="AS">
    <w:p w14:paraId="5943C2B6" w14:textId="0C0BFCE4" w:rsidR="008A216A" w:rsidRDefault="008A216A">
      <w:pPr>
        <w:pStyle w:val="Kommentartext"/>
      </w:pPr>
      <w:r>
        <w:rPr>
          <w:rStyle w:val="Kommentarzeichen"/>
        </w:rPr>
        <w:annotationRef/>
      </w:r>
      <w:r w:rsidRPr="5E9B9D34">
        <w:t>should be greater equal to</w:t>
      </w:r>
    </w:p>
  </w:comment>
  <w:comment w:id="16" w:author="Stefan Kraemer" w:date="2025-12-08T09:21:00Z" w:initials="SK">
    <w:p w14:paraId="22124745" w14:textId="77777777" w:rsidR="00BF75D2" w:rsidRDefault="00BF75D2" w:rsidP="00BF75D2">
      <w:pPr>
        <w:jc w:val="left"/>
      </w:pPr>
      <w:r>
        <w:rPr>
          <w:rStyle w:val="Kommentarzeichen"/>
        </w:rPr>
        <w:annotationRef/>
      </w:r>
      <w:r>
        <w:rPr>
          <w:szCs w:val="20"/>
        </w:rPr>
        <w:t>What is the reason of choosing these numbers? I guess there is a logic behind why 12 for the highest or 0.3 for the lowest?</w:t>
      </w:r>
    </w:p>
  </w:comment>
  <w:comment w:id="17" w:author="Stefan Kraemer" w:date="2025-12-08T09:27:00Z" w:initials="SK">
    <w:p w14:paraId="4A1EB902" w14:textId="77777777" w:rsidR="00A350FA" w:rsidRDefault="00A350FA" w:rsidP="00A350FA">
      <w:pPr>
        <w:jc w:val="left"/>
      </w:pPr>
      <w:r>
        <w:rPr>
          <w:rStyle w:val="Kommentarzeichen"/>
        </w:rPr>
        <w:annotationRef/>
      </w:r>
      <w:r>
        <w:rPr>
          <w:szCs w:val="20"/>
        </w:rPr>
        <w:t>I think the function g(b) needs one more sentence of explanation, what is bmax, bmin?</w:t>
      </w:r>
    </w:p>
  </w:comment>
  <w:comment w:id="19" w:author="Stefan Kraemer" w:date="2025-12-08T09:51:00Z" w:initials="SK">
    <w:p w14:paraId="637B2704" w14:textId="77777777" w:rsidR="00245C44" w:rsidRDefault="00245C44" w:rsidP="00245C44">
      <w:pPr>
        <w:jc w:val="left"/>
      </w:pPr>
      <w:r>
        <w:rPr>
          <w:rStyle w:val="Kommentarzeichen"/>
        </w:rPr>
        <w:annotationRef/>
      </w:r>
      <w:r>
        <w:rPr>
          <w:szCs w:val="20"/>
        </w:rPr>
        <w:t>here again, i would avoid phrases like holistic in a scientific publication</w:t>
      </w:r>
    </w:p>
  </w:comment>
  <w:comment w:id="20" w:author="Stefan Kraemer" w:date="2025-12-08T09:54:00Z" w:initials="SK">
    <w:p w14:paraId="58F98CFC" w14:textId="77777777" w:rsidR="00C24095" w:rsidRDefault="00C24095" w:rsidP="00C24095">
      <w:pPr>
        <w:jc w:val="left"/>
      </w:pPr>
      <w:r>
        <w:rPr>
          <w:rStyle w:val="Kommentarzeichen"/>
        </w:rPr>
        <w:annotationRef/>
      </w:r>
      <w:r>
        <w:rPr>
          <w:szCs w:val="20"/>
        </w:rPr>
        <w:t>It is independend from the therapeutic molecule. I guess you can use it with TCRs as well.</w:t>
      </w:r>
    </w:p>
  </w:comment>
  <w:comment w:id="38" w:author="Alexander Sinclair" w:date="2025-12-08T11:26:00Z" w:initials="AS">
    <w:p w14:paraId="37EDB405" w14:textId="43A29E00" w:rsidR="006318B3" w:rsidRDefault="006318B3">
      <w:pPr>
        <w:pStyle w:val="Kommentartext"/>
      </w:pPr>
      <w:r>
        <w:rPr>
          <w:rStyle w:val="Kommentarzeichen"/>
        </w:rPr>
        <w:annotationRef/>
      </w:r>
      <w:r w:rsidRPr="33B2780A">
        <w:t xml:space="preserve">confusing sentence. </w:t>
      </w:r>
    </w:p>
  </w:comment>
  <w:comment w:id="39" w:author="Stefan Kraemer" w:date="2025-12-08T10:02:00Z" w:initials="SK">
    <w:p w14:paraId="1BDFDAD1" w14:textId="77777777" w:rsidR="00190367" w:rsidRDefault="00190367" w:rsidP="00190367">
      <w:pPr>
        <w:jc w:val="left"/>
      </w:pPr>
      <w:r>
        <w:rPr>
          <w:rStyle w:val="Kommentarzeichen"/>
        </w:rPr>
        <w:annotationRef/>
      </w:r>
      <w:r>
        <w:rPr>
          <w:szCs w:val="20"/>
        </w:rPr>
        <w:t>I think these two sections belong together.</w:t>
      </w:r>
    </w:p>
  </w:comment>
  <w:comment w:id="42" w:author="Stefan Kraemer" w:date="2025-12-08T10:13:00Z" w:initials="SK">
    <w:p w14:paraId="11BA8EFD" w14:textId="77777777" w:rsidR="002D158F" w:rsidRDefault="002D158F" w:rsidP="002D158F">
      <w:pPr>
        <w:jc w:val="left"/>
      </w:pPr>
      <w:r>
        <w:rPr>
          <w:rStyle w:val="Kommentarzeichen"/>
        </w:rPr>
        <w:annotationRef/>
      </w:r>
      <w:r>
        <w:rPr>
          <w:szCs w:val="20"/>
        </w:rPr>
        <w:t>Check figure references again, i have the feeling that they are off</w:t>
      </w:r>
    </w:p>
  </w:comment>
  <w:comment w:id="59" w:author="Alexander Sinclair" w:date="2025-12-08T12:44:00Z" w:initials="AS">
    <w:p w14:paraId="21BC9781" w14:textId="32729423" w:rsidR="003B2C10" w:rsidRDefault="003B2C10">
      <w:pPr>
        <w:pStyle w:val="Kommentartext"/>
      </w:pPr>
      <w:r>
        <w:rPr>
          <w:rStyle w:val="Kommentarzeichen"/>
        </w:rPr>
        <w:annotationRef/>
      </w:r>
      <w:r w:rsidRPr="300CE94B">
        <w:t>Bifeatures score above for this peptide is 0.47, but 0.45 below</w:t>
      </w:r>
    </w:p>
  </w:comment>
  <w:comment w:id="63" w:author="Jörg Birkenfeld" w:date="2025-12-06T11:34:00Z" w:initials="JB">
    <w:p w14:paraId="6A19C07C" w14:textId="55E10658" w:rsidR="006624B8" w:rsidRDefault="006624B8" w:rsidP="006624B8">
      <w:pPr>
        <w:pStyle w:val="Kommentartext"/>
        <w:ind w:left="0" w:firstLine="0"/>
        <w:jc w:val="left"/>
      </w:pPr>
      <w:r>
        <w:rPr>
          <w:rStyle w:val="Kommentarzeichen"/>
        </w:rPr>
        <w:annotationRef/>
      </w:r>
      <w:r>
        <w:t>Provide peptide sequence here</w:t>
      </w:r>
    </w:p>
  </w:comment>
  <w:comment w:id="65" w:author="Stefan Kraemer" w:date="2025-12-08T11:11:00Z" w:initials="SK">
    <w:p w14:paraId="1523EC89" w14:textId="77777777" w:rsidR="0046603D" w:rsidRDefault="0046603D" w:rsidP="0046603D">
      <w:pPr>
        <w:jc w:val="left"/>
      </w:pPr>
      <w:r>
        <w:rPr>
          <w:rStyle w:val="Kommentarzeichen"/>
        </w:rPr>
        <w:annotationRef/>
      </w:r>
      <w:r>
        <w:rPr>
          <w:szCs w:val="20"/>
        </w:rPr>
        <w:t xml:space="preserve">This reads like we used the x-scan profile to perform the TPT and the inital search which is not correct as i understood it. </w:t>
      </w:r>
    </w:p>
  </w:comment>
  <w:comment w:id="80" w:author="Jörg Birkenfeld" w:date="2025-12-06T11:44:00Z" w:initials="JB">
    <w:p w14:paraId="1CD2DA24" w14:textId="440160B4" w:rsidR="00D12D07" w:rsidRDefault="0016246C" w:rsidP="00D12D07">
      <w:pPr>
        <w:pStyle w:val="Kommentartext"/>
        <w:ind w:left="0" w:firstLine="0"/>
        <w:jc w:val="left"/>
      </w:pPr>
      <w:r>
        <w:rPr>
          <w:rStyle w:val="Kommentarzeichen"/>
        </w:rPr>
        <w:annotationRef/>
      </w:r>
      <w:r w:rsidR="00D12D07">
        <w:t xml:space="preserve">Please cite this article here again: </w:t>
      </w:r>
      <w:hyperlink r:id="rId6" w:history="1">
        <w:r w:rsidR="00D12D07" w:rsidRPr="009808EE">
          <w:rPr>
            <w:rStyle w:val="Hyperlink"/>
          </w:rPr>
          <w:t>https://pubmed.ncbi.nlm.nih.gov/38627373/</w:t>
        </w:r>
      </w:hyperlink>
    </w:p>
  </w:comment>
  <w:comment w:id="107" w:author="Guenter Roth" w:date="2025-12-07T12:13:00Z" w:initials="GR">
    <w:p w14:paraId="72D0C3F2" w14:textId="77777777" w:rsidR="000153D2" w:rsidRDefault="000153D2" w:rsidP="000153D2">
      <w:pPr>
        <w:pStyle w:val="Kommentartext"/>
        <w:ind w:left="0" w:firstLine="0"/>
        <w:jc w:val="left"/>
      </w:pPr>
      <w:r>
        <w:rPr>
          <w:rStyle w:val="Kommentarzeichen"/>
        </w:rPr>
        <w:annotationRef/>
      </w:r>
      <w:r>
        <w:t xml:space="preserve">If someone of the authors are inventors they are also should be mentioned here like. X, Y and Z are dedicated inventors of the patents applied for Epitox.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694D11" w15:done="0"/>
  <w15:commentEx w15:paraId="16237513" w15:done="0"/>
  <w15:commentEx w15:paraId="11C025B3" w15:done="0"/>
  <w15:commentEx w15:paraId="303CAB95" w15:done="0"/>
  <w15:commentEx w15:paraId="35546CDF" w15:done="0"/>
  <w15:commentEx w15:paraId="5A5630FE" w15:done="0"/>
  <w15:commentEx w15:paraId="67A32C6A" w15:paraIdParent="5A5630FE" w15:done="0"/>
  <w15:commentEx w15:paraId="67A29F47" w15:done="0"/>
  <w15:commentEx w15:paraId="0523621F" w15:paraIdParent="67A29F47" w15:done="0"/>
  <w15:commentEx w15:paraId="5943C2B6" w15:done="0"/>
  <w15:commentEx w15:paraId="22124745" w15:done="0"/>
  <w15:commentEx w15:paraId="4A1EB902" w15:done="0"/>
  <w15:commentEx w15:paraId="637B2704" w15:done="0"/>
  <w15:commentEx w15:paraId="58F98CFC" w15:done="0"/>
  <w15:commentEx w15:paraId="37EDB405" w15:done="0"/>
  <w15:commentEx w15:paraId="1BDFDAD1" w15:done="0"/>
  <w15:commentEx w15:paraId="11BA8EFD" w15:done="0"/>
  <w15:commentEx w15:paraId="21BC9781" w15:done="0"/>
  <w15:commentEx w15:paraId="6A19C07C" w15:done="0"/>
  <w15:commentEx w15:paraId="1523EC89" w15:done="0"/>
  <w15:commentEx w15:paraId="1CD2DA24" w15:done="0"/>
  <w15:commentEx w15:paraId="72D0C3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83A19A" w16cex:dateUtc="2025-12-08T06:38:00Z"/>
  <w16cex:commentExtensible w16cex:durableId="2E2EEB07" w16cex:dateUtc="2025-12-08T06:40:00Z"/>
  <w16cex:commentExtensible w16cex:durableId="1250F3BA" w16cex:dateUtc="2025-12-06T09:59:00Z"/>
  <w16cex:commentExtensible w16cex:durableId="79ED68E6" w16cex:dateUtc="2025-12-06T10:00:00Z"/>
  <w16cex:commentExtensible w16cex:durableId="35B30788" w16cex:dateUtc="2025-12-06T10:06:00Z"/>
  <w16cex:commentExtensible w16cex:durableId="196D7B52" w16cex:dateUtc="2025-12-08T06:49:00Z"/>
  <w16cex:commentExtensible w16cex:durableId="46C59CC5" w16cex:dateUtc="2025-12-08T06:52:00Z"/>
  <w16cex:commentExtensible w16cex:durableId="37478334" w16cex:dateUtc="2025-12-08T06:56:00Z"/>
  <w16cex:commentExtensible w16cex:durableId="50175202" w16cex:dateUtc="2025-12-08T06:58:00Z"/>
  <w16cex:commentExtensible w16cex:durableId="1D9E79C2" w16cex:dateUtc="2025-12-08T10:11:00Z"/>
  <w16cex:commentExtensible w16cex:durableId="61FA3519" w16cex:dateUtc="2025-12-08T08:21:00Z"/>
  <w16cex:commentExtensible w16cex:durableId="6FCF1059" w16cex:dateUtc="2025-12-08T08:27:00Z"/>
  <w16cex:commentExtensible w16cex:durableId="5A2A122D" w16cex:dateUtc="2025-12-08T08:51:00Z"/>
  <w16cex:commentExtensible w16cex:durableId="5185EDDD" w16cex:dateUtc="2025-12-08T08:54:00Z"/>
  <w16cex:commentExtensible w16cex:durableId="0091A8BB" w16cex:dateUtc="2025-12-08T10:26:00Z"/>
  <w16cex:commentExtensible w16cex:durableId="4B8315A7" w16cex:dateUtc="2025-12-08T09:02:00Z"/>
  <w16cex:commentExtensible w16cex:durableId="06ACADE7" w16cex:dateUtc="2025-12-08T09:13:00Z"/>
  <w16cex:commentExtensible w16cex:durableId="342FEB34" w16cex:dateUtc="2025-12-08T11:44:00Z"/>
  <w16cex:commentExtensible w16cex:durableId="48EA8479" w16cex:dateUtc="2025-12-06T10:34:00Z"/>
  <w16cex:commentExtensible w16cex:durableId="23042120" w16cex:dateUtc="2025-12-08T10:11:00Z"/>
  <w16cex:commentExtensible w16cex:durableId="62626283" w16cex:dateUtc="2025-12-06T10:44:00Z"/>
  <w16cex:commentExtensible w16cex:durableId="4F01C1E3" w16cex:dateUtc="2025-12-07T1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694D11" w16cid:durableId="7E83A19A"/>
  <w16cid:commentId w16cid:paraId="16237513" w16cid:durableId="2E2EEB07"/>
  <w16cid:commentId w16cid:paraId="11C025B3" w16cid:durableId="1250F3BA"/>
  <w16cid:commentId w16cid:paraId="303CAB95" w16cid:durableId="79ED68E6"/>
  <w16cid:commentId w16cid:paraId="35546CDF" w16cid:durableId="35B30788"/>
  <w16cid:commentId w16cid:paraId="5A5630FE" w16cid:durableId="196D7B52"/>
  <w16cid:commentId w16cid:paraId="67A32C6A" w16cid:durableId="46C59CC5"/>
  <w16cid:commentId w16cid:paraId="67A29F47" w16cid:durableId="37478334"/>
  <w16cid:commentId w16cid:paraId="0523621F" w16cid:durableId="50175202"/>
  <w16cid:commentId w16cid:paraId="5943C2B6" w16cid:durableId="1D9E79C2"/>
  <w16cid:commentId w16cid:paraId="22124745" w16cid:durableId="61FA3519"/>
  <w16cid:commentId w16cid:paraId="4A1EB902" w16cid:durableId="6FCF1059"/>
  <w16cid:commentId w16cid:paraId="637B2704" w16cid:durableId="5A2A122D"/>
  <w16cid:commentId w16cid:paraId="58F98CFC" w16cid:durableId="5185EDDD"/>
  <w16cid:commentId w16cid:paraId="37EDB405" w16cid:durableId="0091A8BB"/>
  <w16cid:commentId w16cid:paraId="1BDFDAD1" w16cid:durableId="4B8315A7"/>
  <w16cid:commentId w16cid:paraId="11BA8EFD" w16cid:durableId="06ACADE7"/>
  <w16cid:commentId w16cid:paraId="21BC9781" w16cid:durableId="342FEB34"/>
  <w16cid:commentId w16cid:paraId="6A19C07C" w16cid:durableId="48EA8479"/>
  <w16cid:commentId w16cid:paraId="1523EC89" w16cid:durableId="23042120"/>
  <w16cid:commentId w16cid:paraId="1CD2DA24" w16cid:durableId="62626283"/>
  <w16cid:commentId w16cid:paraId="72D0C3F2" w16cid:durableId="4F01C1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3A23" w14:textId="77777777" w:rsidR="003B2C10" w:rsidRDefault="003B2C10">
      <w:pPr>
        <w:spacing w:after="0" w:line="240" w:lineRule="auto"/>
      </w:pPr>
      <w:r>
        <w:separator/>
      </w:r>
    </w:p>
  </w:endnote>
  <w:endnote w:type="continuationSeparator" w:id="0">
    <w:p w14:paraId="16FCEA26" w14:textId="77777777" w:rsidR="003B2C10" w:rsidRDefault="003B2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C3F2" w14:textId="77777777" w:rsidR="00612B85" w:rsidRDefault="00EB15EF">
    <w:pPr>
      <w:tabs>
        <w:tab w:val="center" w:pos="128"/>
        <w:tab w:val="center" w:pos="519"/>
        <w:tab w:val="center" w:pos="8775"/>
        <w:tab w:val="center" w:pos="9383"/>
        <w:tab w:val="right" w:pos="9932"/>
      </w:tabs>
      <w:spacing w:after="0" w:line="259" w:lineRule="auto"/>
      <w:ind w:left="-102" w:right="-324" w:firstLine="0"/>
      <w:jc w:val="left"/>
    </w:pPr>
    <w:r>
      <w:fldChar w:fldCharType="begin"/>
    </w:r>
    <w:r>
      <w:instrText xml:space="preserve"> PAGE   \* MERGEFORMAT </w:instrText>
    </w:r>
    <w:r>
      <w:fldChar w:fldCharType="separate"/>
    </w:r>
    <w:r>
      <w:rPr>
        <w:sz w:val="13"/>
      </w:rPr>
      <w:t>2</w:t>
    </w:r>
    <w:r>
      <w:rPr>
        <w:sz w:val="13"/>
      </w:rPr>
      <w:fldChar w:fldCharType="end"/>
    </w:r>
    <w:r>
      <w:rPr>
        <w:sz w:val="13"/>
      </w:rPr>
      <w:tab/>
      <w:t>|</w:t>
    </w:r>
    <w:r>
      <w:rPr>
        <w:sz w:val="13"/>
      </w:rPr>
      <w:tab/>
      <w:t>bio</w:t>
    </w:r>
    <w:r>
      <w:rPr>
        <w:color w:val="FF0000"/>
        <w:sz w:val="13"/>
      </w:rPr>
      <w:t>R</w:t>
    </w:r>
    <w:r>
      <w:rPr>
        <w:i/>
        <w:sz w:val="14"/>
      </w:rPr>
      <w:t>χ</w:t>
    </w:r>
    <w:r>
      <w:rPr>
        <w:sz w:val="13"/>
      </w:rPr>
      <w:t>iv</w:t>
    </w:r>
    <w:r>
      <w:rPr>
        <w:sz w:val="13"/>
      </w:rPr>
      <w:tab/>
      <w:t xml:space="preserve">Al-Hasani </w:t>
    </w:r>
    <w:r>
      <w:rPr>
        <w:i/>
        <w:sz w:val="13"/>
      </w:rPr>
      <w:t>et al.</w:t>
    </w:r>
    <w:r>
      <w:rPr>
        <w:i/>
        <w:sz w:val="13"/>
      </w:rPr>
      <w:tab/>
    </w:r>
    <w:r>
      <w:rPr>
        <w:sz w:val="13"/>
      </w:rPr>
      <w:t>|</w:t>
    </w:r>
    <w:r>
      <w:rPr>
        <w:sz w:val="13"/>
      </w:rPr>
      <w:tab/>
      <w:t>EpiTox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25B9" w14:textId="77777777" w:rsidR="00612B85" w:rsidRPr="000E30DB" w:rsidRDefault="00EB15EF">
    <w:pPr>
      <w:tabs>
        <w:tab w:val="center" w:pos="866"/>
        <w:tab w:val="center" w:pos="1219"/>
        <w:tab w:val="center" w:pos="9221"/>
        <w:tab w:val="center" w:pos="9612"/>
        <w:tab w:val="right" w:pos="9842"/>
      </w:tabs>
      <w:spacing w:after="0" w:line="259" w:lineRule="auto"/>
      <w:ind w:left="-192" w:right="-234" w:firstLine="0"/>
      <w:jc w:val="left"/>
      <w:rPr>
        <w:lang w:val="en-US"/>
      </w:rPr>
    </w:pPr>
    <w:r w:rsidRPr="000E30DB">
      <w:rPr>
        <w:sz w:val="13"/>
        <w:lang w:val="en-US"/>
      </w:rPr>
      <w:t xml:space="preserve">Al-Hasani </w:t>
    </w:r>
    <w:r w:rsidRPr="000E30DB">
      <w:rPr>
        <w:i/>
        <w:sz w:val="13"/>
        <w:lang w:val="en-US"/>
      </w:rPr>
      <w:t>et al.</w:t>
    </w:r>
    <w:r w:rsidRPr="000E30DB">
      <w:rPr>
        <w:i/>
        <w:sz w:val="13"/>
        <w:lang w:val="en-US"/>
      </w:rPr>
      <w:tab/>
    </w:r>
    <w:r w:rsidRPr="000E30DB">
      <w:rPr>
        <w:sz w:val="13"/>
        <w:lang w:val="en-US"/>
      </w:rPr>
      <w:t>|</w:t>
    </w:r>
    <w:r w:rsidRPr="000E30DB">
      <w:rPr>
        <w:sz w:val="13"/>
        <w:lang w:val="en-US"/>
      </w:rPr>
      <w:tab/>
      <w:t>EpiTox</w:t>
    </w:r>
    <w:r w:rsidRPr="000E30DB">
      <w:rPr>
        <w:sz w:val="13"/>
        <w:lang w:val="en-US"/>
      </w:rPr>
      <w:tab/>
      <w:t>bio</w:t>
    </w:r>
    <w:r w:rsidRPr="000E30DB">
      <w:rPr>
        <w:color w:val="FF0000"/>
        <w:sz w:val="13"/>
        <w:lang w:val="en-US"/>
      </w:rPr>
      <w:t>R</w:t>
    </w:r>
    <w:r>
      <w:rPr>
        <w:i/>
        <w:sz w:val="14"/>
      </w:rPr>
      <w:t>χ</w:t>
    </w:r>
    <w:r w:rsidRPr="000E30DB">
      <w:rPr>
        <w:sz w:val="13"/>
        <w:lang w:val="en-US"/>
      </w:rPr>
      <w:t>iv</w:t>
    </w:r>
    <w:r w:rsidRPr="000E30DB">
      <w:rPr>
        <w:sz w:val="13"/>
        <w:lang w:val="en-US"/>
      </w:rPr>
      <w:tab/>
      <w:t>|</w:t>
    </w:r>
    <w:r w:rsidRPr="000E30DB">
      <w:rPr>
        <w:sz w:val="13"/>
        <w:lang w:val="en-US"/>
      </w:rPr>
      <w:tab/>
    </w:r>
    <w:r>
      <w:fldChar w:fldCharType="begin"/>
    </w:r>
    <w:r w:rsidRPr="000E30DB">
      <w:rPr>
        <w:lang w:val="en-US"/>
      </w:rPr>
      <w:instrText xml:space="preserve"> PAGE   \* MERGEFORMAT </w:instrText>
    </w:r>
    <w:r>
      <w:fldChar w:fldCharType="separate"/>
    </w:r>
    <w:r w:rsidRPr="000E30DB">
      <w:rPr>
        <w:sz w:val="13"/>
        <w:lang w:val="en-US"/>
      </w:rPr>
      <w:t>3</w:t>
    </w:r>
    <w:r>
      <w:rPr>
        <w:sz w:val="1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DE3F" w14:textId="77777777" w:rsidR="00612B85" w:rsidRDefault="00612B8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5104" w14:textId="77777777" w:rsidR="00612B85" w:rsidRDefault="00EB15EF">
    <w:pPr>
      <w:tabs>
        <w:tab w:val="center" w:pos="273"/>
        <w:tab w:val="center" w:pos="663"/>
        <w:tab w:val="center" w:pos="8920"/>
        <w:tab w:val="center" w:pos="9527"/>
        <w:tab w:val="right" w:pos="10076"/>
      </w:tabs>
      <w:spacing w:after="0" w:line="259" w:lineRule="auto"/>
      <w:ind w:left="0" w:firstLine="0"/>
      <w:jc w:val="left"/>
    </w:pPr>
    <w:r>
      <w:fldChar w:fldCharType="begin"/>
    </w:r>
    <w:r>
      <w:instrText xml:space="preserve"> PAGE   \* MERGEFORMAT </w:instrText>
    </w:r>
    <w:r>
      <w:fldChar w:fldCharType="separate"/>
    </w:r>
    <w:r>
      <w:rPr>
        <w:sz w:val="13"/>
      </w:rPr>
      <w:t>2</w:t>
    </w:r>
    <w:r>
      <w:rPr>
        <w:sz w:val="13"/>
      </w:rPr>
      <w:fldChar w:fldCharType="end"/>
    </w:r>
    <w:r>
      <w:rPr>
        <w:sz w:val="13"/>
      </w:rPr>
      <w:tab/>
      <w:t>|</w:t>
    </w:r>
    <w:r>
      <w:rPr>
        <w:sz w:val="13"/>
      </w:rPr>
      <w:tab/>
      <w:t>bio</w:t>
    </w:r>
    <w:r>
      <w:rPr>
        <w:color w:val="FF0000"/>
        <w:sz w:val="13"/>
      </w:rPr>
      <w:t>R</w:t>
    </w:r>
    <w:r>
      <w:rPr>
        <w:i/>
        <w:sz w:val="14"/>
      </w:rPr>
      <w:t>χ</w:t>
    </w:r>
    <w:r>
      <w:rPr>
        <w:sz w:val="13"/>
      </w:rPr>
      <w:t>iv</w:t>
    </w:r>
    <w:r>
      <w:rPr>
        <w:sz w:val="13"/>
      </w:rPr>
      <w:tab/>
      <w:t xml:space="preserve">Al-Hasani </w:t>
    </w:r>
    <w:r>
      <w:rPr>
        <w:i/>
        <w:sz w:val="13"/>
      </w:rPr>
      <w:t>et al.</w:t>
    </w:r>
    <w:r>
      <w:rPr>
        <w:i/>
        <w:sz w:val="13"/>
      </w:rPr>
      <w:tab/>
    </w:r>
    <w:r>
      <w:rPr>
        <w:sz w:val="13"/>
      </w:rPr>
      <w:t>|</w:t>
    </w:r>
    <w:r>
      <w:rPr>
        <w:sz w:val="13"/>
      </w:rPr>
      <w:tab/>
      <w:t>EpiTox</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B036" w14:textId="77777777" w:rsidR="00612B85" w:rsidRPr="000E30DB" w:rsidRDefault="00EB15EF">
    <w:pPr>
      <w:tabs>
        <w:tab w:val="center" w:pos="1010"/>
        <w:tab w:val="center" w:pos="1363"/>
        <w:tab w:val="center" w:pos="9366"/>
        <w:tab w:val="center" w:pos="9756"/>
        <w:tab w:val="right" w:pos="10076"/>
      </w:tabs>
      <w:spacing w:after="0" w:line="259" w:lineRule="auto"/>
      <w:ind w:left="-48" w:firstLine="0"/>
      <w:jc w:val="left"/>
      <w:rPr>
        <w:lang w:val="en-US"/>
      </w:rPr>
    </w:pPr>
    <w:r w:rsidRPr="000E30DB">
      <w:rPr>
        <w:sz w:val="13"/>
        <w:lang w:val="en-US"/>
      </w:rPr>
      <w:t xml:space="preserve">Al-Hasani </w:t>
    </w:r>
    <w:r w:rsidRPr="000E30DB">
      <w:rPr>
        <w:i/>
        <w:sz w:val="13"/>
        <w:lang w:val="en-US"/>
      </w:rPr>
      <w:t>et al.</w:t>
    </w:r>
    <w:r w:rsidRPr="000E30DB">
      <w:rPr>
        <w:i/>
        <w:sz w:val="13"/>
        <w:lang w:val="en-US"/>
      </w:rPr>
      <w:tab/>
    </w:r>
    <w:r w:rsidRPr="000E30DB">
      <w:rPr>
        <w:sz w:val="13"/>
        <w:lang w:val="en-US"/>
      </w:rPr>
      <w:t>|</w:t>
    </w:r>
    <w:r w:rsidRPr="000E30DB">
      <w:rPr>
        <w:sz w:val="13"/>
        <w:lang w:val="en-US"/>
      </w:rPr>
      <w:tab/>
      <w:t>EpiTox</w:t>
    </w:r>
    <w:r w:rsidRPr="000E30DB">
      <w:rPr>
        <w:sz w:val="13"/>
        <w:lang w:val="en-US"/>
      </w:rPr>
      <w:tab/>
      <w:t>bio</w:t>
    </w:r>
    <w:r w:rsidRPr="000E30DB">
      <w:rPr>
        <w:color w:val="FF0000"/>
        <w:sz w:val="13"/>
        <w:lang w:val="en-US"/>
      </w:rPr>
      <w:t>R</w:t>
    </w:r>
    <w:r>
      <w:rPr>
        <w:i/>
        <w:sz w:val="14"/>
      </w:rPr>
      <w:t>χ</w:t>
    </w:r>
    <w:r w:rsidRPr="000E30DB">
      <w:rPr>
        <w:sz w:val="13"/>
        <w:lang w:val="en-US"/>
      </w:rPr>
      <w:t>iv</w:t>
    </w:r>
    <w:r w:rsidRPr="000E30DB">
      <w:rPr>
        <w:sz w:val="13"/>
        <w:lang w:val="en-US"/>
      </w:rPr>
      <w:tab/>
      <w:t>|</w:t>
    </w:r>
    <w:r w:rsidRPr="000E30DB">
      <w:rPr>
        <w:sz w:val="13"/>
        <w:lang w:val="en-US"/>
      </w:rPr>
      <w:tab/>
    </w:r>
    <w:r>
      <w:fldChar w:fldCharType="begin"/>
    </w:r>
    <w:r w:rsidRPr="000E30DB">
      <w:rPr>
        <w:lang w:val="en-US"/>
      </w:rPr>
      <w:instrText xml:space="preserve"> PAGE   \* MERGEFORMAT </w:instrText>
    </w:r>
    <w:r>
      <w:fldChar w:fldCharType="separate"/>
    </w:r>
    <w:r w:rsidRPr="000E30DB">
      <w:rPr>
        <w:sz w:val="13"/>
        <w:lang w:val="en-US"/>
      </w:rPr>
      <w:t>3</w:t>
    </w:r>
    <w:r>
      <w:rPr>
        <w:sz w:val="13"/>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1173" w14:textId="77777777" w:rsidR="00612B85" w:rsidRDefault="00EB15EF">
    <w:pPr>
      <w:tabs>
        <w:tab w:val="center" w:pos="273"/>
        <w:tab w:val="center" w:pos="663"/>
        <w:tab w:val="center" w:pos="8920"/>
        <w:tab w:val="center" w:pos="9527"/>
        <w:tab w:val="right" w:pos="10076"/>
      </w:tabs>
      <w:spacing w:after="0" w:line="259" w:lineRule="auto"/>
      <w:ind w:left="0" w:firstLine="0"/>
      <w:jc w:val="left"/>
    </w:pPr>
    <w:r>
      <w:fldChar w:fldCharType="begin"/>
    </w:r>
    <w:r>
      <w:instrText xml:space="preserve"> PAGE   \* MERGEFORMAT </w:instrText>
    </w:r>
    <w:r>
      <w:fldChar w:fldCharType="separate"/>
    </w:r>
    <w:r>
      <w:rPr>
        <w:sz w:val="13"/>
      </w:rPr>
      <w:t>2</w:t>
    </w:r>
    <w:r>
      <w:rPr>
        <w:sz w:val="13"/>
      </w:rPr>
      <w:fldChar w:fldCharType="end"/>
    </w:r>
    <w:r>
      <w:rPr>
        <w:sz w:val="13"/>
      </w:rPr>
      <w:tab/>
      <w:t>|</w:t>
    </w:r>
    <w:r>
      <w:rPr>
        <w:sz w:val="13"/>
      </w:rPr>
      <w:tab/>
      <w:t>bio</w:t>
    </w:r>
    <w:r>
      <w:rPr>
        <w:color w:val="FF0000"/>
        <w:sz w:val="13"/>
      </w:rPr>
      <w:t>R</w:t>
    </w:r>
    <w:r>
      <w:rPr>
        <w:i/>
        <w:sz w:val="14"/>
      </w:rPr>
      <w:t>χ</w:t>
    </w:r>
    <w:r>
      <w:rPr>
        <w:sz w:val="13"/>
      </w:rPr>
      <w:t>iv</w:t>
    </w:r>
    <w:r>
      <w:rPr>
        <w:sz w:val="13"/>
      </w:rPr>
      <w:tab/>
      <w:t xml:space="preserve">Al-Hasani </w:t>
    </w:r>
    <w:r>
      <w:rPr>
        <w:i/>
        <w:sz w:val="13"/>
      </w:rPr>
      <w:t>et al.</w:t>
    </w:r>
    <w:r>
      <w:rPr>
        <w:i/>
        <w:sz w:val="13"/>
      </w:rPr>
      <w:tab/>
    </w:r>
    <w:r>
      <w:rPr>
        <w:sz w:val="13"/>
      </w:rPr>
      <w:t>|</w:t>
    </w:r>
    <w:r>
      <w:rPr>
        <w:sz w:val="13"/>
      </w:rPr>
      <w:tab/>
      <w:t>EpiTox</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8261" w14:textId="77777777" w:rsidR="00612B85" w:rsidRDefault="00EB15EF">
    <w:pPr>
      <w:tabs>
        <w:tab w:val="center" w:pos="273"/>
        <w:tab w:val="center" w:pos="663"/>
        <w:tab w:val="center" w:pos="8920"/>
        <w:tab w:val="center" w:pos="9527"/>
        <w:tab w:val="right" w:pos="10076"/>
      </w:tabs>
      <w:spacing w:after="0" w:line="259" w:lineRule="auto"/>
      <w:ind w:left="0" w:firstLine="0"/>
      <w:jc w:val="left"/>
    </w:pPr>
    <w:r>
      <w:fldChar w:fldCharType="begin"/>
    </w:r>
    <w:r>
      <w:instrText xml:space="preserve"> PAGE   \* MERGEFORMAT </w:instrText>
    </w:r>
    <w:r>
      <w:fldChar w:fldCharType="separate"/>
    </w:r>
    <w:r>
      <w:rPr>
        <w:sz w:val="13"/>
      </w:rPr>
      <w:t>2</w:t>
    </w:r>
    <w:r>
      <w:rPr>
        <w:sz w:val="13"/>
      </w:rPr>
      <w:fldChar w:fldCharType="end"/>
    </w:r>
    <w:r>
      <w:rPr>
        <w:sz w:val="13"/>
      </w:rPr>
      <w:tab/>
      <w:t>|</w:t>
    </w:r>
    <w:r>
      <w:rPr>
        <w:sz w:val="13"/>
      </w:rPr>
      <w:tab/>
      <w:t>bio</w:t>
    </w:r>
    <w:r>
      <w:rPr>
        <w:color w:val="FF0000"/>
        <w:sz w:val="13"/>
      </w:rPr>
      <w:t>R</w:t>
    </w:r>
    <w:r>
      <w:rPr>
        <w:i/>
        <w:sz w:val="14"/>
      </w:rPr>
      <w:t>χ</w:t>
    </w:r>
    <w:r>
      <w:rPr>
        <w:sz w:val="13"/>
      </w:rPr>
      <w:t>iv</w:t>
    </w:r>
    <w:r>
      <w:rPr>
        <w:sz w:val="13"/>
      </w:rPr>
      <w:tab/>
      <w:t xml:space="preserve">Al-Hasani </w:t>
    </w:r>
    <w:r>
      <w:rPr>
        <w:i/>
        <w:sz w:val="13"/>
      </w:rPr>
      <w:t>et al.</w:t>
    </w:r>
    <w:r>
      <w:rPr>
        <w:i/>
        <w:sz w:val="13"/>
      </w:rPr>
      <w:tab/>
    </w:r>
    <w:r>
      <w:rPr>
        <w:sz w:val="13"/>
      </w:rPr>
      <w:t>|</w:t>
    </w:r>
    <w:r>
      <w:rPr>
        <w:sz w:val="13"/>
      </w:rPr>
      <w:tab/>
      <w:t>EpiTox</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1B1E" w14:textId="77777777" w:rsidR="00612B85" w:rsidRPr="000E30DB" w:rsidRDefault="00EB15EF">
    <w:pPr>
      <w:tabs>
        <w:tab w:val="center" w:pos="1100"/>
        <w:tab w:val="center" w:pos="1453"/>
        <w:tab w:val="center" w:pos="9455"/>
        <w:tab w:val="center" w:pos="9846"/>
        <w:tab w:val="right" w:pos="10076"/>
      </w:tabs>
      <w:spacing w:after="0" w:line="259" w:lineRule="auto"/>
      <w:ind w:left="0" w:firstLine="0"/>
      <w:jc w:val="left"/>
      <w:rPr>
        <w:lang w:val="en-US"/>
      </w:rPr>
    </w:pPr>
    <w:r w:rsidRPr="000E30DB">
      <w:rPr>
        <w:sz w:val="13"/>
        <w:lang w:val="en-US"/>
      </w:rPr>
      <w:t xml:space="preserve">Al-Hasani </w:t>
    </w:r>
    <w:r w:rsidRPr="000E30DB">
      <w:rPr>
        <w:i/>
        <w:sz w:val="13"/>
        <w:lang w:val="en-US"/>
      </w:rPr>
      <w:t>et al.</w:t>
    </w:r>
    <w:r w:rsidRPr="000E30DB">
      <w:rPr>
        <w:i/>
        <w:sz w:val="13"/>
        <w:lang w:val="en-US"/>
      </w:rPr>
      <w:tab/>
    </w:r>
    <w:r w:rsidRPr="000E30DB">
      <w:rPr>
        <w:sz w:val="13"/>
        <w:lang w:val="en-US"/>
      </w:rPr>
      <w:t>|</w:t>
    </w:r>
    <w:r w:rsidRPr="000E30DB">
      <w:rPr>
        <w:sz w:val="13"/>
        <w:lang w:val="en-US"/>
      </w:rPr>
      <w:tab/>
      <w:t>EpiTox</w:t>
    </w:r>
    <w:r w:rsidRPr="000E30DB">
      <w:rPr>
        <w:sz w:val="13"/>
        <w:lang w:val="en-US"/>
      </w:rPr>
      <w:tab/>
      <w:t>bio</w:t>
    </w:r>
    <w:r w:rsidRPr="000E30DB">
      <w:rPr>
        <w:color w:val="FF0000"/>
        <w:sz w:val="13"/>
        <w:lang w:val="en-US"/>
      </w:rPr>
      <w:t>R</w:t>
    </w:r>
    <w:r>
      <w:rPr>
        <w:i/>
        <w:sz w:val="14"/>
      </w:rPr>
      <w:t>χ</w:t>
    </w:r>
    <w:r w:rsidRPr="000E30DB">
      <w:rPr>
        <w:sz w:val="13"/>
        <w:lang w:val="en-US"/>
      </w:rPr>
      <w:t>iv</w:t>
    </w:r>
    <w:r w:rsidRPr="000E30DB">
      <w:rPr>
        <w:sz w:val="13"/>
        <w:lang w:val="en-US"/>
      </w:rPr>
      <w:tab/>
      <w:t>|</w:t>
    </w:r>
    <w:r w:rsidRPr="000E30DB">
      <w:rPr>
        <w:sz w:val="13"/>
        <w:lang w:val="en-US"/>
      </w:rPr>
      <w:tab/>
    </w:r>
    <w:r>
      <w:fldChar w:fldCharType="begin"/>
    </w:r>
    <w:r w:rsidRPr="000E30DB">
      <w:rPr>
        <w:lang w:val="en-US"/>
      </w:rPr>
      <w:instrText xml:space="preserve"> PAGE   \* MERGEFORMAT </w:instrText>
    </w:r>
    <w:r>
      <w:fldChar w:fldCharType="separate"/>
    </w:r>
    <w:r w:rsidRPr="000E30DB">
      <w:rPr>
        <w:sz w:val="13"/>
        <w:lang w:val="en-US"/>
      </w:rPr>
      <w:t>3</w:t>
    </w:r>
    <w:r>
      <w:rPr>
        <w:sz w:val="13"/>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057AC" w14:textId="77777777" w:rsidR="00612B85" w:rsidRDefault="00EB15EF">
    <w:pPr>
      <w:tabs>
        <w:tab w:val="center" w:pos="273"/>
        <w:tab w:val="center" w:pos="663"/>
        <w:tab w:val="center" w:pos="8920"/>
        <w:tab w:val="center" w:pos="9527"/>
        <w:tab w:val="right" w:pos="10076"/>
      </w:tabs>
      <w:spacing w:after="0" w:line="259" w:lineRule="auto"/>
      <w:ind w:left="0" w:firstLine="0"/>
      <w:jc w:val="left"/>
    </w:pPr>
    <w:r>
      <w:fldChar w:fldCharType="begin"/>
    </w:r>
    <w:r>
      <w:instrText xml:space="preserve"> PAGE   \* MERGEFORMAT </w:instrText>
    </w:r>
    <w:r>
      <w:fldChar w:fldCharType="separate"/>
    </w:r>
    <w:r>
      <w:rPr>
        <w:sz w:val="13"/>
      </w:rPr>
      <w:t>2</w:t>
    </w:r>
    <w:r>
      <w:rPr>
        <w:sz w:val="13"/>
      </w:rPr>
      <w:fldChar w:fldCharType="end"/>
    </w:r>
    <w:r>
      <w:rPr>
        <w:sz w:val="13"/>
      </w:rPr>
      <w:tab/>
      <w:t>|</w:t>
    </w:r>
    <w:r>
      <w:rPr>
        <w:sz w:val="13"/>
      </w:rPr>
      <w:tab/>
      <w:t>bio</w:t>
    </w:r>
    <w:r>
      <w:rPr>
        <w:color w:val="FF0000"/>
        <w:sz w:val="13"/>
      </w:rPr>
      <w:t>R</w:t>
    </w:r>
    <w:r>
      <w:rPr>
        <w:i/>
        <w:sz w:val="14"/>
      </w:rPr>
      <w:t>χ</w:t>
    </w:r>
    <w:r>
      <w:rPr>
        <w:sz w:val="13"/>
      </w:rPr>
      <w:t>iv</w:t>
    </w:r>
    <w:r>
      <w:rPr>
        <w:sz w:val="13"/>
      </w:rPr>
      <w:tab/>
      <w:t xml:space="preserve">Al-Hasani </w:t>
    </w:r>
    <w:r>
      <w:rPr>
        <w:i/>
        <w:sz w:val="13"/>
      </w:rPr>
      <w:t>et al.</w:t>
    </w:r>
    <w:r>
      <w:rPr>
        <w:i/>
        <w:sz w:val="13"/>
      </w:rPr>
      <w:tab/>
    </w:r>
    <w:r>
      <w:rPr>
        <w:sz w:val="13"/>
      </w:rPr>
      <w:t>|</w:t>
    </w:r>
    <w:r>
      <w:rPr>
        <w:sz w:val="13"/>
      </w:rPr>
      <w:tab/>
      <w:t>EpiTox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13F8B" w14:textId="77777777" w:rsidR="003B2C10" w:rsidRDefault="003B2C10">
      <w:pPr>
        <w:spacing w:after="0" w:line="259" w:lineRule="auto"/>
        <w:ind w:left="128" w:firstLine="0"/>
        <w:jc w:val="left"/>
      </w:pPr>
      <w:r>
        <w:separator/>
      </w:r>
    </w:p>
  </w:footnote>
  <w:footnote w:type="continuationSeparator" w:id="0">
    <w:p w14:paraId="212E3B86" w14:textId="77777777" w:rsidR="003B2C10" w:rsidRDefault="003B2C10">
      <w:pPr>
        <w:spacing w:after="0" w:line="259" w:lineRule="auto"/>
        <w:ind w:left="128" w:firstLine="0"/>
        <w:jc w:val="left"/>
      </w:pPr>
      <w:r>
        <w:continuationSeparator/>
      </w:r>
    </w:p>
  </w:footnote>
  <w:footnote w:id="1">
    <w:p w14:paraId="210CE3C5" w14:textId="77777777" w:rsidR="00612B85" w:rsidRDefault="00EB15EF">
      <w:pPr>
        <w:pStyle w:val="footnotedescription"/>
        <w:ind w:left="128"/>
      </w:pPr>
      <w:r>
        <w:rPr>
          <w:rStyle w:val="footnotemark"/>
        </w:rPr>
        <w:footnoteRef/>
      </w:r>
      <w:r>
        <w:t xml:space="preserve"> </w:t>
      </w:r>
      <w:hyperlink r:id="rId1">
        <w:r>
          <w:t>https://gnomad.broadinstitute.org/news/</w:t>
        </w:r>
      </w:hyperlink>
    </w:p>
    <w:p w14:paraId="068AC1BB" w14:textId="77777777" w:rsidR="00612B85" w:rsidRDefault="00EB15EF">
      <w:pPr>
        <w:pStyle w:val="footnotedescription"/>
        <w:ind w:left="0"/>
      </w:pPr>
      <w:hyperlink r:id="rId2">
        <w:r>
          <w:t>2017-02-the-genome-aggregation-database/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FACF" w14:textId="77777777" w:rsidR="00612B85" w:rsidRDefault="00612B8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82F51" w14:textId="77777777" w:rsidR="00612B85" w:rsidRDefault="00612B8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8C75F" w14:textId="77777777" w:rsidR="00612B85" w:rsidRDefault="00612B8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B4C2" w14:textId="77777777" w:rsidR="00612B85" w:rsidRDefault="00EB15EF">
    <w:pPr>
      <w:spacing w:after="0" w:line="259" w:lineRule="auto"/>
      <w:ind w:left="0" w:firstLine="0"/>
      <w:jc w:val="left"/>
    </w:pPr>
    <w:r>
      <w:rPr>
        <w:sz w:val="16"/>
      </w:rPr>
      <w:t>Results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04FC" w14:textId="77777777" w:rsidR="00612B85" w:rsidRDefault="00612B8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1309" w14:textId="77777777" w:rsidR="00612B85" w:rsidRDefault="00EB15EF">
    <w:pPr>
      <w:spacing w:after="0" w:line="259" w:lineRule="auto"/>
      <w:ind w:left="0" w:firstLine="0"/>
      <w:jc w:val="left"/>
    </w:pPr>
    <w:r>
      <w:rPr>
        <w:sz w:val="16"/>
      </w:rPr>
      <w:t>Results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6138" w14:textId="77777777" w:rsidR="00612B85" w:rsidRDefault="00612B85">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21BC8" w14:textId="77777777" w:rsidR="00612B85" w:rsidRDefault="00612B85">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A06CC" w14:textId="77777777" w:rsidR="00612B85" w:rsidRDefault="00612B8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28C"/>
    <w:multiLevelType w:val="hybridMultilevel"/>
    <w:tmpl w:val="DE18E780"/>
    <w:lvl w:ilvl="0" w:tplc="D7707D52">
      <w:start w:val="1"/>
      <w:numFmt w:val="decimal"/>
      <w:lvlText w:val="%1."/>
      <w:lvlJc w:val="left"/>
      <w:pPr>
        <w:ind w:left="337"/>
      </w:pPr>
      <w:rPr>
        <w:rFonts w:ascii="Calibri" w:eastAsia="Calibri" w:hAnsi="Calibri" w:cs="Calibri"/>
        <w:b w:val="0"/>
        <w:i w:val="0"/>
        <w:strike w:val="0"/>
        <w:dstrike w:val="0"/>
        <w:color w:val="000000"/>
        <w:sz w:val="11"/>
        <w:szCs w:val="11"/>
        <w:u w:val="none" w:color="000000"/>
        <w:bdr w:val="none" w:sz="0" w:space="0" w:color="auto"/>
        <w:shd w:val="clear" w:color="auto" w:fill="auto"/>
        <w:vertAlign w:val="baseline"/>
      </w:rPr>
    </w:lvl>
    <w:lvl w:ilvl="1" w:tplc="351CE05E">
      <w:start w:val="1"/>
      <w:numFmt w:val="lowerLetter"/>
      <w:lvlText w:val="%2"/>
      <w:lvlJc w:val="left"/>
      <w:pPr>
        <w:ind w:left="1130"/>
      </w:pPr>
      <w:rPr>
        <w:rFonts w:ascii="Calibri" w:eastAsia="Calibri" w:hAnsi="Calibri" w:cs="Calibri"/>
        <w:b w:val="0"/>
        <w:i w:val="0"/>
        <w:strike w:val="0"/>
        <w:dstrike w:val="0"/>
        <w:color w:val="000000"/>
        <w:sz w:val="11"/>
        <w:szCs w:val="11"/>
        <w:u w:val="none" w:color="000000"/>
        <w:bdr w:val="none" w:sz="0" w:space="0" w:color="auto"/>
        <w:shd w:val="clear" w:color="auto" w:fill="auto"/>
        <w:vertAlign w:val="baseline"/>
      </w:rPr>
    </w:lvl>
    <w:lvl w:ilvl="2" w:tplc="FDCE58C8">
      <w:start w:val="1"/>
      <w:numFmt w:val="lowerRoman"/>
      <w:lvlText w:val="%3"/>
      <w:lvlJc w:val="left"/>
      <w:pPr>
        <w:ind w:left="1850"/>
      </w:pPr>
      <w:rPr>
        <w:rFonts w:ascii="Calibri" w:eastAsia="Calibri" w:hAnsi="Calibri" w:cs="Calibri"/>
        <w:b w:val="0"/>
        <w:i w:val="0"/>
        <w:strike w:val="0"/>
        <w:dstrike w:val="0"/>
        <w:color w:val="000000"/>
        <w:sz w:val="11"/>
        <w:szCs w:val="11"/>
        <w:u w:val="none" w:color="000000"/>
        <w:bdr w:val="none" w:sz="0" w:space="0" w:color="auto"/>
        <w:shd w:val="clear" w:color="auto" w:fill="auto"/>
        <w:vertAlign w:val="baseline"/>
      </w:rPr>
    </w:lvl>
    <w:lvl w:ilvl="3" w:tplc="7F50C90A">
      <w:start w:val="1"/>
      <w:numFmt w:val="decimal"/>
      <w:lvlText w:val="%4"/>
      <w:lvlJc w:val="left"/>
      <w:pPr>
        <w:ind w:left="2570"/>
      </w:pPr>
      <w:rPr>
        <w:rFonts w:ascii="Calibri" w:eastAsia="Calibri" w:hAnsi="Calibri" w:cs="Calibri"/>
        <w:b w:val="0"/>
        <w:i w:val="0"/>
        <w:strike w:val="0"/>
        <w:dstrike w:val="0"/>
        <w:color w:val="000000"/>
        <w:sz w:val="11"/>
        <w:szCs w:val="11"/>
        <w:u w:val="none" w:color="000000"/>
        <w:bdr w:val="none" w:sz="0" w:space="0" w:color="auto"/>
        <w:shd w:val="clear" w:color="auto" w:fill="auto"/>
        <w:vertAlign w:val="baseline"/>
      </w:rPr>
    </w:lvl>
    <w:lvl w:ilvl="4" w:tplc="10CA7322">
      <w:start w:val="1"/>
      <w:numFmt w:val="lowerLetter"/>
      <w:lvlText w:val="%5"/>
      <w:lvlJc w:val="left"/>
      <w:pPr>
        <w:ind w:left="3290"/>
      </w:pPr>
      <w:rPr>
        <w:rFonts w:ascii="Calibri" w:eastAsia="Calibri" w:hAnsi="Calibri" w:cs="Calibri"/>
        <w:b w:val="0"/>
        <w:i w:val="0"/>
        <w:strike w:val="0"/>
        <w:dstrike w:val="0"/>
        <w:color w:val="000000"/>
        <w:sz w:val="11"/>
        <w:szCs w:val="11"/>
        <w:u w:val="none" w:color="000000"/>
        <w:bdr w:val="none" w:sz="0" w:space="0" w:color="auto"/>
        <w:shd w:val="clear" w:color="auto" w:fill="auto"/>
        <w:vertAlign w:val="baseline"/>
      </w:rPr>
    </w:lvl>
    <w:lvl w:ilvl="5" w:tplc="59269FC4">
      <w:start w:val="1"/>
      <w:numFmt w:val="lowerRoman"/>
      <w:lvlText w:val="%6"/>
      <w:lvlJc w:val="left"/>
      <w:pPr>
        <w:ind w:left="4010"/>
      </w:pPr>
      <w:rPr>
        <w:rFonts w:ascii="Calibri" w:eastAsia="Calibri" w:hAnsi="Calibri" w:cs="Calibri"/>
        <w:b w:val="0"/>
        <w:i w:val="0"/>
        <w:strike w:val="0"/>
        <w:dstrike w:val="0"/>
        <w:color w:val="000000"/>
        <w:sz w:val="11"/>
        <w:szCs w:val="11"/>
        <w:u w:val="none" w:color="000000"/>
        <w:bdr w:val="none" w:sz="0" w:space="0" w:color="auto"/>
        <w:shd w:val="clear" w:color="auto" w:fill="auto"/>
        <w:vertAlign w:val="baseline"/>
      </w:rPr>
    </w:lvl>
    <w:lvl w:ilvl="6" w:tplc="C2E6687E">
      <w:start w:val="1"/>
      <w:numFmt w:val="decimal"/>
      <w:lvlText w:val="%7"/>
      <w:lvlJc w:val="left"/>
      <w:pPr>
        <w:ind w:left="4730"/>
      </w:pPr>
      <w:rPr>
        <w:rFonts w:ascii="Calibri" w:eastAsia="Calibri" w:hAnsi="Calibri" w:cs="Calibri"/>
        <w:b w:val="0"/>
        <w:i w:val="0"/>
        <w:strike w:val="0"/>
        <w:dstrike w:val="0"/>
        <w:color w:val="000000"/>
        <w:sz w:val="11"/>
        <w:szCs w:val="11"/>
        <w:u w:val="none" w:color="000000"/>
        <w:bdr w:val="none" w:sz="0" w:space="0" w:color="auto"/>
        <w:shd w:val="clear" w:color="auto" w:fill="auto"/>
        <w:vertAlign w:val="baseline"/>
      </w:rPr>
    </w:lvl>
    <w:lvl w:ilvl="7" w:tplc="39F4AFA0">
      <w:start w:val="1"/>
      <w:numFmt w:val="lowerLetter"/>
      <w:lvlText w:val="%8"/>
      <w:lvlJc w:val="left"/>
      <w:pPr>
        <w:ind w:left="5450"/>
      </w:pPr>
      <w:rPr>
        <w:rFonts w:ascii="Calibri" w:eastAsia="Calibri" w:hAnsi="Calibri" w:cs="Calibri"/>
        <w:b w:val="0"/>
        <w:i w:val="0"/>
        <w:strike w:val="0"/>
        <w:dstrike w:val="0"/>
        <w:color w:val="000000"/>
        <w:sz w:val="11"/>
        <w:szCs w:val="11"/>
        <w:u w:val="none" w:color="000000"/>
        <w:bdr w:val="none" w:sz="0" w:space="0" w:color="auto"/>
        <w:shd w:val="clear" w:color="auto" w:fill="auto"/>
        <w:vertAlign w:val="baseline"/>
      </w:rPr>
    </w:lvl>
    <w:lvl w:ilvl="8" w:tplc="0D9EC148">
      <w:start w:val="1"/>
      <w:numFmt w:val="lowerRoman"/>
      <w:lvlText w:val="%9"/>
      <w:lvlJc w:val="left"/>
      <w:pPr>
        <w:ind w:left="6170"/>
      </w:pPr>
      <w:rPr>
        <w:rFonts w:ascii="Calibri" w:eastAsia="Calibri" w:hAnsi="Calibri" w:cs="Calibri"/>
        <w:b w:val="0"/>
        <w:i w:val="0"/>
        <w:strike w:val="0"/>
        <w:dstrike w:val="0"/>
        <w:color w:val="000000"/>
        <w:sz w:val="11"/>
        <w:szCs w:val="11"/>
        <w:u w:val="none" w:color="000000"/>
        <w:bdr w:val="none" w:sz="0" w:space="0" w:color="auto"/>
        <w:shd w:val="clear" w:color="auto" w:fill="auto"/>
        <w:vertAlign w:val="baseline"/>
      </w:rPr>
    </w:lvl>
  </w:abstractNum>
  <w:abstractNum w:abstractNumId="1" w15:restartNumberingAfterBreak="0">
    <w:nsid w:val="16503FD4"/>
    <w:multiLevelType w:val="hybridMultilevel"/>
    <w:tmpl w:val="E21E4330"/>
    <w:lvl w:ilvl="0" w:tplc="15408440">
      <w:start w:val="4"/>
      <w:numFmt w:val="decimal"/>
      <w:lvlText w:val="%1."/>
      <w:lvlJc w:val="left"/>
      <w:pPr>
        <w:ind w:left="1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FE9414EE">
      <w:start w:val="1"/>
      <w:numFmt w:val="lowerLetter"/>
      <w:lvlText w:val="%2"/>
      <w:lvlJc w:val="left"/>
      <w:pPr>
        <w:ind w:left="10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642A2366">
      <w:start w:val="1"/>
      <w:numFmt w:val="lowerRoman"/>
      <w:lvlText w:val="%3"/>
      <w:lvlJc w:val="left"/>
      <w:pPr>
        <w:ind w:left="18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5EC4236A">
      <w:start w:val="1"/>
      <w:numFmt w:val="decimal"/>
      <w:lvlText w:val="%4"/>
      <w:lvlJc w:val="left"/>
      <w:pPr>
        <w:ind w:left="25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E6669BF6">
      <w:start w:val="1"/>
      <w:numFmt w:val="lowerLetter"/>
      <w:lvlText w:val="%5"/>
      <w:lvlJc w:val="left"/>
      <w:pPr>
        <w:ind w:left="32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BC6044AE">
      <w:start w:val="1"/>
      <w:numFmt w:val="lowerRoman"/>
      <w:lvlText w:val="%6"/>
      <w:lvlJc w:val="left"/>
      <w:pPr>
        <w:ind w:left="39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3376983C">
      <w:start w:val="1"/>
      <w:numFmt w:val="decimal"/>
      <w:lvlText w:val="%7"/>
      <w:lvlJc w:val="left"/>
      <w:pPr>
        <w:ind w:left="46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DE781E5A">
      <w:start w:val="1"/>
      <w:numFmt w:val="lowerLetter"/>
      <w:lvlText w:val="%8"/>
      <w:lvlJc w:val="left"/>
      <w:pPr>
        <w:ind w:left="54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D652AD56">
      <w:start w:val="1"/>
      <w:numFmt w:val="lowerRoman"/>
      <w:lvlText w:val="%9"/>
      <w:lvlJc w:val="left"/>
      <w:pPr>
        <w:ind w:left="61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3D05171C"/>
    <w:multiLevelType w:val="hybridMultilevel"/>
    <w:tmpl w:val="7DB87C16"/>
    <w:lvl w:ilvl="0" w:tplc="B8728A46">
      <w:start w:val="1"/>
      <w:numFmt w:val="decimal"/>
      <w:lvlText w:val="%1."/>
      <w:lvlJc w:val="left"/>
      <w:pPr>
        <w:ind w:left="1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301AC004">
      <w:start w:val="1"/>
      <w:numFmt w:val="lowerLetter"/>
      <w:lvlText w:val="%2"/>
      <w:lvlJc w:val="left"/>
      <w:pPr>
        <w:ind w:left="10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ED0C9636">
      <w:start w:val="1"/>
      <w:numFmt w:val="lowerRoman"/>
      <w:lvlText w:val="%3"/>
      <w:lvlJc w:val="left"/>
      <w:pPr>
        <w:ind w:left="18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0E1E1088">
      <w:start w:val="1"/>
      <w:numFmt w:val="decimal"/>
      <w:lvlText w:val="%4"/>
      <w:lvlJc w:val="left"/>
      <w:pPr>
        <w:ind w:left="25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7FA2E024">
      <w:start w:val="1"/>
      <w:numFmt w:val="lowerLetter"/>
      <w:lvlText w:val="%5"/>
      <w:lvlJc w:val="left"/>
      <w:pPr>
        <w:ind w:left="32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71BA72BA">
      <w:start w:val="1"/>
      <w:numFmt w:val="lowerRoman"/>
      <w:lvlText w:val="%6"/>
      <w:lvlJc w:val="left"/>
      <w:pPr>
        <w:ind w:left="39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AA9468E2">
      <w:start w:val="1"/>
      <w:numFmt w:val="decimal"/>
      <w:lvlText w:val="%7"/>
      <w:lvlJc w:val="left"/>
      <w:pPr>
        <w:ind w:left="46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2DD475C8">
      <w:start w:val="1"/>
      <w:numFmt w:val="lowerLetter"/>
      <w:lvlText w:val="%8"/>
      <w:lvlJc w:val="left"/>
      <w:pPr>
        <w:ind w:left="54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D8862CCC">
      <w:start w:val="1"/>
      <w:numFmt w:val="lowerRoman"/>
      <w:lvlText w:val="%9"/>
      <w:lvlJc w:val="left"/>
      <w:pPr>
        <w:ind w:left="61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A4A0526"/>
    <w:multiLevelType w:val="multilevel"/>
    <w:tmpl w:val="51046C26"/>
    <w:lvl w:ilvl="0">
      <w:start w:val="3"/>
      <w:numFmt w:val="decimal"/>
      <w:lvlText w:val="%1."/>
      <w:lvlJc w:val="left"/>
      <w:pPr>
        <w:ind w:left="1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start w:val="1"/>
      <w:numFmt w:val="decimal"/>
      <w:lvlText w:val="%1.%2."/>
      <w:lvlJc w:val="left"/>
      <w:pPr>
        <w:ind w:left="730"/>
      </w:pPr>
      <w:rPr>
        <w:rFonts w:ascii="Calibri" w:eastAsia="Calibri" w:hAnsi="Calibri" w:cs="Calibri"/>
        <w:b/>
        <w:bCs/>
        <w:i/>
        <w:iCs/>
        <w:strike w:val="0"/>
        <w:dstrike w:val="0"/>
        <w:color w:val="000000"/>
        <w:sz w:val="17"/>
        <w:szCs w:val="17"/>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17"/>
        <w:szCs w:val="17"/>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17"/>
        <w:szCs w:val="17"/>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17"/>
        <w:szCs w:val="17"/>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17"/>
        <w:szCs w:val="17"/>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17"/>
        <w:szCs w:val="17"/>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17"/>
        <w:szCs w:val="17"/>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17"/>
        <w:szCs w:val="17"/>
        <w:u w:val="none" w:color="000000"/>
        <w:bdr w:val="none" w:sz="0" w:space="0" w:color="auto"/>
        <w:shd w:val="clear" w:color="auto" w:fill="auto"/>
        <w:vertAlign w:val="baseline"/>
      </w:rPr>
    </w:lvl>
  </w:abstractNum>
  <w:num w:numId="1" w16cid:durableId="54621305">
    <w:abstractNumId w:val="2"/>
  </w:num>
  <w:num w:numId="2" w16cid:durableId="1180006689">
    <w:abstractNumId w:val="3"/>
  </w:num>
  <w:num w:numId="3" w16cid:durableId="665479813">
    <w:abstractNumId w:val="1"/>
  </w:num>
  <w:num w:numId="4" w16cid:durableId="2142470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nter Roth">
    <w15:presenceInfo w15:providerId="AD" w15:userId="S::guenter.roth@biocopy.com::2a2bcab1-ab15-4430-9f1a-5013ee4a3e7f"/>
  </w15:person>
  <w15:person w15:author="Jörg Birkenfeld">
    <w15:presenceInfo w15:providerId="AD" w15:userId="S::Joerg.birkenfeld@biocopy.com::dac1aaf7-e987-49c4-b604-bfaef821f2c0"/>
  </w15:person>
  <w15:person w15:author="Stefan Kraemer">
    <w15:presenceInfo w15:providerId="AD" w15:userId="S::Stefan.Kraemer@biocopy.com::66d32a6e-b788-40da-8624-6d52a191c86d"/>
  </w15:person>
  <w15:person w15:author="Alexander Sinclair">
    <w15:presenceInfo w15:providerId="AD" w15:userId="S::alexander.sinclair@biocopy.com::091abf7d-249f-4c97-a171-3775009c71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trackRevisions/>
  <w:defaultTabStop w:val="708"/>
  <w:hyphenationZone w:val="425"/>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B85"/>
    <w:rsid w:val="00002ED3"/>
    <w:rsid w:val="000153D2"/>
    <w:rsid w:val="000243F4"/>
    <w:rsid w:val="00056B6A"/>
    <w:rsid w:val="0009397A"/>
    <w:rsid w:val="000B19B2"/>
    <w:rsid w:val="000D3D99"/>
    <w:rsid w:val="000E30DB"/>
    <w:rsid w:val="000F11DF"/>
    <w:rsid w:val="0012028B"/>
    <w:rsid w:val="0016246C"/>
    <w:rsid w:val="00177368"/>
    <w:rsid w:val="00177C45"/>
    <w:rsid w:val="00190367"/>
    <w:rsid w:val="001B5BFC"/>
    <w:rsid w:val="001D1AC2"/>
    <w:rsid w:val="001F6C56"/>
    <w:rsid w:val="00245C44"/>
    <w:rsid w:val="00280746"/>
    <w:rsid w:val="0029145B"/>
    <w:rsid w:val="002A1692"/>
    <w:rsid w:val="002B0E57"/>
    <w:rsid w:val="002C381D"/>
    <w:rsid w:val="002D158F"/>
    <w:rsid w:val="002F641C"/>
    <w:rsid w:val="003402BF"/>
    <w:rsid w:val="00355EBB"/>
    <w:rsid w:val="003B2C10"/>
    <w:rsid w:val="003E5D83"/>
    <w:rsid w:val="003E6605"/>
    <w:rsid w:val="0046603D"/>
    <w:rsid w:val="00471043"/>
    <w:rsid w:val="004E4E4F"/>
    <w:rsid w:val="00522FEE"/>
    <w:rsid w:val="00581937"/>
    <w:rsid w:val="0058283B"/>
    <w:rsid w:val="005965CE"/>
    <w:rsid w:val="00612B85"/>
    <w:rsid w:val="00624BC8"/>
    <w:rsid w:val="006318B3"/>
    <w:rsid w:val="00645D19"/>
    <w:rsid w:val="006624B8"/>
    <w:rsid w:val="006704A4"/>
    <w:rsid w:val="00681A85"/>
    <w:rsid w:val="006C4686"/>
    <w:rsid w:val="006E5929"/>
    <w:rsid w:val="006F3266"/>
    <w:rsid w:val="007010BE"/>
    <w:rsid w:val="00701CFA"/>
    <w:rsid w:val="007025B4"/>
    <w:rsid w:val="007A6745"/>
    <w:rsid w:val="007C4947"/>
    <w:rsid w:val="007D1AEA"/>
    <w:rsid w:val="00813F82"/>
    <w:rsid w:val="008451D6"/>
    <w:rsid w:val="00846E4B"/>
    <w:rsid w:val="0085217A"/>
    <w:rsid w:val="008A216A"/>
    <w:rsid w:val="008C1931"/>
    <w:rsid w:val="00925BA8"/>
    <w:rsid w:val="00943E36"/>
    <w:rsid w:val="00947024"/>
    <w:rsid w:val="00977D2E"/>
    <w:rsid w:val="00990EC2"/>
    <w:rsid w:val="009A724A"/>
    <w:rsid w:val="00A036EB"/>
    <w:rsid w:val="00A21682"/>
    <w:rsid w:val="00A350FA"/>
    <w:rsid w:val="00A76EFC"/>
    <w:rsid w:val="00AC3A1A"/>
    <w:rsid w:val="00AD3500"/>
    <w:rsid w:val="00B84EE5"/>
    <w:rsid w:val="00B87430"/>
    <w:rsid w:val="00BD549A"/>
    <w:rsid w:val="00BF75D2"/>
    <w:rsid w:val="00C24095"/>
    <w:rsid w:val="00C36FD8"/>
    <w:rsid w:val="00C4168D"/>
    <w:rsid w:val="00C461FA"/>
    <w:rsid w:val="00C75925"/>
    <w:rsid w:val="00C9022A"/>
    <w:rsid w:val="00CA4298"/>
    <w:rsid w:val="00CB3C32"/>
    <w:rsid w:val="00CB6926"/>
    <w:rsid w:val="00CF6EA7"/>
    <w:rsid w:val="00D12D07"/>
    <w:rsid w:val="00D228D8"/>
    <w:rsid w:val="00D6013A"/>
    <w:rsid w:val="00D82830"/>
    <w:rsid w:val="00D96635"/>
    <w:rsid w:val="00DA183C"/>
    <w:rsid w:val="00DA54E1"/>
    <w:rsid w:val="00DC4E94"/>
    <w:rsid w:val="00E02146"/>
    <w:rsid w:val="00E46A89"/>
    <w:rsid w:val="00E865FA"/>
    <w:rsid w:val="00EB15EF"/>
    <w:rsid w:val="00EB6B59"/>
    <w:rsid w:val="00F06D60"/>
    <w:rsid w:val="00F20E94"/>
    <w:rsid w:val="00F72EBE"/>
    <w:rsid w:val="00F7455F"/>
    <w:rsid w:val="00FA135A"/>
    <w:rsid w:val="00FC0F0D"/>
    <w:rsid w:val="00FF19FB"/>
    <w:rsid w:val="0E057F9C"/>
    <w:rsid w:val="27747045"/>
    <w:rsid w:val="2DF6DB59"/>
    <w:rsid w:val="3C1E1BA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9446"/>
  <w15:docId w15:val="{BA9035C1-7E47-457E-BEE1-2FC906691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5" w:line="248" w:lineRule="auto"/>
      <w:ind w:left="10" w:hanging="10"/>
      <w:jc w:val="both"/>
    </w:pPr>
    <w:rPr>
      <w:rFonts w:ascii="Calibri" w:eastAsia="Calibri" w:hAnsi="Calibri" w:cs="Calibri"/>
      <w:color w:val="000000"/>
      <w:sz w:val="20"/>
    </w:rPr>
  </w:style>
  <w:style w:type="paragraph" w:styleId="berschrift1">
    <w:name w:val="heading 1"/>
    <w:next w:val="Standard"/>
    <w:link w:val="berschrift1Zchn"/>
    <w:uiPriority w:val="9"/>
    <w:qFormat/>
    <w:pPr>
      <w:keepNext/>
      <w:keepLines/>
      <w:spacing w:after="44" w:line="259" w:lineRule="auto"/>
      <w:ind w:left="10" w:hanging="10"/>
      <w:outlineLvl w:val="0"/>
    </w:pPr>
    <w:rPr>
      <w:rFonts w:ascii="Calibri" w:eastAsia="Calibri" w:hAnsi="Calibri" w:cs="Calibri"/>
      <w:b/>
      <w:color w:val="000000"/>
      <w:sz w:val="23"/>
    </w:rPr>
  </w:style>
  <w:style w:type="paragraph" w:styleId="berschrift2">
    <w:name w:val="heading 2"/>
    <w:next w:val="Standard"/>
    <w:link w:val="berschrift2Zchn"/>
    <w:uiPriority w:val="9"/>
    <w:unhideWhenUsed/>
    <w:qFormat/>
    <w:pPr>
      <w:keepNext/>
      <w:keepLines/>
      <w:spacing w:after="44" w:line="259" w:lineRule="auto"/>
      <w:ind w:left="10" w:hanging="10"/>
      <w:outlineLvl w:val="1"/>
    </w:pPr>
    <w:rPr>
      <w:rFonts w:ascii="Calibri" w:eastAsia="Calibri" w:hAnsi="Calibri" w:cs="Calibri"/>
      <w:b/>
      <w:color w:val="000000"/>
      <w:sz w:val="23"/>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otnotedescription">
    <w:name w:val="footnote description"/>
    <w:next w:val="Standard"/>
    <w:link w:val="footnotedescriptionChar"/>
    <w:hidden/>
    <w:pPr>
      <w:spacing w:after="0" w:line="259" w:lineRule="auto"/>
      <w:ind w:left="64"/>
    </w:pPr>
    <w:rPr>
      <w:rFonts w:ascii="Calibri" w:eastAsia="Calibri" w:hAnsi="Calibri" w:cs="Calibri"/>
      <w:color w:val="0000FF"/>
      <w:sz w:val="16"/>
    </w:rPr>
  </w:style>
  <w:style w:type="character" w:customStyle="1" w:styleId="footnotedescriptionChar">
    <w:name w:val="footnote description Char"/>
    <w:link w:val="footnotedescription"/>
    <w:rPr>
      <w:rFonts w:ascii="Calibri" w:eastAsia="Calibri" w:hAnsi="Calibri" w:cs="Calibri"/>
      <w:color w:val="0000FF"/>
      <w:sz w:val="16"/>
    </w:rPr>
  </w:style>
  <w:style w:type="character" w:customStyle="1" w:styleId="berschrift1Zchn">
    <w:name w:val="Überschrift 1 Zchn"/>
    <w:link w:val="berschrift1"/>
    <w:rPr>
      <w:rFonts w:ascii="Calibri" w:eastAsia="Calibri" w:hAnsi="Calibri" w:cs="Calibri"/>
      <w:b/>
      <w:color w:val="000000"/>
      <w:sz w:val="23"/>
    </w:rPr>
  </w:style>
  <w:style w:type="character" w:customStyle="1" w:styleId="berschrift2Zchn">
    <w:name w:val="Überschrift 2 Zchn"/>
    <w:link w:val="berschrift2"/>
    <w:rPr>
      <w:rFonts w:ascii="Calibri" w:eastAsia="Calibri" w:hAnsi="Calibri" w:cs="Calibri"/>
      <w:b/>
      <w:color w:val="000000"/>
      <w:sz w:val="23"/>
    </w:rPr>
  </w:style>
  <w:style w:type="character" w:customStyle="1" w:styleId="footnotemark">
    <w:name w:val="footnote mark"/>
    <w:hidden/>
    <w:rPr>
      <w:rFonts w:ascii="Calibri" w:eastAsia="Calibri" w:hAnsi="Calibri" w:cs="Calibri"/>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erarbeitung">
    <w:name w:val="Revision"/>
    <w:hidden/>
    <w:uiPriority w:val="99"/>
    <w:semiHidden/>
    <w:rsid w:val="007C4947"/>
    <w:pPr>
      <w:spacing w:after="0" w:line="240" w:lineRule="auto"/>
    </w:pPr>
    <w:rPr>
      <w:rFonts w:ascii="Calibri" w:eastAsia="Calibri" w:hAnsi="Calibri" w:cs="Calibri"/>
      <w:color w:val="000000"/>
      <w:sz w:val="20"/>
    </w:rPr>
  </w:style>
  <w:style w:type="character" w:styleId="Kommentarzeichen">
    <w:name w:val="annotation reference"/>
    <w:basedOn w:val="Absatz-Standardschriftart"/>
    <w:uiPriority w:val="99"/>
    <w:semiHidden/>
    <w:unhideWhenUsed/>
    <w:rsid w:val="00D228D8"/>
    <w:rPr>
      <w:sz w:val="16"/>
      <w:szCs w:val="16"/>
    </w:rPr>
  </w:style>
  <w:style w:type="paragraph" w:styleId="Kommentartext">
    <w:name w:val="annotation text"/>
    <w:basedOn w:val="Standard"/>
    <w:link w:val="KommentartextZchn"/>
    <w:uiPriority w:val="99"/>
    <w:unhideWhenUsed/>
    <w:rsid w:val="00D228D8"/>
    <w:pPr>
      <w:spacing w:line="240" w:lineRule="auto"/>
    </w:pPr>
    <w:rPr>
      <w:szCs w:val="20"/>
    </w:rPr>
  </w:style>
  <w:style w:type="character" w:customStyle="1" w:styleId="KommentartextZchn">
    <w:name w:val="Kommentartext Zchn"/>
    <w:basedOn w:val="Absatz-Standardschriftart"/>
    <w:link w:val="Kommentartext"/>
    <w:uiPriority w:val="99"/>
    <w:rsid w:val="00D228D8"/>
    <w:rPr>
      <w:rFonts w:ascii="Calibri" w:eastAsia="Calibri" w:hAnsi="Calibri" w:cs="Calibri"/>
      <w:color w:val="000000"/>
      <w:sz w:val="20"/>
      <w:szCs w:val="20"/>
    </w:rPr>
  </w:style>
  <w:style w:type="paragraph" w:styleId="Kommentarthema">
    <w:name w:val="annotation subject"/>
    <w:basedOn w:val="Kommentartext"/>
    <w:next w:val="Kommentartext"/>
    <w:link w:val="KommentarthemaZchn"/>
    <w:uiPriority w:val="99"/>
    <w:semiHidden/>
    <w:unhideWhenUsed/>
    <w:rsid w:val="00D228D8"/>
    <w:rPr>
      <w:b/>
      <w:bCs/>
    </w:rPr>
  </w:style>
  <w:style w:type="character" w:customStyle="1" w:styleId="KommentarthemaZchn">
    <w:name w:val="Kommentarthema Zchn"/>
    <w:basedOn w:val="KommentartextZchn"/>
    <w:link w:val="Kommentarthema"/>
    <w:uiPriority w:val="99"/>
    <w:semiHidden/>
    <w:rsid w:val="00D228D8"/>
    <w:rPr>
      <w:rFonts w:ascii="Calibri" w:eastAsia="Calibri" w:hAnsi="Calibri" w:cs="Calibri"/>
      <w:b/>
      <w:bCs/>
      <w:color w:val="000000"/>
      <w:sz w:val="20"/>
      <w:szCs w:val="20"/>
    </w:rPr>
  </w:style>
  <w:style w:type="character" w:styleId="Hyperlink">
    <w:name w:val="Hyperlink"/>
    <w:basedOn w:val="Absatz-Standardschriftart"/>
    <w:uiPriority w:val="99"/>
    <w:unhideWhenUsed/>
    <w:rsid w:val="00D228D8"/>
    <w:rPr>
      <w:color w:val="467886" w:themeColor="hyperlink"/>
      <w:u w:val="single"/>
    </w:rPr>
  </w:style>
  <w:style w:type="character" w:styleId="NichtaufgelsteErwhnung">
    <w:name w:val="Unresolved Mention"/>
    <w:basedOn w:val="Absatz-Standardschriftart"/>
    <w:uiPriority w:val="99"/>
    <w:semiHidden/>
    <w:unhideWhenUsed/>
    <w:rsid w:val="00D228D8"/>
    <w:rPr>
      <w:color w:val="605E5C"/>
      <w:shd w:val="clear" w:color="auto" w:fill="E1DFDD"/>
    </w:rPr>
  </w:style>
  <w:style w:type="paragraph" w:styleId="Kopfzeile">
    <w:name w:val="header"/>
    <w:basedOn w:val="Standard"/>
    <w:link w:val="KopfzeileZchn"/>
    <w:uiPriority w:val="99"/>
    <w:semiHidden/>
    <w:unhideWhenUsed/>
    <w:rsid w:val="001F6C5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1F6C56"/>
    <w:rPr>
      <w:rFonts w:ascii="Calibri" w:eastAsia="Calibri" w:hAnsi="Calibri" w:cs="Calibri"/>
      <w:color w:val="000000"/>
      <w:sz w:val="20"/>
    </w:rPr>
  </w:style>
  <w:style w:type="paragraph" w:styleId="Fuzeile">
    <w:name w:val="footer"/>
    <w:basedOn w:val="Standard"/>
    <w:link w:val="FuzeileZchn"/>
    <w:uiPriority w:val="99"/>
    <w:semiHidden/>
    <w:unhideWhenUsed/>
    <w:rsid w:val="001F6C56"/>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1F6C56"/>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pubmed.ncbi.nlm.nih.gov/39594730/" TargetMode="External"/><Relationship Id="rId2" Type="http://schemas.openxmlformats.org/officeDocument/2006/relationships/hyperlink" Target="https://pubmed.ncbi.nlm.nih.gov/31355495/" TargetMode="External"/><Relationship Id="rId1" Type="http://schemas.openxmlformats.org/officeDocument/2006/relationships/hyperlink" Target="https://pubmed.ncbi.nlm.nih.gov/35418563/" TargetMode="External"/><Relationship Id="rId6" Type="http://schemas.openxmlformats.org/officeDocument/2006/relationships/hyperlink" Target="https://pubmed.ncbi.nlm.nih.gov/38627373/" TargetMode="External"/><Relationship Id="rId5" Type="http://schemas.openxmlformats.org/officeDocument/2006/relationships/hyperlink" Target="https://pubmed.ncbi.nlm.nih.gov/38627373/" TargetMode="External"/><Relationship Id="rId4" Type="http://schemas.openxmlformats.org/officeDocument/2006/relationships/hyperlink" Target="https://pubmed.ncbi.nlm.nih.gov/39488859/"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footer" Target="footer8.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eader" Target="header6.xml"/><Relationship Id="rId33" Type="http://schemas.openxmlformats.org/officeDocument/2006/relationships/footer" Target="footer7.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1.png"/><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header" Target="header8.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image" Target="media/image3.png"/><Relationship Id="rId36" Type="http://schemas.openxmlformats.org/officeDocument/2006/relationships/footer" Target="footer9.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eader" Target="header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eader" Target="header9.xml"/><Relationship Id="rId8" Type="http://schemas.openxmlformats.org/officeDocument/2006/relationships/footnotes" Target="footnote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 Type="http://schemas.openxmlformats.org/officeDocument/2006/relationships/hyperlink" Target="https://gnomad.broadinstitute.org/news/2017-02-the-genome-aggregation-database/" TargetMode="External"/><Relationship Id="rId1" Type="http://schemas.openxmlformats.org/officeDocument/2006/relationships/hyperlink" Target="https://gnomad.broadinstitute.org/news/2017-02-the-genome-aggregation-databas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99507E8BAC6D9C49864FDA00AC60CC87" ma:contentTypeVersion="9" ma:contentTypeDescription="Ein neues Dokument erstellen." ma:contentTypeScope="" ma:versionID="35489cedc118d408e7bb822ce7a8c0e3">
  <xsd:schema xmlns:xsd="http://www.w3.org/2001/XMLSchema" xmlns:xs="http://www.w3.org/2001/XMLSchema" xmlns:p="http://schemas.microsoft.com/office/2006/metadata/properties" xmlns:ns2="5f6c55b9-ff08-4b9a-843f-0d3d19a43719" targetNamespace="http://schemas.microsoft.com/office/2006/metadata/properties" ma:root="true" ma:fieldsID="42ea9e47abda73300caa9ee2455deb76" ns2:_="">
    <xsd:import namespace="5f6c55b9-ff08-4b9a-843f-0d3d19a437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6c55b9-ff08-4b9a-843f-0d3d19a437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3d26fc7-b354-469b-8038-7f8e88e3fb56"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f6c55b9-ff08-4b9a-843f-0d3d19a437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505D64-ACC7-469D-B358-F83E5FF5B6D1}">
  <ds:schemaRefs>
    <ds:schemaRef ds:uri="http://schemas.microsoft.com/sharepoint/v3/contenttype/forms"/>
  </ds:schemaRefs>
</ds:datastoreItem>
</file>

<file path=customXml/itemProps2.xml><?xml version="1.0" encoding="utf-8"?>
<ds:datastoreItem xmlns:ds="http://schemas.openxmlformats.org/officeDocument/2006/customXml" ds:itemID="{0ECCBA5B-A143-4E06-99C2-556E575F8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6c55b9-ff08-4b9a-843f-0d3d19a437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5AC8FC-8BBC-490A-A208-79E0477CC42C}">
  <ds:schemaRefs>
    <ds:schemaRef ds:uri="http://schemas.microsoft.com/office/2006/metadata/properties"/>
    <ds:schemaRef ds:uri="http://schemas.microsoft.com/office/infopath/2007/PartnerControls"/>
    <ds:schemaRef ds:uri="5f6c55b9-ff08-4b9a-843f-0d3d19a4371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7424</Words>
  <Characters>46775</Characters>
  <Application>Microsoft Office Word</Application>
  <DocSecurity>4</DocSecurity>
  <Lines>389</Lines>
  <Paragraphs>108</Paragraphs>
  <ScaleCrop>false</ScaleCrop>
  <Company/>
  <LinksUpToDate>false</LinksUpToDate>
  <CharactersWithSpaces>54091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Jörg Birkenfeld</dc:creator>
  <cp:keywords/>
  <cp:lastModifiedBy>Hoor Al-Hasani</cp:lastModifiedBy>
  <cp:revision>2</cp:revision>
  <dcterms:created xsi:type="dcterms:W3CDTF">2025-12-10T08:57:00Z</dcterms:created>
  <dcterms:modified xsi:type="dcterms:W3CDTF">2025-12-10T08:57:00Z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0x01010099507E8BAC6D9C49864FDA00AC60CC87</vt:lpwstr>
  </property>
  <property fmtid="{D5CDD505-2E9C-101B-9397-08002B2CF9AE}" pid="3" name="MediaServiceImageTags">
    <vt:lpwstr/>
  </property>
</Properties>
</file>